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28B12005" w14:textId="126BD336" w:rsidR="00E93210" w:rsidRDefault="00313E7D" w:rsidP="00313E7D">
      <w:pPr>
        <w:pStyle w:val="MDPI21heading1"/>
        <w:ind w:left="2968"/>
        <w:jc w:val="both"/>
        <w:rPr>
          <w:lang w:eastAsia="zh-CN"/>
        </w:rPr>
      </w:pPr>
      <w:r>
        <w:rPr>
          <w:lang w:eastAsia="zh-CN"/>
        </w:rPr>
        <w:t xml:space="preserve">1. </w:t>
      </w:r>
      <w:r w:rsidR="00E93210" w:rsidRPr="007F2582">
        <w:rPr>
          <w:lang w:eastAsia="zh-CN"/>
        </w:rPr>
        <w:t>Introduction</w:t>
      </w:r>
    </w:p>
    <w:p w14:paraId="2178AB55" w14:textId="39765E6F" w:rsidR="00B31295" w:rsidRDefault="008B612F" w:rsidP="007F75EE">
      <w:pPr>
        <w:pStyle w:val="MDPI21heading1"/>
        <w:rPr>
          <w:b w:val="0"/>
        </w:rPr>
      </w:pPr>
      <w:r>
        <w:rPr>
          <w:b w:val="0"/>
        </w:rPr>
        <w:t>In</w:t>
      </w:r>
      <w:r w:rsidR="00735236" w:rsidRPr="00735236">
        <w:rPr>
          <w:b w:val="0"/>
        </w:rPr>
        <w:t xml:space="preserve"> 2020 alone, musculoskeletal disorders (MSDs) had been ranked 2nd as the leading non-fatal disability which has been affecting more than a billion people worldwide</w:t>
      </w:r>
      <w:r>
        <w:rPr>
          <w:b w:val="0"/>
        </w:rPr>
        <w:t xml:space="preserve"> </w:t>
      </w:r>
      <w:r>
        <w:rPr>
          <w:b w:val="0"/>
        </w:rPr>
        <w:fldChar w:fldCharType="begin"/>
      </w:r>
      <w:r>
        <w:rPr>
          <w:b w:val="0"/>
        </w:rP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val="0"/>
        </w:rPr>
        <w:fldChar w:fldCharType="separate"/>
      </w:r>
      <w:r w:rsidRPr="00615581">
        <w:t>[1]</w:t>
      </w:r>
      <w:r>
        <w:rPr>
          <w:b w:val="0"/>
        </w:rPr>
        <w:fldChar w:fldCharType="end"/>
      </w:r>
      <w:r w:rsidR="00735236" w:rsidRPr="00735236">
        <w:rPr>
          <w:b w:val="0"/>
        </w:rPr>
        <w:t>.</w:t>
      </w:r>
      <w:r w:rsidR="005B52EB">
        <w:rPr>
          <w:b w:val="0"/>
        </w:rPr>
        <w:t xml:space="preserve"> It was </w:t>
      </w:r>
      <w:r w:rsidR="007E3569">
        <w:rPr>
          <w:b w:val="0"/>
        </w:rPr>
        <w:t xml:space="preserve">also </w:t>
      </w:r>
      <w:r w:rsidR="005B52EB">
        <w:rPr>
          <w:b w:val="0"/>
        </w:rPr>
        <w:t>reported that</w:t>
      </w:r>
      <w:r w:rsidR="00CD208D">
        <w:rPr>
          <w:b w:val="0"/>
        </w:rPr>
        <w:t xml:space="preserve"> over 7.1 million </w:t>
      </w:r>
      <w:r w:rsidR="008F05AB">
        <w:rPr>
          <w:b w:val="0"/>
        </w:rPr>
        <w:t xml:space="preserve">UK adults </w:t>
      </w:r>
      <w:r w:rsidR="00B83D03">
        <w:rPr>
          <w:b w:val="0"/>
        </w:rPr>
        <w:t>have been suffering with MSD</w:t>
      </w:r>
      <w:r w:rsidR="007E3569">
        <w:rPr>
          <w:b w:val="0"/>
        </w:rPr>
        <w:t xml:space="preserve"> and have cost the </w:t>
      </w:r>
      <w:r w:rsidR="006E7296">
        <w:rPr>
          <w:b w:val="0"/>
        </w:rPr>
        <w:t>economy</w:t>
      </w:r>
      <w:r w:rsidR="007E3569">
        <w:rPr>
          <w:b w:val="0"/>
        </w:rPr>
        <w:t xml:space="preserve"> over </w:t>
      </w:r>
      <w:r w:rsidR="007E3569" w:rsidRPr="007E3569">
        <w:rPr>
          <w:b w:val="0"/>
        </w:rPr>
        <w:t>£</w:t>
      </w:r>
      <w:r w:rsidR="007E3569">
        <w:rPr>
          <w:b w:val="0"/>
        </w:rPr>
        <w:t xml:space="preserve">4.1 </w:t>
      </w:r>
      <w:r w:rsidR="006E7296">
        <w:rPr>
          <w:b w:val="0"/>
        </w:rPr>
        <w:t>billion each year</w:t>
      </w:r>
      <w:r w:rsidR="00360976">
        <w:rPr>
          <w:b w:val="0"/>
        </w:rPr>
        <w:t xml:space="preserve"> </w:t>
      </w:r>
      <w:r w:rsidR="00360976">
        <w:rPr>
          <w:b w:val="0"/>
        </w:rPr>
        <w:fldChar w:fldCharType="begin"/>
      </w:r>
      <w:r w:rsidR="00360976">
        <w:rPr>
          <w:b w:val="0"/>
        </w:rPr>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val="0"/>
        </w:rPr>
        <w:fldChar w:fldCharType="separate"/>
      </w:r>
      <w:r w:rsidR="00360976" w:rsidRPr="00360976">
        <w:t>[2]</w:t>
      </w:r>
      <w:r w:rsidR="00360976">
        <w:rPr>
          <w:b w:val="0"/>
        </w:rPr>
        <w:fldChar w:fldCharType="end"/>
      </w:r>
      <w:r w:rsidR="006E7296">
        <w:rPr>
          <w:b w:val="0"/>
        </w:rPr>
        <w:t>.</w:t>
      </w:r>
      <w:r w:rsidR="00B83D03">
        <w:rPr>
          <w:b w:val="0"/>
        </w:rPr>
        <w:t xml:space="preserve"> </w:t>
      </w:r>
      <w:r w:rsidR="00E777DD" w:rsidRPr="00735236">
        <w:rPr>
          <w:b w:val="0"/>
        </w:rPr>
        <w:t xml:space="preserve">According to Bevan in 2015 </w:t>
      </w:r>
      <w:r w:rsidR="00E777DD">
        <w:rPr>
          <w:b w:val="0"/>
        </w:rPr>
        <w:fldChar w:fldCharType="begin"/>
      </w:r>
      <w:r w:rsidR="00360976">
        <w:rPr>
          <w:b w:val="0"/>
        </w:rPr>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val="0"/>
        </w:rPr>
        <w:fldChar w:fldCharType="separate"/>
      </w:r>
      <w:r w:rsidR="00360976" w:rsidRPr="00360976">
        <w:t>[3]</w:t>
      </w:r>
      <w:r w:rsidR="00E777DD">
        <w:rPr>
          <w:b w:val="0"/>
        </w:rPr>
        <w:fldChar w:fldCharType="end"/>
      </w:r>
      <w:r w:rsidR="00E777DD" w:rsidRPr="00735236">
        <w:rPr>
          <w:b w:val="0"/>
        </w:rPr>
        <w:t xml:space="preserve">, MSDs have said to have cost the European Union (EU) over 2% of its gross domestic product (GDP), which is estimated to be over €240bn each year. </w:t>
      </w:r>
      <w:del w:id="16" w:author="Shiny Verghese" w:date="2024-01-18T09:25:00Z">
        <w:r w:rsidR="00E777DD" w:rsidRPr="00735236" w:rsidDel="002420AB">
          <w:rPr>
            <w:b w:val="0"/>
          </w:rPr>
          <w:delText>There is no doubt that this is a steadily</w:delText>
        </w:r>
      </w:del>
      <w:ins w:id="17" w:author="Shiny Verghese" w:date="2024-01-18T09:25:00Z">
        <w:r w:rsidR="00E777DD">
          <w:rPr>
            <w:b w:val="0"/>
          </w:rPr>
          <w:t xml:space="preserve">This suggests that there is a </w:t>
        </w:r>
      </w:ins>
      <w:r w:rsidR="00E777DD">
        <w:rPr>
          <w:b w:val="0"/>
        </w:rPr>
        <w:t>steadily</w:t>
      </w:r>
      <w:r w:rsidR="00E777DD" w:rsidRPr="00735236">
        <w:rPr>
          <w:b w:val="0"/>
        </w:rPr>
        <w:t xml:space="preserve"> growing concern </w:t>
      </w:r>
      <w:r w:rsidR="00CC196E">
        <w:rPr>
          <w:b w:val="0"/>
        </w:rPr>
        <w:t xml:space="preserve">over this illness </w:t>
      </w:r>
      <w:r w:rsidR="00E777DD" w:rsidRPr="00735236">
        <w:rPr>
          <w:b w:val="0"/>
        </w:rPr>
        <w:t>that needs to be properly addressed.</w:t>
      </w:r>
    </w:p>
    <w:p w14:paraId="72C8BF21" w14:textId="2FC6B575" w:rsidR="00886EDD" w:rsidRDefault="00D20880" w:rsidP="00EC1007">
      <w:pPr>
        <w:pStyle w:val="MDPI21heading1"/>
        <w:rPr>
          <w:b w:val="0"/>
        </w:rPr>
      </w:pPr>
      <w:r>
        <w:rPr>
          <w:b w:val="0"/>
        </w:rPr>
        <w:t>MSD originate</w:t>
      </w:r>
      <w:r w:rsidR="00CC7AF8">
        <w:rPr>
          <w:b w:val="0"/>
        </w:rPr>
        <w:t>s</w:t>
      </w:r>
      <w:r>
        <w:rPr>
          <w:b w:val="0"/>
        </w:rPr>
        <w:t xml:space="preserve"> from various factors</w:t>
      </w:r>
      <w:r w:rsidR="00CF1162">
        <w:rPr>
          <w:b w:val="0"/>
        </w:rPr>
        <w:t xml:space="preserve"> and can </w:t>
      </w:r>
      <w:r w:rsidR="00D967A9">
        <w:rPr>
          <w:b w:val="0"/>
        </w:rPr>
        <w:t>emerge from a combination</w:t>
      </w:r>
      <w:r w:rsidR="00471EDC">
        <w:rPr>
          <w:b w:val="0"/>
        </w:rPr>
        <w:t xml:space="preserve"> of</w:t>
      </w:r>
      <w:r w:rsidR="00D967A9">
        <w:rPr>
          <w:b w:val="0"/>
        </w:rPr>
        <w:t xml:space="preserve"> </w:t>
      </w:r>
      <w:r w:rsidR="00B379B7">
        <w:rPr>
          <w:b w:val="0"/>
        </w:rPr>
        <w:t xml:space="preserve">events during </w:t>
      </w:r>
      <w:r w:rsidR="00471EDC">
        <w:rPr>
          <w:b w:val="0"/>
        </w:rPr>
        <w:t>a period</w:t>
      </w:r>
      <w:r w:rsidR="001D1D0D">
        <w:rPr>
          <w:b w:val="0"/>
        </w:rPr>
        <w:t>.</w:t>
      </w:r>
      <w:r w:rsidR="000E2958">
        <w:rPr>
          <w:b w:val="0"/>
        </w:rPr>
        <w:t xml:space="preserve"> </w:t>
      </w:r>
      <w:r w:rsidR="0012339E">
        <w:rPr>
          <w:b w:val="0"/>
        </w:rPr>
        <w:t xml:space="preserve">MSD can be a result ranging from various factor such as </w:t>
      </w:r>
      <w:r w:rsidR="006B3D52">
        <w:rPr>
          <w:b w:val="0"/>
        </w:rPr>
        <w:t>c</w:t>
      </w:r>
      <w:r w:rsidR="002C58FA">
        <w:rPr>
          <w:b w:val="0"/>
        </w:rPr>
        <w:t>ongenital defects</w:t>
      </w:r>
      <w:r w:rsidR="00363286">
        <w:rPr>
          <w:b w:val="0"/>
        </w:rPr>
        <w:t xml:space="preserve"> </w:t>
      </w:r>
      <w:r w:rsidR="00363286">
        <w:rPr>
          <w:b w:val="0"/>
        </w:rPr>
        <w:fldChar w:fldCharType="begin"/>
      </w:r>
      <w:r w:rsidR="00EA6FF7">
        <w:rPr>
          <w:b w:val="0"/>
        </w:rPr>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val="0"/>
        </w:rPr>
        <w:fldChar w:fldCharType="separate"/>
      </w:r>
      <w:r w:rsidR="00EA6FF7" w:rsidRPr="00EA6FF7">
        <w:t>[4]</w:t>
      </w:r>
      <w:r w:rsidR="00363286">
        <w:rPr>
          <w:b w:val="0"/>
        </w:rPr>
        <w:fldChar w:fldCharType="end"/>
      </w:r>
      <w:r w:rsidR="0012339E">
        <w:rPr>
          <w:b w:val="0"/>
        </w:rPr>
        <w:t xml:space="preserve"> and</w:t>
      </w:r>
      <w:r w:rsidR="00363286">
        <w:rPr>
          <w:b w:val="0"/>
        </w:rPr>
        <w:t xml:space="preserve"> </w:t>
      </w:r>
      <w:r w:rsidR="00866FC1">
        <w:rPr>
          <w:b w:val="0"/>
        </w:rPr>
        <w:t>neurological disorder</w:t>
      </w:r>
      <w:r w:rsidR="009C7198">
        <w:rPr>
          <w:b w:val="0"/>
        </w:rPr>
        <w:t xml:space="preserve">s </w:t>
      </w:r>
      <w:r w:rsidR="009C7198">
        <w:rPr>
          <w:b w:val="0"/>
        </w:rPr>
        <w:fldChar w:fldCharType="begin"/>
      </w:r>
      <w:r w:rsidR="00EA6FF7">
        <w:rPr>
          <w:b w:val="0"/>
        </w:rPr>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val="0"/>
        </w:rPr>
        <w:fldChar w:fldCharType="separate"/>
      </w:r>
      <w:r w:rsidR="00EA6FF7" w:rsidRPr="00EA6FF7">
        <w:t>[5]</w:t>
      </w:r>
      <w:r w:rsidR="009C7198">
        <w:rPr>
          <w:b w:val="0"/>
        </w:rPr>
        <w:fldChar w:fldCharType="end"/>
      </w:r>
      <w:r w:rsidR="0012339E">
        <w:rPr>
          <w:b w:val="0"/>
        </w:rPr>
        <w:t>.</w:t>
      </w:r>
      <w:r w:rsidR="00152BF4">
        <w:rPr>
          <w:b w:val="0"/>
        </w:rPr>
        <w:t xml:space="preserve"> </w:t>
      </w:r>
      <w:r w:rsidR="000E2958">
        <w:rPr>
          <w:b w:val="0"/>
        </w:rPr>
        <w:t>Overall, i</w:t>
      </w:r>
      <w:r w:rsidR="00770D6E">
        <w:rPr>
          <w:b w:val="0"/>
        </w:rPr>
        <w:t xml:space="preserve">ndividuals </w:t>
      </w:r>
      <w:r w:rsidR="007F053F">
        <w:rPr>
          <w:b w:val="0"/>
        </w:rPr>
        <w:t>a</w:t>
      </w:r>
      <w:r w:rsidR="00770D6E">
        <w:rPr>
          <w:b w:val="0"/>
        </w:rPr>
        <w:t xml:space="preserve">cross different age groups </w:t>
      </w:r>
      <w:r w:rsidR="007F053F">
        <w:rPr>
          <w:b w:val="0"/>
        </w:rPr>
        <w:t xml:space="preserve">and not just the elderly </w:t>
      </w:r>
      <w:r w:rsidR="00770D6E">
        <w:rPr>
          <w:b w:val="0"/>
        </w:rPr>
        <w:t>are currently suffering from MSD</w:t>
      </w:r>
      <w:r w:rsidR="007F053F">
        <w:rPr>
          <w:b w:val="0"/>
        </w:rPr>
        <w:t xml:space="preserve"> </w:t>
      </w:r>
      <w:r w:rsidR="007F053F">
        <w:rPr>
          <w:b w:val="0"/>
        </w:rPr>
        <w:fldChar w:fldCharType="begin"/>
      </w:r>
      <w:r w:rsidR="00EA6FF7">
        <w:rPr>
          <w:b w:val="0"/>
        </w:rPr>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val="0"/>
        </w:rPr>
        <w:fldChar w:fldCharType="separate"/>
      </w:r>
      <w:r w:rsidR="00EA6FF7" w:rsidRPr="00EA6FF7">
        <w:t>[6]</w:t>
      </w:r>
      <w:r w:rsidR="007F053F">
        <w:rPr>
          <w:b w:val="0"/>
        </w:rPr>
        <w:fldChar w:fldCharType="end"/>
      </w:r>
      <w:r w:rsidR="007F053F" w:rsidRPr="00735236">
        <w:rPr>
          <w:b w:val="0"/>
        </w:rPr>
        <w:t>.</w:t>
      </w:r>
      <w:r w:rsidR="000E2958">
        <w:rPr>
          <w:b w:val="0"/>
        </w:rPr>
        <w:t xml:space="preserve"> </w:t>
      </w:r>
      <w:r w:rsidR="00735236" w:rsidRPr="00735236">
        <w:rPr>
          <w:b w:val="0"/>
        </w:rPr>
        <w:t xml:space="preserve">MSDs can </w:t>
      </w:r>
      <w:r w:rsidR="00AF43F9">
        <w:rPr>
          <w:b w:val="0"/>
        </w:rPr>
        <w:t xml:space="preserve">develop </w:t>
      </w:r>
      <w:r w:rsidR="006B3D52">
        <w:rPr>
          <w:b w:val="0"/>
        </w:rPr>
        <w:t>from</w:t>
      </w:r>
      <w:r w:rsidR="00735236" w:rsidRPr="00735236">
        <w:rPr>
          <w:b w:val="0"/>
        </w:rPr>
        <w:t xml:space="preserve"> </w:t>
      </w:r>
      <w:r w:rsidR="0064712E">
        <w:rPr>
          <w:b w:val="0"/>
        </w:rPr>
        <w:t xml:space="preserve">early </w:t>
      </w:r>
      <w:r w:rsidR="00735236" w:rsidRPr="00735236">
        <w:rPr>
          <w:b w:val="0"/>
        </w:rPr>
        <w:t>stage</w:t>
      </w:r>
      <w:r w:rsidR="0064712E">
        <w:rPr>
          <w:b w:val="0"/>
        </w:rPr>
        <w:t>s in life</w:t>
      </w:r>
      <w:r w:rsidR="00735236" w:rsidRPr="00735236">
        <w:rPr>
          <w:b w:val="0"/>
        </w:rPr>
        <w:t xml:space="preserve"> </w:t>
      </w:r>
      <w:r w:rsidR="0064712E">
        <w:rPr>
          <w:b w:val="0"/>
        </w:rPr>
        <w:t xml:space="preserve">by the frequent </w:t>
      </w:r>
      <w:r w:rsidR="00735236" w:rsidRPr="00735236">
        <w:rPr>
          <w:b w:val="0"/>
        </w:rPr>
        <w:t xml:space="preserve">adoption of abnormal postures and low physical activities, which </w:t>
      </w:r>
      <w:r w:rsidR="00EA589B">
        <w:rPr>
          <w:b w:val="0"/>
        </w:rPr>
        <w:t xml:space="preserve">can </w:t>
      </w:r>
      <w:r w:rsidR="00735236" w:rsidRPr="00735236">
        <w:rPr>
          <w:b w:val="0"/>
        </w:rPr>
        <w:t>subsequently lead to long-term chronic pain, discomfort, and physical limitations</w:t>
      </w:r>
      <w:r w:rsidR="00AC1BBA">
        <w:rPr>
          <w:b w:val="0"/>
        </w:rPr>
        <w:t xml:space="preserve"> </w:t>
      </w:r>
      <w:r w:rsidR="00AC1BBA">
        <w:rPr>
          <w:b w:val="0"/>
        </w:rPr>
        <w:fldChar w:fldCharType="begin"/>
      </w:r>
      <w:r w:rsidR="00EA6FF7">
        <w:rPr>
          <w:b w:val="0"/>
        </w:rPr>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val="0"/>
        </w:rPr>
        <w:fldChar w:fldCharType="separate"/>
      </w:r>
      <w:r w:rsidR="00EA6FF7" w:rsidRPr="00EA6FF7">
        <w:t>[6]</w:t>
      </w:r>
      <w:r w:rsidR="00AC1BBA">
        <w:rPr>
          <w:b w:val="0"/>
        </w:rPr>
        <w:fldChar w:fldCharType="end"/>
      </w:r>
      <w:r w:rsidR="00735236" w:rsidRPr="00735236">
        <w:rPr>
          <w:b w:val="0"/>
        </w:rPr>
        <w:t xml:space="preserve">. </w:t>
      </w:r>
      <w:r w:rsidR="00F651F4">
        <w:rPr>
          <w:b w:val="0"/>
        </w:rPr>
        <w:t xml:space="preserve">According to </w:t>
      </w:r>
      <w:commentRangeStart w:id="18"/>
      <w:r w:rsidR="00F651F4" w:rsidRPr="00F651F4">
        <w:rPr>
          <w:b w:val="0"/>
        </w:rPr>
        <w:t>Kulon</w:t>
      </w:r>
      <w:r w:rsidR="00876F4D">
        <w:rPr>
          <w:b w:val="0"/>
        </w:rPr>
        <w:t xml:space="preserve"> et al. </w:t>
      </w:r>
      <w:r w:rsidR="00876F4D">
        <w:rPr>
          <w:b w:val="0"/>
        </w:rPr>
        <w:fldChar w:fldCharType="begin"/>
      </w:r>
      <w:r w:rsidR="00EA6FF7">
        <w:rPr>
          <w:b w:val="0"/>
        </w:rPr>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val="0"/>
        </w:rPr>
        <w:fldChar w:fldCharType="separate"/>
      </w:r>
      <w:r w:rsidR="00EA6FF7" w:rsidRPr="00EA6FF7">
        <w:t>[7]</w:t>
      </w:r>
      <w:r w:rsidR="00876F4D">
        <w:rPr>
          <w:b w:val="0"/>
        </w:rPr>
        <w:fldChar w:fldCharType="end"/>
      </w:r>
      <w:commentRangeEnd w:id="18"/>
      <w:r w:rsidR="0017624F">
        <w:rPr>
          <w:rStyle w:val="CommentReference"/>
          <w:rFonts w:eastAsia="SimSun"/>
          <w:b w:val="0"/>
          <w:snapToGrid/>
          <w:lang w:eastAsia="zh-CN" w:bidi="ar-SA"/>
        </w:rPr>
        <w:commentReference w:id="18"/>
      </w:r>
      <w:r w:rsidR="00BC06EF">
        <w:rPr>
          <w:b w:val="0"/>
        </w:rPr>
        <w:t xml:space="preserve">, traditional </w:t>
      </w:r>
      <w:r w:rsidR="00886EDD">
        <w:rPr>
          <w:b w:val="0"/>
        </w:rPr>
        <w:t>methods</w:t>
      </w:r>
      <w:r w:rsidR="00BC06EF">
        <w:rPr>
          <w:b w:val="0"/>
        </w:rPr>
        <w:t xml:space="preserve"> of </w:t>
      </w:r>
      <w:r w:rsidR="00F0535B">
        <w:rPr>
          <w:b w:val="0"/>
        </w:rPr>
        <w:t>assessment</w:t>
      </w:r>
      <w:r w:rsidR="00BC06EF">
        <w:rPr>
          <w:b w:val="0"/>
        </w:rPr>
        <w:t xml:space="preserve"> </w:t>
      </w:r>
      <w:r w:rsidR="000E48EA">
        <w:rPr>
          <w:b w:val="0"/>
        </w:rPr>
        <w:t>ar</w:t>
      </w:r>
      <w:r w:rsidR="00ED4102">
        <w:rPr>
          <w:b w:val="0"/>
        </w:rPr>
        <w:t>e</w:t>
      </w:r>
      <w:r w:rsidR="00886EDD">
        <w:rPr>
          <w:b w:val="0"/>
        </w:rPr>
        <w:t xml:space="preserve"> </w:t>
      </w:r>
      <w:r w:rsidR="00F0535B">
        <w:rPr>
          <w:b w:val="0"/>
        </w:rPr>
        <w:t xml:space="preserve">currently </w:t>
      </w:r>
      <w:r w:rsidR="00886EDD">
        <w:rPr>
          <w:b w:val="0"/>
        </w:rPr>
        <w:lastRenderedPageBreak/>
        <w:t>viewed as</w:t>
      </w:r>
      <w:r w:rsidR="000F7EEF">
        <w:rPr>
          <w:b w:val="0"/>
        </w:rPr>
        <w:t xml:space="preserve"> time </w:t>
      </w:r>
      <w:r w:rsidR="00251533">
        <w:rPr>
          <w:b w:val="0"/>
        </w:rPr>
        <w:t>consuming</w:t>
      </w:r>
      <w:r w:rsidR="00ED4102">
        <w:rPr>
          <w:b w:val="0"/>
        </w:rPr>
        <w:t xml:space="preserve"> and most</w:t>
      </w:r>
      <w:r w:rsidR="002B5C8F">
        <w:rPr>
          <w:b w:val="0"/>
        </w:rPr>
        <w:t xml:space="preserve"> often</w:t>
      </w:r>
      <w:r w:rsidR="00ED4102">
        <w:rPr>
          <w:b w:val="0"/>
        </w:rPr>
        <w:t xml:space="preserve"> rely</w:t>
      </w:r>
      <w:r w:rsidR="00C80A7B">
        <w:rPr>
          <w:b w:val="0"/>
        </w:rPr>
        <w:t xml:space="preserve"> on the use of large health care </w:t>
      </w:r>
      <w:r w:rsidR="00886EDD">
        <w:rPr>
          <w:b w:val="0"/>
        </w:rPr>
        <w:t>equipment</w:t>
      </w:r>
      <w:r w:rsidR="002B5C8F">
        <w:rPr>
          <w:b w:val="0"/>
        </w:rPr>
        <w:t xml:space="preserve"> such as</w:t>
      </w:r>
      <w:r w:rsidR="00A8031D">
        <w:rPr>
          <w:b w:val="0"/>
        </w:rPr>
        <w:t xml:space="preserve"> </w:t>
      </w:r>
      <w:r w:rsidR="00A8031D" w:rsidRPr="00A8031D">
        <w:rPr>
          <w:b w:val="0"/>
        </w:rPr>
        <w:t>Magnetic resonance imaging (MRI)</w:t>
      </w:r>
      <w:r w:rsidR="00204513">
        <w:rPr>
          <w:b w:val="0"/>
        </w:rPr>
        <w:t xml:space="preserve">, </w:t>
      </w:r>
      <w:r w:rsidR="00A8031D">
        <w:rPr>
          <w:b w:val="0"/>
        </w:rPr>
        <w:t>X-rays</w:t>
      </w:r>
      <w:r w:rsidR="00204513">
        <w:rPr>
          <w:b w:val="0"/>
        </w:rPr>
        <w:t xml:space="preserve"> and CT Scans</w:t>
      </w:r>
      <w:r w:rsidR="00251533">
        <w:rPr>
          <w:b w:val="0"/>
        </w:rPr>
        <w:t>.</w:t>
      </w:r>
      <w:r w:rsidR="000F7EEF">
        <w:rPr>
          <w:b w:val="0"/>
        </w:rPr>
        <w:t xml:space="preserve"> </w:t>
      </w:r>
    </w:p>
    <w:p w14:paraId="05F29FF0" w14:textId="062102A4" w:rsidR="00E542EA" w:rsidRDefault="00FF0629" w:rsidP="00C15FFC">
      <w:pPr>
        <w:pStyle w:val="MDPI21heading1"/>
        <w:rPr>
          <w:b w:val="0"/>
        </w:rPr>
      </w:pPr>
      <w:r>
        <w:rPr>
          <w:b w:val="0"/>
        </w:rPr>
        <w:t xml:space="preserve">Within an </w:t>
      </w:r>
      <w:r w:rsidR="00735236" w:rsidRPr="00735236">
        <w:rPr>
          <w:b w:val="0"/>
        </w:rPr>
        <w:t xml:space="preserve">in-office work </w:t>
      </w:r>
      <w:r>
        <w:rPr>
          <w:b w:val="0"/>
        </w:rPr>
        <w:t>environment</w:t>
      </w:r>
      <w:r w:rsidR="006B0336">
        <w:rPr>
          <w:b w:val="0"/>
        </w:rPr>
        <w:t>,</w:t>
      </w:r>
      <w:r>
        <w:rPr>
          <w:b w:val="0"/>
        </w:rPr>
        <w:t xml:space="preserve"> </w:t>
      </w:r>
      <w:r w:rsidR="00735236" w:rsidRPr="00735236">
        <w:rPr>
          <w:b w:val="0"/>
        </w:rPr>
        <w:t xml:space="preserve">staff members </w:t>
      </w:r>
      <w:r w:rsidR="006B0336">
        <w:rPr>
          <w:b w:val="0"/>
        </w:rPr>
        <w:t xml:space="preserve">are often expected </w:t>
      </w:r>
      <w:r w:rsidR="00735236" w:rsidRPr="00735236">
        <w:rPr>
          <w:b w:val="0"/>
        </w:rPr>
        <w:t>to be in a seated position for an extended period,</w:t>
      </w:r>
      <w:r w:rsidR="008A1B99">
        <w:rPr>
          <w:b w:val="0"/>
        </w:rPr>
        <w:t xml:space="preserve"> which can be detrimental to one’s health</w:t>
      </w:r>
      <w:r w:rsidR="00DB74CD">
        <w:rPr>
          <w:b w:val="0"/>
        </w:rPr>
        <w:t xml:space="preserve"> and could lead to</w:t>
      </w:r>
      <w:r w:rsidR="0058626E">
        <w:rPr>
          <w:b w:val="0"/>
        </w:rPr>
        <w:t xml:space="preserve"> </w:t>
      </w:r>
      <w:r w:rsidR="004E36FA" w:rsidRPr="004E36FA">
        <w:rPr>
          <w:b w:val="0"/>
        </w:rPr>
        <w:t>exacerbat</w:t>
      </w:r>
      <w:r w:rsidR="004E36FA">
        <w:rPr>
          <w:b w:val="0"/>
        </w:rPr>
        <w:t xml:space="preserve">ion </w:t>
      </w:r>
      <w:r w:rsidR="0058626E">
        <w:rPr>
          <w:b w:val="0"/>
        </w:rPr>
        <w:t xml:space="preserve">of </w:t>
      </w:r>
      <w:r w:rsidR="004E36FA">
        <w:rPr>
          <w:b w:val="0"/>
        </w:rPr>
        <w:t xml:space="preserve">long-term </w:t>
      </w:r>
      <w:r w:rsidR="004E36FA" w:rsidRPr="004E36FA">
        <w:rPr>
          <w:b w:val="0"/>
        </w:rPr>
        <w:t>musculoskeletal</w:t>
      </w:r>
      <w:r w:rsidR="004E36FA">
        <w:rPr>
          <w:b w:val="0"/>
        </w:rPr>
        <w:t xml:space="preserve"> conditions</w:t>
      </w:r>
      <w:r w:rsidR="00621A2A">
        <w:rPr>
          <w:b w:val="0"/>
        </w:rPr>
        <w:t xml:space="preserve"> such as back pains and spinal deformities</w:t>
      </w:r>
      <w:r w:rsidR="00BE78C8">
        <w:rPr>
          <w:b w:val="0"/>
        </w:rPr>
        <w:t xml:space="preserve"> </w:t>
      </w:r>
      <w:r w:rsidR="00BE78C8">
        <w:rPr>
          <w:b w:val="0"/>
        </w:rPr>
        <w:fldChar w:fldCharType="begin"/>
      </w:r>
      <w:r w:rsidR="00EA6FF7">
        <w:rPr>
          <w:b w:val="0"/>
        </w:rPr>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val="0"/>
        </w:rPr>
        <w:fldChar w:fldCharType="separate"/>
      </w:r>
      <w:r w:rsidR="00EA6FF7" w:rsidRPr="00EA6FF7">
        <w:t>[8]</w:t>
      </w:r>
      <w:r w:rsidR="00BE78C8">
        <w:rPr>
          <w:b w:val="0"/>
        </w:rPr>
        <w:fldChar w:fldCharType="end"/>
      </w:r>
      <w:r w:rsidR="00735236" w:rsidRPr="00735236">
        <w:rPr>
          <w:b w:val="0"/>
        </w:rPr>
        <w:t xml:space="preserve">. According to </w:t>
      </w:r>
      <w:r w:rsidR="0047217C">
        <w:rPr>
          <w:b w:val="0"/>
        </w:rPr>
        <w:fldChar w:fldCharType="begin"/>
      </w:r>
      <w:r w:rsidR="00EA6FF7">
        <w:rPr>
          <w:b w:val="0"/>
        </w:rPr>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val="0"/>
        </w:rPr>
        <w:fldChar w:fldCharType="separate"/>
      </w:r>
      <w:r w:rsidR="00EA6FF7" w:rsidRPr="00EA6FF7">
        <w:t>[9]</w:t>
      </w:r>
      <w:r w:rsidR="0047217C">
        <w:rPr>
          <w:b w:val="0"/>
        </w:rPr>
        <w:fldChar w:fldCharType="end"/>
      </w:r>
      <w:r w:rsidR="00735236" w:rsidRPr="00735236">
        <w:rPr>
          <w:b w:val="0"/>
        </w:rPr>
        <w:t xml:space="preserve"> and </w:t>
      </w:r>
      <w:r w:rsidR="00096C5B">
        <w:rPr>
          <w:b w:val="0"/>
        </w:rPr>
        <w:fldChar w:fldCharType="begin"/>
      </w:r>
      <w:r w:rsidR="00EA6FF7">
        <w:rPr>
          <w:b w:val="0"/>
        </w:rPr>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val="0"/>
        </w:rPr>
        <w:fldChar w:fldCharType="separate"/>
      </w:r>
      <w:r w:rsidR="00EA6FF7" w:rsidRPr="00EA6FF7">
        <w:t>[10]</w:t>
      </w:r>
      <w:r w:rsidR="00096C5B">
        <w:rPr>
          <w:b w:val="0"/>
        </w:rPr>
        <w:fldChar w:fldCharType="end"/>
      </w:r>
      <w:r w:rsidR="00735236" w:rsidRPr="00735236">
        <w:rPr>
          <w:b w:val="0"/>
        </w:rPr>
        <w:t xml:space="preserve">, prolonged sitting has been one of the leading causes of MSDs that has been affecting office workers. </w:t>
      </w:r>
      <w:r w:rsidR="00E87D46">
        <w:rPr>
          <w:b w:val="0"/>
        </w:rPr>
        <w:t>These i</w:t>
      </w:r>
      <w:r w:rsidR="006F53F4">
        <w:rPr>
          <w:b w:val="0"/>
        </w:rPr>
        <w:t xml:space="preserve">ndividuals often suffer </w:t>
      </w:r>
      <w:r w:rsidR="00E87D46">
        <w:rPr>
          <w:b w:val="0"/>
        </w:rPr>
        <w:t>pai</w:t>
      </w:r>
      <w:r w:rsidR="00357223">
        <w:rPr>
          <w:b w:val="0"/>
        </w:rPr>
        <w:t>n</w:t>
      </w:r>
      <w:r w:rsidR="00E87D46">
        <w:rPr>
          <w:b w:val="0"/>
        </w:rPr>
        <w:t xml:space="preserve"> in their lower</w:t>
      </w:r>
      <w:r w:rsidR="00A46F1A">
        <w:rPr>
          <w:b w:val="0"/>
        </w:rPr>
        <w:t xml:space="preserve"> </w:t>
      </w:r>
      <w:r w:rsidR="00E87D46">
        <w:rPr>
          <w:b w:val="0"/>
        </w:rPr>
        <w:t xml:space="preserve">back area.  </w:t>
      </w:r>
      <w:del w:id="19" w:author="Shiny Verghese" w:date="2024-01-18T09:29:00Z">
        <w:r w:rsidR="00A46F1A" w:rsidDel="008B04EA">
          <w:rPr>
            <w:b w:val="0"/>
          </w:rPr>
          <w:delText>A</w:delText>
        </w:r>
        <w:r w:rsidR="00617F9E" w:rsidDel="008B04EA">
          <w:rPr>
            <w:b w:val="0"/>
          </w:rPr>
          <w:delText xml:space="preserve">ccording to </w:delText>
        </w:r>
        <w:r w:rsidR="00C15FFC" w:rsidDel="008B04EA">
          <w:rPr>
            <w:b w:val="0"/>
          </w:rPr>
          <w:delText>different</w:delText>
        </w:r>
        <w:r w:rsidR="00617F9E" w:rsidDel="008B04EA">
          <w:rPr>
            <w:b w:val="0"/>
          </w:rPr>
          <w:delText xml:space="preserve"> studies found, it was </w:delText>
        </w:r>
        <w:r w:rsidR="003B3247" w:rsidDel="008B04EA">
          <w:rPr>
            <w:b w:val="0"/>
          </w:rPr>
          <w:delText>prov</w:delText>
        </w:r>
        <w:r w:rsidR="00645882" w:rsidDel="008B04EA">
          <w:rPr>
            <w:b w:val="0"/>
          </w:rPr>
          <w:delText>e</w:delText>
        </w:r>
        <w:r w:rsidR="00617F9E" w:rsidDel="008B04EA">
          <w:rPr>
            <w:b w:val="0"/>
          </w:rPr>
          <w:delText>n</w:delText>
        </w:r>
        <w:r w:rsidR="003B3247" w:rsidDel="008B04EA">
          <w:rPr>
            <w:b w:val="0"/>
          </w:rPr>
          <w:delText xml:space="preserve"> </w:delText>
        </w:r>
        <w:r w:rsidR="003C0EEF" w:rsidDel="008B04EA">
          <w:rPr>
            <w:b w:val="0"/>
          </w:rPr>
          <w:delText>that</w:delText>
        </w:r>
      </w:del>
      <w:ins w:id="20" w:author="Shiny Verghese" w:date="2024-01-18T09:29:00Z">
        <w:r w:rsidR="008B04EA">
          <w:rPr>
            <w:b w:val="0"/>
          </w:rPr>
          <w:t>Studies conducted</w:t>
        </w:r>
      </w:ins>
      <w:r w:rsidR="003C0EEF">
        <w:rPr>
          <w:b w:val="0"/>
        </w:rPr>
        <w:t xml:space="preserve"> among daily office workers, </w:t>
      </w:r>
      <w:ins w:id="21" w:author="Shiny Verghese" w:date="2024-01-18T09:29:00Z">
        <w:r w:rsidR="008B04EA">
          <w:rPr>
            <w:b w:val="0"/>
          </w:rPr>
          <w:t xml:space="preserve">conclude that </w:t>
        </w:r>
      </w:ins>
      <w:r w:rsidR="003C0EEF">
        <w:rPr>
          <w:b w:val="0"/>
        </w:rPr>
        <w:t xml:space="preserve">there is a </w:t>
      </w:r>
      <w:r w:rsidR="007262F6">
        <w:rPr>
          <w:b w:val="0"/>
        </w:rPr>
        <w:t xml:space="preserve">strong </w:t>
      </w:r>
      <w:r w:rsidR="003B3247">
        <w:rPr>
          <w:b w:val="0"/>
        </w:rPr>
        <w:t xml:space="preserve">correlation between </w:t>
      </w:r>
      <w:r w:rsidR="00684B0D">
        <w:rPr>
          <w:b w:val="0"/>
        </w:rPr>
        <w:t xml:space="preserve">prolong sitting and </w:t>
      </w:r>
      <w:r w:rsidR="008810CD">
        <w:rPr>
          <w:b w:val="0"/>
        </w:rPr>
        <w:t>sever</w:t>
      </w:r>
      <w:r w:rsidR="008F6696">
        <w:rPr>
          <w:b w:val="0"/>
        </w:rPr>
        <w:t>e</w:t>
      </w:r>
      <w:r w:rsidR="008810CD">
        <w:rPr>
          <w:b w:val="0"/>
        </w:rPr>
        <w:t xml:space="preserve"> back pains affecting the lumbar area</w:t>
      </w:r>
      <w:r w:rsidR="00617F9E">
        <w:rPr>
          <w:b w:val="0"/>
        </w:rPr>
        <w:t xml:space="preserve"> </w:t>
      </w:r>
      <w:r w:rsidR="00617F9E">
        <w:rPr>
          <w:b w:val="0"/>
        </w:rPr>
        <w:fldChar w:fldCharType="begin"/>
      </w:r>
      <w:r w:rsidR="00EA6FF7">
        <w:rPr>
          <w:b w:val="0"/>
        </w:rPr>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val="0"/>
        </w:rPr>
        <w:fldChar w:fldCharType="separate"/>
      </w:r>
      <w:r w:rsidR="00EA6FF7" w:rsidRPr="00EA6FF7">
        <w:t>[11,12]</w:t>
      </w:r>
      <w:r w:rsidR="00617F9E">
        <w:rPr>
          <w:b w:val="0"/>
        </w:rPr>
        <w:fldChar w:fldCharType="end"/>
      </w:r>
      <w:r w:rsidR="008810CD">
        <w:rPr>
          <w:b w:val="0"/>
        </w:rPr>
        <w:t xml:space="preserve">. </w:t>
      </w:r>
      <w:r w:rsidR="00C15FFC">
        <w:rPr>
          <w:b w:val="0"/>
        </w:rPr>
        <w:t xml:space="preserve">To combat this issue, </w:t>
      </w:r>
      <w:del w:id="22" w:author="Shiny Verghese" w:date="2024-01-18T09:29:00Z">
        <w:r w:rsidR="00C15FFC" w:rsidDel="008B04EA">
          <w:rPr>
            <w:b w:val="0"/>
          </w:rPr>
          <w:delText>i</w:delText>
        </w:r>
        <w:r w:rsidR="00735236" w:rsidRPr="00735236" w:rsidDel="008B04EA">
          <w:rPr>
            <w:b w:val="0"/>
          </w:rPr>
          <w:delText>t is therefore</w:delText>
        </w:r>
      </w:del>
      <w:ins w:id="23" w:author="Shiny Verghese" w:date="2024-01-18T09:29:00Z">
        <w:r w:rsidR="008B04EA">
          <w:rPr>
            <w:b w:val="0"/>
          </w:rPr>
          <w:t>a</w:t>
        </w:r>
      </w:ins>
      <w:r w:rsidR="00735236" w:rsidRPr="00735236">
        <w:rPr>
          <w:b w:val="0"/>
        </w:rPr>
        <w:t xml:space="preserve"> recommend</w:t>
      </w:r>
      <w:ins w:id="24" w:author="Shiny Verghese" w:date="2024-01-18T09:30:00Z">
        <w:r w:rsidR="008B04EA">
          <w:rPr>
            <w:b w:val="0"/>
          </w:rPr>
          <w:t xml:space="preserve">ation is </w:t>
        </w:r>
      </w:ins>
      <w:del w:id="25" w:author="Shiny Verghese" w:date="2024-01-18T09:30:00Z">
        <w:r w:rsidR="00735236" w:rsidRPr="00735236" w:rsidDel="008B04EA">
          <w:rPr>
            <w:b w:val="0"/>
          </w:rPr>
          <w:delText>ed</w:delText>
        </w:r>
      </w:del>
      <w:r w:rsidR="00735236" w:rsidRPr="00735236">
        <w:rPr>
          <w:b w:val="0"/>
        </w:rPr>
        <w:t xml:space="preserve"> that the users </w:t>
      </w:r>
      <w:del w:id="26" w:author="Shiny Verghese" w:date="2024-01-18T09:30:00Z">
        <w:r w:rsidR="00735236" w:rsidRPr="00735236" w:rsidDel="008B04EA">
          <w:rPr>
            <w:b w:val="0"/>
          </w:rPr>
          <w:delText>should go</w:delText>
        </w:r>
        <w:r w:rsidR="006E07F2" w:rsidDel="008B04EA">
          <w:rPr>
            <w:b w:val="0"/>
          </w:rPr>
          <w:delText xml:space="preserve"> out</w:delText>
        </w:r>
        <w:r w:rsidR="00735236" w:rsidRPr="00735236" w:rsidDel="008B04EA">
          <w:rPr>
            <w:b w:val="0"/>
          </w:rPr>
          <w:delText xml:space="preserve"> for</w:delText>
        </w:r>
      </w:del>
      <w:ins w:id="27" w:author="Shiny Verghese" w:date="2024-01-18T09:30:00Z">
        <w:r w:rsidR="008B04EA">
          <w:rPr>
            <w:b w:val="0"/>
          </w:rPr>
          <w:t>take</w:t>
        </w:r>
      </w:ins>
      <w:r w:rsidR="00735236" w:rsidRPr="00735236">
        <w:rPr>
          <w:b w:val="0"/>
        </w:rPr>
        <w:t xml:space="preserve"> </w:t>
      </w:r>
      <w:r w:rsidR="00783AD1">
        <w:rPr>
          <w:b w:val="0"/>
        </w:rPr>
        <w:t>stroll</w:t>
      </w:r>
      <w:commentRangeStart w:id="28"/>
      <w:r w:rsidR="00735236" w:rsidRPr="00735236">
        <w:rPr>
          <w:b w:val="0"/>
        </w:rPr>
        <w:t xml:space="preserve"> </w:t>
      </w:r>
      <w:commentRangeEnd w:id="28"/>
      <w:r w:rsidR="008B04EA">
        <w:rPr>
          <w:rStyle w:val="CommentReference"/>
          <w:rFonts w:eastAsia="SimSun"/>
          <w:b w:val="0"/>
          <w:snapToGrid/>
          <w:lang w:eastAsia="zh-CN" w:bidi="ar-SA"/>
        </w:rPr>
        <w:commentReference w:id="28"/>
      </w:r>
      <w:r w:rsidR="00735236" w:rsidRPr="00735236">
        <w:rPr>
          <w:b w:val="0"/>
        </w:rPr>
        <w:t xml:space="preserve">breaks </w:t>
      </w:r>
      <w:del w:id="29" w:author="Shiny Verghese" w:date="2024-01-18T09:31:00Z">
        <w:r w:rsidR="00735236" w:rsidRPr="00735236" w:rsidDel="008B04EA">
          <w:rPr>
            <w:b w:val="0"/>
          </w:rPr>
          <w:delText xml:space="preserve">after </w:delText>
        </w:r>
      </w:del>
      <w:r w:rsidR="00735236" w:rsidRPr="00735236">
        <w:rPr>
          <w:b w:val="0"/>
        </w:rPr>
        <w:t xml:space="preserve">every few hours. </w:t>
      </w:r>
      <w:ins w:id="30" w:author="Shiny Verghese" w:date="2024-01-18T09:31:00Z">
        <w:r w:rsidR="008B04EA">
          <w:rPr>
            <w:b w:val="0"/>
          </w:rPr>
          <w:t>T</w:t>
        </w:r>
      </w:ins>
      <w:del w:id="31" w:author="Shiny Verghese" w:date="2024-01-18T09:31:00Z">
        <w:r w:rsidR="00E542EA" w:rsidDel="008B04EA">
          <w:rPr>
            <w:b w:val="0"/>
          </w:rPr>
          <w:delText>With t</w:delText>
        </w:r>
      </w:del>
      <w:r w:rsidR="00E542EA">
        <w:rPr>
          <w:b w:val="0"/>
        </w:rPr>
        <w:t xml:space="preserve">he incorporation of </w:t>
      </w:r>
      <w:r w:rsidR="00265AC0">
        <w:rPr>
          <w:b w:val="0"/>
        </w:rPr>
        <w:t>exercise</w:t>
      </w:r>
      <w:r w:rsidR="00E542EA">
        <w:rPr>
          <w:b w:val="0"/>
        </w:rPr>
        <w:t xml:space="preserve"> breaks</w:t>
      </w:r>
      <w:r w:rsidR="006706ED">
        <w:rPr>
          <w:b w:val="0"/>
        </w:rPr>
        <w:t xml:space="preserve"> as a daily routine</w:t>
      </w:r>
      <w:r w:rsidR="00E542EA">
        <w:rPr>
          <w:b w:val="0"/>
        </w:rPr>
        <w:t>,</w:t>
      </w:r>
      <w:r w:rsidR="006706ED">
        <w:rPr>
          <w:b w:val="0"/>
        </w:rPr>
        <w:t xml:space="preserve"> </w:t>
      </w:r>
      <w:del w:id="32" w:author="Shiny Verghese" w:date="2024-01-18T09:32:00Z">
        <w:r w:rsidR="003D76A7" w:rsidDel="008B04EA">
          <w:rPr>
            <w:b w:val="0"/>
          </w:rPr>
          <w:delText xml:space="preserve">could </w:delText>
        </w:r>
      </w:del>
      <w:r w:rsidR="003D76A7">
        <w:rPr>
          <w:b w:val="0"/>
        </w:rPr>
        <w:t>potentially increase</w:t>
      </w:r>
      <w:ins w:id="33" w:author="Shiny Verghese" w:date="2024-01-18T09:32:00Z">
        <w:r w:rsidR="008B04EA">
          <w:rPr>
            <w:b w:val="0"/>
          </w:rPr>
          <w:t>s</w:t>
        </w:r>
      </w:ins>
      <w:r w:rsidR="00E03954">
        <w:rPr>
          <w:b w:val="0"/>
        </w:rPr>
        <w:t xml:space="preserve"> </w:t>
      </w:r>
      <w:r w:rsidR="00BF3C8B">
        <w:rPr>
          <w:b w:val="0"/>
        </w:rPr>
        <w:t>cognitive functions</w:t>
      </w:r>
      <w:r w:rsidR="00E03954">
        <w:rPr>
          <w:b w:val="0"/>
        </w:rPr>
        <w:t xml:space="preserve"> </w:t>
      </w:r>
      <w:ins w:id="34" w:author="Shiny Verghese" w:date="2024-01-18T09:32:00Z">
        <w:r w:rsidR="008B04EA">
          <w:rPr>
            <w:b w:val="0"/>
          </w:rPr>
          <w:t xml:space="preserve">in the </w:t>
        </w:r>
      </w:ins>
      <w:r w:rsidR="00E03954">
        <w:rPr>
          <w:b w:val="0"/>
        </w:rPr>
        <w:t>long-term</w:t>
      </w:r>
      <w:r w:rsidR="00BF3C8B">
        <w:rPr>
          <w:b w:val="0"/>
        </w:rPr>
        <w:t xml:space="preserve"> </w:t>
      </w:r>
      <w:del w:id="35" w:author="Shiny Verghese" w:date="2024-01-18T09:32:00Z">
        <w:r w:rsidR="001D2764" w:rsidDel="008B04EA">
          <w:rPr>
            <w:b w:val="0"/>
          </w:rPr>
          <w:delText>and</w:delText>
        </w:r>
        <w:r w:rsidR="00BF3C8B" w:rsidDel="008B04EA">
          <w:rPr>
            <w:b w:val="0"/>
          </w:rPr>
          <w:delText xml:space="preserve"> also</w:delText>
        </w:r>
      </w:del>
      <w:ins w:id="36" w:author="Shiny Verghese" w:date="2024-01-18T09:32:00Z">
        <w:r w:rsidR="008B04EA">
          <w:rPr>
            <w:b w:val="0"/>
          </w:rPr>
          <w:t>thus</w:t>
        </w:r>
      </w:ins>
      <w:r w:rsidR="00BF3C8B">
        <w:rPr>
          <w:b w:val="0"/>
        </w:rPr>
        <w:t xml:space="preserve"> improv</w:t>
      </w:r>
      <w:ins w:id="37" w:author="Shiny Verghese" w:date="2024-01-18T09:32:00Z">
        <w:r w:rsidR="008B04EA">
          <w:rPr>
            <w:b w:val="0"/>
          </w:rPr>
          <w:t>ing</w:t>
        </w:r>
      </w:ins>
      <w:del w:id="38" w:author="Shiny Verghese" w:date="2024-01-18T09:32:00Z">
        <w:r w:rsidR="00BF3C8B" w:rsidDel="008B04EA">
          <w:rPr>
            <w:b w:val="0"/>
          </w:rPr>
          <w:delText>e</w:delText>
        </w:r>
      </w:del>
      <w:r w:rsidR="00E542EA">
        <w:rPr>
          <w:b w:val="0"/>
        </w:rPr>
        <w:t xml:space="preserve"> </w:t>
      </w:r>
      <w:r w:rsidR="00416C94">
        <w:rPr>
          <w:b w:val="0"/>
        </w:rPr>
        <w:t>muscle strength</w:t>
      </w:r>
      <w:r w:rsidR="005B483A">
        <w:rPr>
          <w:b w:val="0"/>
        </w:rPr>
        <w:t xml:space="preserve"> </w:t>
      </w:r>
      <w:r w:rsidR="005B483A">
        <w:rPr>
          <w:b w:val="0"/>
        </w:rPr>
        <w:fldChar w:fldCharType="begin"/>
      </w:r>
      <w:r w:rsidR="00EA6FF7">
        <w:rPr>
          <w:b w:val="0"/>
        </w:rPr>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val="0"/>
        </w:rPr>
        <w:fldChar w:fldCharType="separate"/>
      </w:r>
      <w:r w:rsidR="00EA6FF7" w:rsidRPr="00EA6FF7">
        <w:t>[13]</w:t>
      </w:r>
      <w:r w:rsidR="005B483A">
        <w:rPr>
          <w:b w:val="0"/>
        </w:rPr>
        <w:fldChar w:fldCharType="end"/>
      </w:r>
      <w:r w:rsidR="005B483A">
        <w:rPr>
          <w:b w:val="0"/>
        </w:rPr>
        <w:t>.</w:t>
      </w:r>
    </w:p>
    <w:p w14:paraId="752F11AC" w14:textId="713A84ED" w:rsidR="00735236" w:rsidRPr="00735236" w:rsidRDefault="00735236" w:rsidP="003B4977">
      <w:pPr>
        <w:pStyle w:val="MDPI21heading1"/>
        <w:rPr>
          <w:b w:val="0"/>
        </w:rPr>
      </w:pPr>
      <w:commentRangeStart w:id="39"/>
      <w:r w:rsidRPr="00735236">
        <w:rPr>
          <w:b w:val="0"/>
        </w:rPr>
        <w:t>The integration of smart sensing chairs into</w:t>
      </w:r>
      <w:r w:rsidR="003B4977">
        <w:rPr>
          <w:b w:val="0"/>
        </w:rPr>
        <w:t xml:space="preserve"> </w:t>
      </w:r>
      <w:r w:rsidR="00683603">
        <w:rPr>
          <w:b w:val="0"/>
        </w:rPr>
        <w:t>a</w:t>
      </w:r>
      <w:r w:rsidRPr="00735236">
        <w:rPr>
          <w:b w:val="0"/>
        </w:rPr>
        <w:t xml:space="preserve"> home or office work environments, actively monitoring and providing feedback on user’s health and activity levels would be deemed quite useful</w:t>
      </w:r>
      <w:commentRangeEnd w:id="39"/>
      <w:r w:rsidR="008B04EA">
        <w:rPr>
          <w:rStyle w:val="CommentReference"/>
          <w:rFonts w:eastAsia="SimSun"/>
          <w:b w:val="0"/>
          <w:snapToGrid/>
          <w:lang w:eastAsia="zh-CN" w:bidi="ar-SA"/>
        </w:rPr>
        <w:commentReference w:id="39"/>
      </w:r>
      <w:r w:rsidRPr="00735236">
        <w:rPr>
          <w:b w:val="0"/>
        </w:rPr>
        <w:t xml:space="preserve">. Furthermore, with the rapid advancement in data sensor technology and Artificial Intelligence, there should be new and commercialized solutions </w:t>
      </w:r>
      <w:del w:id="40" w:author="Shiny Verghese" w:date="2024-01-18T09:34:00Z">
        <w:r w:rsidRPr="00735236" w:rsidDel="008B04EA">
          <w:rPr>
            <w:b w:val="0"/>
          </w:rPr>
          <w:delText xml:space="preserve">out there in the market </w:delText>
        </w:r>
      </w:del>
      <w:r w:rsidRPr="00735236">
        <w:rPr>
          <w:b w:val="0"/>
        </w:rPr>
        <w:t xml:space="preserve">for continuous posture and health monitoring. </w:t>
      </w:r>
      <w:del w:id="41" w:author="Shiny Verghese" w:date="2024-01-18T09:34:00Z">
        <w:r w:rsidRPr="00735236" w:rsidDel="008B04EA">
          <w:rPr>
            <w:b w:val="0"/>
          </w:rPr>
          <w:delText xml:space="preserve">There is no doubt that these types of </w:delText>
        </w:r>
      </w:del>
      <w:ins w:id="42" w:author="Shiny Verghese" w:date="2024-01-18T09:34:00Z">
        <w:r w:rsidR="008B04EA">
          <w:rPr>
            <w:b w:val="0"/>
          </w:rPr>
          <w:t xml:space="preserve">Such </w:t>
        </w:r>
      </w:ins>
      <w:r w:rsidRPr="00735236">
        <w:rPr>
          <w:b w:val="0"/>
        </w:rPr>
        <w:t xml:space="preserve">systems have the potential of contributing towards the idea of personalized healthcare and improving the quality of life, especially for individuals </w:t>
      </w:r>
      <w:del w:id="43" w:author="Shiny Verghese" w:date="2024-01-18T09:35:00Z">
        <w:r w:rsidRPr="00735236" w:rsidDel="008B04EA">
          <w:rPr>
            <w:b w:val="0"/>
          </w:rPr>
          <w:delText xml:space="preserve">that are </w:delText>
        </w:r>
      </w:del>
      <w:r w:rsidRPr="00735236">
        <w:rPr>
          <w:b w:val="0"/>
        </w:rPr>
        <w:t xml:space="preserve">suffering from MSDs. </w:t>
      </w:r>
    </w:p>
    <w:p w14:paraId="59DF6EB1" w14:textId="01941309" w:rsidR="00735236" w:rsidRDefault="00735236" w:rsidP="00735236">
      <w:pPr>
        <w:pStyle w:val="MDPI21heading1"/>
        <w:rPr>
          <w:b w:val="0"/>
        </w:rPr>
      </w:pPr>
      <w:del w:id="44" w:author="Shiny Verghese" w:date="2024-01-18T09:36:00Z">
        <w:r w:rsidRPr="00735236" w:rsidDel="00CB770F">
          <w:rPr>
            <w:b w:val="0"/>
          </w:rPr>
          <w:delText xml:space="preserve">With that in mind, </w:delText>
        </w:r>
      </w:del>
      <w:r w:rsidR="0002414D">
        <w:rPr>
          <w:b w:val="0"/>
        </w:rPr>
        <w:t>V</w:t>
      </w:r>
      <w:commentRangeStart w:id="45"/>
      <w:r w:rsidRPr="00735236">
        <w:rPr>
          <w:b w:val="0"/>
        </w:rPr>
        <w:t>arious research studies</w:t>
      </w:r>
      <w:r w:rsidR="000E49B8">
        <w:rPr>
          <w:b w:val="0"/>
        </w:rPr>
        <w:t xml:space="preserve"> which will be later discussed</w:t>
      </w:r>
      <w:r w:rsidRPr="00735236">
        <w:rPr>
          <w:b w:val="0"/>
        </w:rPr>
        <w:t xml:space="preserve"> </w:t>
      </w:r>
      <w:commentRangeEnd w:id="45"/>
      <w:r w:rsidR="00CB770F">
        <w:rPr>
          <w:rStyle w:val="CommentReference"/>
          <w:rFonts w:eastAsia="SimSun"/>
          <w:b w:val="0"/>
          <w:snapToGrid/>
          <w:lang w:eastAsia="zh-CN" w:bidi="ar-SA"/>
        </w:rPr>
        <w:commentReference w:id="45"/>
      </w:r>
      <w:r w:rsidRPr="00735236">
        <w:rPr>
          <w:b w:val="0"/>
        </w:rPr>
        <w:t>have investigated the development of posture monitoring systems, with an aim to assist the end user in maintaining the right sitting posture at every given time. These types of systems are named “smart sensing chairs”.</w:t>
      </w:r>
      <w:r w:rsidR="0011586B">
        <w:rPr>
          <w:b w:val="0"/>
        </w:rPr>
        <w:t xml:space="preserve"> The first research study found that implemented the </w:t>
      </w:r>
      <w:r w:rsidR="005B6DB9">
        <w:rPr>
          <w:b w:val="0"/>
        </w:rPr>
        <w:t xml:space="preserve">concept of smart sensing chair was </w:t>
      </w:r>
      <w:commentRangeStart w:id="46"/>
      <w:r w:rsidRPr="00735236">
        <w:rPr>
          <w:b w:val="0"/>
        </w:rPr>
        <w:t xml:space="preserve"> by Tan et al back in 2001 </w:t>
      </w:r>
      <w:r w:rsidR="001D2764">
        <w:rPr>
          <w:b w:val="0"/>
        </w:rPr>
        <w:fldChar w:fldCharType="begin"/>
      </w:r>
      <w:r w:rsidR="00EA6FF7">
        <w:rPr>
          <w:b w:val="0"/>
        </w:rPr>
        <w:instrText xml:space="preserve"> ADDIN ZOTERO_ITEM CSL_CITATION {"citationID":"IY8oz1aP","properties":{"formattedCitation":"[14]","plainCitation":"[14]","noteIndex":0},"citationItems":[{"id":246,"uris":["http://zotero.org/users/11398818/items/LUPZ3F98"],"itemData":{"id":246,"type":"article-journal","container-title":"IEEE/ASME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1D2764">
        <w:rPr>
          <w:b w:val="0"/>
        </w:rPr>
        <w:fldChar w:fldCharType="separate"/>
      </w:r>
      <w:r w:rsidR="00EA6FF7" w:rsidRPr="00EA6FF7">
        <w:t>[14]</w:t>
      </w:r>
      <w:r w:rsidR="001D2764">
        <w:rPr>
          <w:b w:val="0"/>
        </w:rPr>
        <w:fldChar w:fldCharType="end"/>
      </w:r>
      <w:r w:rsidRPr="00735236">
        <w:rPr>
          <w:b w:val="0"/>
        </w:rPr>
        <w:t>, who fitted a chair with a pressure distribution sensor to classify a user’s sitting postures which was just first of many.</w:t>
      </w:r>
      <w:commentRangeEnd w:id="46"/>
      <w:r w:rsidR="000A05FC">
        <w:rPr>
          <w:rStyle w:val="CommentReference"/>
          <w:rFonts w:eastAsia="SimSun"/>
          <w:b w:val="0"/>
          <w:snapToGrid/>
          <w:lang w:eastAsia="zh-CN" w:bidi="ar-SA"/>
        </w:rPr>
        <w:commentReference w:id="46"/>
      </w:r>
    </w:p>
    <w:p w14:paraId="29236CB5" w14:textId="1C3692C0" w:rsidR="00E1484A" w:rsidRDefault="00735236" w:rsidP="00E1484A">
      <w:pPr>
        <w:pStyle w:val="MDPI21heading1"/>
        <w:numPr>
          <w:ilvl w:val="0"/>
          <w:numId w:val="26"/>
        </w:numPr>
      </w:pPr>
      <w:r>
        <w:t>Objectives</w:t>
      </w:r>
    </w:p>
    <w:p w14:paraId="671C027D" w14:textId="7DAD6C67"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 smart sensing chair systems. </w:t>
      </w:r>
    </w:p>
    <w:p w14:paraId="48782127" w14:textId="3D96EE32" w:rsidR="00735236" w:rsidRDefault="00735236" w:rsidP="00461C17">
      <w:pPr>
        <w:pStyle w:val="MDPI21heading1"/>
        <w:numPr>
          <w:ilvl w:val="0"/>
          <w:numId w:val="26"/>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7F495B49"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17673D23" w14:textId="77777777" w:rsidR="0006450F" w:rsidRDefault="0006450F" w:rsidP="0071484F">
      <w:pPr>
        <w:pStyle w:val="MDPI31text"/>
      </w:pPr>
    </w:p>
    <w:p w14:paraId="36606FAE" w14:textId="77777777" w:rsidR="0006450F" w:rsidRDefault="0006450F" w:rsidP="0071484F">
      <w:pPr>
        <w:pStyle w:val="MDPI31text"/>
      </w:pPr>
    </w:p>
    <w:p w14:paraId="677B25A8" w14:textId="77777777" w:rsidR="009B65CD" w:rsidRDefault="009B65CD" w:rsidP="00380350">
      <w:pPr>
        <w:pStyle w:val="MDPI31text"/>
        <w:ind w:left="0" w:firstLine="0"/>
      </w:pPr>
    </w:p>
    <w:p w14:paraId="6682BD94" w14:textId="0EEEF30F" w:rsidR="00735236" w:rsidRDefault="00735236" w:rsidP="002A78E0">
      <w:pPr>
        <w:pStyle w:val="MDPI21heading1"/>
      </w:pPr>
      <w:r>
        <w:lastRenderedPageBreak/>
        <w:t>Formulation of Research Questions</w:t>
      </w:r>
    </w:p>
    <w:p w14:paraId="33F11E3A" w14:textId="2F90D3CA" w:rsidR="00E443CF" w:rsidRDefault="00735236" w:rsidP="00732927">
      <w:pPr>
        <w:pStyle w:val="MDPI31text"/>
      </w:pPr>
      <w:r>
        <w:t xml:space="preserve">The following </w:t>
      </w:r>
      <w:r w:rsidR="00B12E4D">
        <w:t>questions as seen in Table 1</w:t>
      </w:r>
      <w:r w:rsidR="00EE0746">
        <w:t xml:space="preserve"> are the research questions that are relevant to this systematic </w:t>
      </w:r>
      <w:r w:rsidR="00732927">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3A1A3F" w:rsidRDefault="003A1A3F"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77777777" w:rsidR="00735236" w:rsidRDefault="00735236" w:rsidP="002A78E0">
      <w:pPr>
        <w:pStyle w:val="MDPI21heading1"/>
      </w:pPr>
      <w:r>
        <w:t>Search Strategy</w:t>
      </w:r>
    </w:p>
    <w:p w14:paraId="04926B01" w14:textId="3151B6F9"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7"/>
      <w:r>
        <w:t>Google Scholar</w:t>
      </w:r>
      <w:commentRangeEnd w:id="47"/>
      <w:r w:rsidR="00CB770F">
        <w:rPr>
          <w:rStyle w:val="CommentReference"/>
          <w:rFonts w:eastAsia="SimSun"/>
          <w:snapToGrid/>
          <w:lang w:eastAsia="zh-CN" w:bidi="ar-SA"/>
        </w:rPr>
        <w:commentReference w:id="47"/>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Additionally, some of these “keywords” were combined to achieve better search results. Below are some of the search terms that was used. Additionally, filters were applied to find relevant studies that were published in the past 20 years.</w:t>
      </w:r>
    </w:p>
    <w:p w14:paraId="757D4B93" w14:textId="3FC9AE0E" w:rsidR="00C642FB" w:rsidRPr="00FA04F1" w:rsidRDefault="00C642FB" w:rsidP="00C642FB">
      <w:pPr>
        <w:pStyle w:val="MDPI41tablecaption"/>
        <w:jc w:val="left"/>
      </w:pPr>
      <w:r w:rsidRPr="00B07E0E">
        <w:rPr>
          <w:b/>
        </w:rPr>
        <w:t xml:space="preserve">Table </w:t>
      </w:r>
      <w:r>
        <w:rPr>
          <w:b/>
        </w:rPr>
        <w:t xml:space="preserve">2. </w:t>
      </w:r>
      <w:r w:rsidR="000D5B2B">
        <w:rPr>
          <w:b/>
        </w:rPr>
        <w:t>List of S</w:t>
      </w:r>
      <w:r>
        <w:rPr>
          <w:b/>
        </w:rPr>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77777777" w:rsidR="00C642FB" w:rsidRPr="0030687D" w:rsidRDefault="00C642FB" w:rsidP="00D47495">
            <w:pPr>
              <w:pStyle w:val="MDPI42tablebody"/>
              <w:jc w:val="left"/>
            </w:pPr>
          </w:p>
        </w:tc>
      </w:tr>
    </w:tbl>
    <w:p w14:paraId="505FCD05" w14:textId="77777777" w:rsidR="00735236" w:rsidRDefault="00735236" w:rsidP="00735236">
      <w:pPr>
        <w:pStyle w:val="MDPI21heading1"/>
      </w:pPr>
      <w:r>
        <w:t>Data Extraction</w:t>
      </w:r>
    </w:p>
    <w:p w14:paraId="06492817" w14:textId="56BDDD06" w:rsidR="00735236" w:rsidRDefault="00735236" w:rsidP="00735236">
      <w:pPr>
        <w:pStyle w:val="MDPI31text"/>
      </w:pPr>
      <w:del w:id="48" w:author="Shiny Verghese" w:date="2024-01-18T09:39:00Z">
        <w:r w:rsidDel="00CB770F">
          <w:delText>Once the relevant research papers were found and collected, the data extraction phase was followed. This</w:delText>
        </w:r>
      </w:del>
      <w:ins w:id="49" w:author="Shiny Verghese" w:date="2024-01-18T09:39:00Z">
        <w:r w:rsidR="00CB770F">
          <w:t>The Data Extraction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ins w:id="52" w:author="Shiny Verghese" w:date="2024-01-18T09:40:00Z">
        <w:r w:rsidR="00CB770F">
          <w:t>relating</w:t>
        </w:r>
      </w:ins>
      <w:r>
        <w:t xml:space="preserve"> </w:t>
      </w:r>
      <w:del w:id="53" w:author="Shiny Verghese" w:date="2024-01-18T09:40:00Z">
        <w:r w:rsidDel="00CB770F">
          <w:delText xml:space="preserve">back </w:delText>
        </w:r>
      </w:del>
      <w:r>
        <w:t>to the research questions</w:t>
      </w:r>
      <w:ins w:id="54" w:author="Shiny Verghese" w:date="2024-01-18T09:40:00Z">
        <w:r w:rsidR="00CB770F">
          <w:t>.</w:t>
        </w:r>
      </w:ins>
      <w:r w:rsidR="00733AA7">
        <w:t xml:space="preserve">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565C3E4A" w14:textId="77777777" w:rsidR="00EF2A78" w:rsidRDefault="00EF2A78" w:rsidP="00CE27E6">
      <w:pPr>
        <w:pStyle w:val="MDPI38bullet"/>
        <w:numPr>
          <w:ilvl w:val="0"/>
          <w:numId w:val="0"/>
        </w:numPr>
        <w:ind w:left="3033" w:hanging="425"/>
      </w:pPr>
    </w:p>
    <w:p w14:paraId="59BF9A55" w14:textId="77777777" w:rsidR="00C46FA4" w:rsidRDefault="00C46FA4" w:rsidP="000D5B2B">
      <w:pPr>
        <w:pStyle w:val="MDPI38bullet"/>
        <w:numPr>
          <w:ilvl w:val="0"/>
          <w:numId w:val="0"/>
        </w:numPr>
      </w:pPr>
    </w:p>
    <w:p w14:paraId="1D4368C1" w14:textId="77777777" w:rsidR="00735236" w:rsidRDefault="00735236" w:rsidP="00735236">
      <w:pPr>
        <w:pStyle w:val="MDPI21heading1"/>
      </w:pPr>
      <w:r>
        <w:lastRenderedPageBreak/>
        <w:t>Study Screening and Selection</w:t>
      </w:r>
    </w:p>
    <w:p w14:paraId="4E719CA9" w14:textId="10CC5A72" w:rsidR="00E60214" w:rsidRDefault="00735236" w:rsidP="00E60214">
      <w:pPr>
        <w:pStyle w:val="MDPI31text"/>
        <w:rPr>
          <w:noProof/>
          <w:lang w:val="en-GB"/>
        </w:rPr>
      </w:pPr>
      <w:r>
        <w:t>The initial screening of research papers involves reviewing both their title and abstract content to identify its relevancy to the research topic.</w:t>
      </w:r>
      <w:r w:rsidR="001A6BED">
        <w:t xml:space="preserve"> </w:t>
      </w:r>
      <w:r w:rsidR="001A6BED" w:rsidRPr="0023364C">
        <w:rPr>
          <w:color w:val="FF0000"/>
        </w:rPr>
        <w:t>To aid in the selection of research paper, the PRISMA</w:t>
      </w:r>
      <w:r w:rsidR="007214E4" w:rsidRPr="0023364C">
        <w:rPr>
          <w:color w:val="FF0000"/>
        </w:rPr>
        <w:t xml:space="preserve"> (</w:t>
      </w:r>
      <w:r w:rsidR="00883FA8" w:rsidRPr="0023364C">
        <w:rPr>
          <w:color w:val="FF0000"/>
        </w:rPr>
        <w:t>Preferred Reporting Items for Systematic Reviews and Meta-Analysis)</w:t>
      </w:r>
      <w:r w:rsidR="007214E4" w:rsidRPr="0023364C">
        <w:rPr>
          <w:color w:val="FF0000"/>
        </w:rPr>
        <w:t xml:space="preserve"> methodology</w:t>
      </w:r>
      <w:r w:rsidR="00883FA8">
        <w:t>.</w:t>
      </w:r>
      <w:r>
        <w:t xml:space="preserve"> As stated</w:t>
      </w:r>
      <w:r w:rsidR="007214E4">
        <w:t xml:space="preserve"> in the previous section</w:t>
      </w:r>
      <w:r>
        <w:t xml:space="preserve">, a search filter was applied to </w:t>
      </w:r>
      <w:r w:rsidR="00883FA8">
        <w:t>narrow</w:t>
      </w:r>
      <w:r>
        <w:t xml:space="preserve"> down the research studies that were published in the past 20 years.</w:t>
      </w:r>
      <w:r w:rsidR="008B13CE">
        <w:t xml:space="preserve"> The entire literature review screening process </w:t>
      </w:r>
      <w:r w:rsidR="0035032D">
        <w:t>can be seen in</w:t>
      </w:r>
      <w:r w:rsidR="00194D3B">
        <w:t xml:space="preserve"> Figure </w:t>
      </w:r>
      <w:r w:rsidR="00F77958">
        <w:t>3</w:t>
      </w:r>
      <w:r w:rsidR="0035032D">
        <w:t xml:space="preserve"> </w:t>
      </w:r>
      <w:r w:rsidR="0066301F">
        <w:t>below.</w:t>
      </w:r>
      <w:r w:rsidR="008B13CE">
        <w:t xml:space="preserve"> </w:t>
      </w:r>
      <w:r>
        <w:t>Overall, a total of 3</w:t>
      </w:r>
      <w:r w:rsidR="00CE27E6">
        <w:t>3</w:t>
      </w:r>
      <w:r>
        <w:t xml:space="preserve"> papers across various research databases were identifie</w:t>
      </w:r>
      <w:r w:rsidR="007627CE">
        <w:t>d</w:t>
      </w:r>
      <w:r>
        <w:t>.</w:t>
      </w:r>
      <w:r w:rsidR="00E60214">
        <w:rPr>
          <w:noProof/>
          <w:lang w:val="en-GB"/>
        </w:rPr>
        <w:t xml:space="preserve"> </w:t>
      </w:r>
    </w:p>
    <w:p w14:paraId="03A6AEE5" w14:textId="35C4800F" w:rsidR="00B97BA0" w:rsidRDefault="00380AED" w:rsidP="00B97BA0">
      <w:pPr>
        <w:pStyle w:val="MDPI52figure"/>
        <w:rPr>
          <w:lang w:val="en-GB"/>
        </w:rPr>
      </w:pPr>
      <w:r w:rsidRPr="00380AED">
        <w:rPr>
          <w:noProof/>
          <w:lang w:val="en-GB"/>
        </w:rPr>
        <w:drawing>
          <wp:inline distT="0" distB="0" distL="0" distR="0" wp14:anchorId="49DB12F4" wp14:editId="4DE02641">
            <wp:extent cx="6229350" cy="4705350"/>
            <wp:effectExtent l="19050" t="19050" r="0" b="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3">
                      <a:extLst>
                        <a:ext uri="{28A0092B-C50C-407E-A947-70E740481C1C}">
                          <a14:useLocalDpi xmlns:a14="http://schemas.microsoft.com/office/drawing/2010/main" val="0"/>
                        </a:ext>
                      </a:extLst>
                    </a:blip>
                    <a:srcRect l="-2773" t="-3034" r="-3919" b="-4032"/>
                    <a:stretch/>
                  </pic:blipFill>
                  <pic:spPr bwMode="auto">
                    <a:xfrm>
                      <a:off x="0" y="0"/>
                      <a:ext cx="6240374" cy="47136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E93E0D" w14:textId="136F1A49" w:rsidR="006D50AE" w:rsidRPr="00C46FA4" w:rsidRDefault="00C83DC1" w:rsidP="00C46FA4">
      <w:pPr>
        <w:pStyle w:val="MDPI51figurecaption"/>
      </w:pPr>
      <w:r>
        <w:t xml:space="preserve">Figure </w:t>
      </w:r>
      <w:r w:rsidR="009450FE">
        <w:t>3</w:t>
      </w:r>
      <w:r>
        <w:t xml:space="preserve"> - Literature Review Process</w:t>
      </w:r>
    </w:p>
    <w:p w14:paraId="279BB249" w14:textId="77777777" w:rsidR="00735236" w:rsidRDefault="00735236" w:rsidP="00735236">
      <w:pPr>
        <w:pStyle w:val="MDPI21heading1"/>
      </w:pPr>
      <w:r>
        <w:t>Discussion</w:t>
      </w:r>
    </w:p>
    <w:p w14:paraId="1B135438" w14:textId="77777777" w:rsidR="00735236" w:rsidRDefault="00735236" w:rsidP="00735236">
      <w:pPr>
        <w:pStyle w:val="MDPI22heading2"/>
      </w:pPr>
      <w:r>
        <w:t>Sitting Posture Monitoring Systems</w:t>
      </w:r>
    </w:p>
    <w:p w14:paraId="4F929693" w14:textId="7E0464A8" w:rsidR="00735236" w:rsidRDefault="00163FF9" w:rsidP="00735236">
      <w:pPr>
        <w:pStyle w:val="MDPI31text"/>
      </w:pPr>
      <w:r>
        <w:t>As it was highlighted in the prior section</w:t>
      </w:r>
      <w:r w:rsidR="00870C6F">
        <w:t>,</w:t>
      </w:r>
      <w:commentRangeStart w:id="55"/>
      <w:commentRangeEnd w:id="55"/>
      <w:r w:rsidR="00CB770F">
        <w:rPr>
          <w:rStyle w:val="CommentReference"/>
          <w:rFonts w:eastAsia="SimSun"/>
          <w:snapToGrid/>
          <w:lang w:eastAsia="zh-CN" w:bidi="ar-SA"/>
        </w:rPr>
        <w:commentReference w:id="55"/>
      </w:r>
      <w:r w:rsidR="00735236">
        <w:t xml:space="preserve"> the </w:t>
      </w:r>
      <w:r>
        <w:t>implementation</w:t>
      </w:r>
      <w:r w:rsidR="00735236">
        <w:t xml:space="preserve"> of a sitting posture monitoring system is not an entirely new concept, rather it is an area that has been explored by multiple researchers in the past until this present day. Th</w:t>
      </w:r>
      <w:r w:rsidR="009E38C7">
        <w:t>e</w:t>
      </w:r>
      <w:r w:rsidR="00735236">
        <w:t xml:space="preserve"> </w:t>
      </w:r>
      <w:r w:rsidR="00761BFC">
        <w:t xml:space="preserve">following </w:t>
      </w:r>
      <w:r w:rsidR="00735236">
        <w:t>section</w:t>
      </w:r>
      <w:r w:rsidR="00761BFC">
        <w:t>s</w:t>
      </w:r>
      <w:r w:rsidR="00735236">
        <w:t xml:space="preserve"> would be going over different research projects that developed their variation of smart sensing chairs</w:t>
      </w:r>
      <w:r w:rsidR="00927119">
        <w:t xml:space="preserve">. </w:t>
      </w:r>
      <w:r w:rsidR="00F75871">
        <w:t xml:space="preserve">Overall, there were a </w:t>
      </w:r>
      <w:r w:rsidR="00735236">
        <w:t xml:space="preserve">total of 33 relevant research literatures </w:t>
      </w:r>
      <w:r w:rsidR="00F75871">
        <w:t xml:space="preserve">which </w:t>
      </w:r>
      <w:r w:rsidR="00735236">
        <w:t xml:space="preserve">were carefully selected and examined. </w:t>
      </w:r>
      <w:r w:rsidR="00380AAD">
        <w:t xml:space="preserve">This literature </w:t>
      </w:r>
      <w:r w:rsidR="00F75871">
        <w:t xml:space="preserve">would </w:t>
      </w:r>
      <w:r w:rsidR="0001720C">
        <w:t>be focusing on</w:t>
      </w:r>
      <w:r w:rsidR="00735236">
        <w:t xml:space="preserve"> </w:t>
      </w:r>
      <w:r w:rsidR="00F75871">
        <w:t xml:space="preserve">studies that utilized </w:t>
      </w:r>
      <w:r w:rsidR="00735236">
        <w:t xml:space="preserve">unobtrusive means for the classification of different sitting positions. </w:t>
      </w:r>
      <w:r w:rsidR="00C3171F">
        <w:t>Furthermore,</w:t>
      </w:r>
      <w:r w:rsidR="0001720C">
        <w:t xml:space="preserve"> by </w:t>
      </w:r>
      <w:r w:rsidR="00380625">
        <w:t>s</w:t>
      </w:r>
      <w:r w:rsidR="00735236">
        <w:t xml:space="preserve">ystematically examining these papers would surely some shed light on the most common machine learning algorithms and sensors being used to be able to classify various sitting postures. </w:t>
      </w:r>
    </w:p>
    <w:p w14:paraId="205826BD" w14:textId="77777777" w:rsidR="00735236" w:rsidRDefault="00735236" w:rsidP="00735236">
      <w:pPr>
        <w:pStyle w:val="MDPI31text"/>
      </w:pPr>
    </w:p>
    <w:p w14:paraId="45A76204" w14:textId="77777777" w:rsidR="00735236" w:rsidRDefault="00735236" w:rsidP="00735236">
      <w:pPr>
        <w:pStyle w:val="MDPI22heading2"/>
      </w:pPr>
      <w:r>
        <w:lastRenderedPageBreak/>
        <w:t>History of Smart Sensing chairs</w:t>
      </w:r>
    </w:p>
    <w:p w14:paraId="4167FA69" w14:textId="3ECA4FEC" w:rsidR="00735236" w:rsidRPr="00E60214" w:rsidRDefault="002E72A0" w:rsidP="00E60214">
      <w:pPr>
        <w:pStyle w:val="MDPI31text"/>
      </w:pPr>
      <w:r>
        <w:t xml:space="preserve">According to various studies found, </w:t>
      </w:r>
      <w:del w:id="56" w:author="Shiny Verghese" w:date="2024-01-18T09:48:00Z">
        <w:r w:rsidR="00735236" w:rsidDel="001E7DBA">
          <w:delText xml:space="preserve">As previously stated, </w:delText>
        </w:r>
      </w:del>
      <w:r w:rsidR="00BF1219">
        <w:t>Tan et al.</w:t>
      </w:r>
      <w:r w:rsidR="00EA55B0">
        <w:t xml:space="preserve"> back in 2007</w:t>
      </w:r>
      <w:r w:rsidR="00BF1219">
        <w:t xml:space="preserve"> </w:t>
      </w:r>
      <w:r w:rsidR="00BF1219">
        <w:fldChar w:fldCharType="begin"/>
      </w:r>
      <w:r w:rsidR="00EA6FF7">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BF1219">
        <w:fldChar w:fldCharType="separate"/>
      </w:r>
      <w:r w:rsidR="00EA6FF7" w:rsidRPr="00EA6FF7">
        <w:t>[14]</w:t>
      </w:r>
      <w:r w:rsidR="00BF1219">
        <w:fldChar w:fldCharType="end"/>
      </w:r>
      <w:r w:rsidR="00735236">
        <w:t xml:space="preserve"> was</w:t>
      </w:r>
      <w:r w:rsidR="00EA55B0">
        <w:t xml:space="preserve"> seen as one of the </w:t>
      </w:r>
      <w:r w:rsidR="00735236">
        <w:t>first research</w:t>
      </w:r>
      <w:r w:rsidR="00FD1A7B">
        <w:t xml:space="preserve"> study</w:t>
      </w:r>
      <w:r w:rsidR="00735236">
        <w:t xml:space="preserve"> </w:t>
      </w:r>
      <w:r w:rsidR="00EA55B0">
        <w:t xml:space="preserve">that </w:t>
      </w:r>
      <w:r w:rsidR="00735236">
        <w:t>pioneer</w:t>
      </w:r>
      <w:r w:rsidR="00EA55B0">
        <w:t>ed</w:t>
      </w:r>
      <w:r w:rsidR="00735236">
        <w:t xml:space="preserve"> the idea of a smart sensing chair capable</w:t>
      </w:r>
      <w:r w:rsidR="003C4184">
        <w:t xml:space="preserve"> of</w:t>
      </w:r>
      <w:r w:rsidR="00735236">
        <w:t xml:space="preserve"> </w:t>
      </w:r>
      <w:r w:rsidR="00601B2D">
        <w:t xml:space="preserve">classifying </w:t>
      </w:r>
      <w:r w:rsidR="00FB17BE">
        <w:t xml:space="preserve">an </w:t>
      </w:r>
      <w:r w:rsidR="007B4CEF">
        <w:t>individual’s</w:t>
      </w:r>
      <w:r w:rsidR="00601B2D">
        <w:t xml:space="preserve"> sitting posture</w:t>
      </w:r>
      <w:r w:rsidR="00735236">
        <w:t xml:space="preserve"> </w:t>
      </w:r>
      <w:r w:rsidR="00441187">
        <w:t xml:space="preserve">based on </w:t>
      </w:r>
      <w:r w:rsidR="00735236">
        <w:t>pressure</w:t>
      </w:r>
      <w:r w:rsidR="00CA10B0">
        <w:t xml:space="preserve"> </w:t>
      </w:r>
      <w:r w:rsidR="00735236">
        <w:t>sensors integrated into the chair.</w:t>
      </w:r>
      <w:r w:rsidR="000E41D4">
        <w:t xml:space="preserve"> Over the year</w:t>
      </w:r>
      <w:r w:rsidR="00712AFD">
        <w:t>s</w:t>
      </w:r>
      <w:r w:rsidR="000E41D4">
        <w:t xml:space="preserve">, </w:t>
      </w:r>
      <w:r w:rsidR="00712AFD">
        <w:t xml:space="preserve">there has been an increase in the number of research studies </w:t>
      </w:r>
      <w:r w:rsidR="00C406C2">
        <w:t>conducted on the concept of sitting posture classification on smart sensing chairs</w:t>
      </w:r>
      <w:r w:rsidR="00BC29D1">
        <w:t xml:space="preserve"> as shown in Figure 4</w:t>
      </w:r>
      <w:r w:rsidR="00CF61BE">
        <w:t xml:space="preserve"> below</w:t>
      </w:r>
      <w:r w:rsidR="00624800">
        <w:t xml:space="preserve">. </w:t>
      </w:r>
      <w:r w:rsidR="00E61391">
        <w:t>The data</w:t>
      </w:r>
      <w:r w:rsidR="00491C60">
        <w:t xml:space="preserve"> suggests that</w:t>
      </w:r>
      <w:r w:rsidR="00E61391">
        <w:t xml:space="preserve"> there is an </w:t>
      </w:r>
      <w:r w:rsidR="00BD2995">
        <w:t>upward</w:t>
      </w:r>
      <w:r w:rsidR="00E61391">
        <w:t xml:space="preserve"> trend in this </w:t>
      </w:r>
      <w:r w:rsidR="0033058F">
        <w:t>field of research which is worth investigating</w:t>
      </w:r>
      <w:r w:rsidR="00F14534">
        <w:t xml:space="preserve"> by researchers</w:t>
      </w:r>
      <w:r w:rsidR="0033058F">
        <w:t>.</w:t>
      </w:r>
    </w:p>
    <w:p w14:paraId="14066E1B" w14:textId="6F9C788F" w:rsidR="00A1079D" w:rsidRDefault="00000000" w:rsidP="00A1079D">
      <w:pPr>
        <w:pStyle w:val="MDPI52figure"/>
      </w:pPr>
      <w:r>
        <w:rPr>
          <w:noProof/>
        </w:rPr>
        <w:pict w14:anchorId="30DD6234">
          <v:rect id="Ink 71" o:spid="_x0000_s2053" style="position:absolute;left:0;text-align:left;margin-left:127.4pt;margin-top:148.95pt;width:1.65pt;height:1.75pt;z-index:25173094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435E48" w:rsidRPr="00435E48">
        <w:t xml:space="preserve"> </w:t>
      </w:r>
      <w:r w:rsidR="007C5CE4">
        <w:rPr>
          <w:noProof/>
        </w:rPr>
        <w:drawing>
          <wp:inline distT="0" distB="0" distL="0" distR="0" wp14:anchorId="1AAF737E" wp14:editId="4CF09B8C">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123CAA" w14:textId="6734E611" w:rsidR="002D0695" w:rsidRPr="009214D5" w:rsidRDefault="000E10A1" w:rsidP="00441187">
      <w:pPr>
        <w:pStyle w:val="MDPI51figurecaption"/>
        <w:rPr>
          <w:color w:val="auto"/>
        </w:rPr>
      </w:pPr>
      <w:r w:rsidRPr="009214D5">
        <w:rPr>
          <w:color w:val="auto"/>
        </w:rPr>
        <w:t xml:space="preserve">Figure </w:t>
      </w:r>
      <w:r w:rsidR="009450FE" w:rsidRPr="009214D5">
        <w:rPr>
          <w:color w:val="auto"/>
        </w:rPr>
        <w:t>4</w:t>
      </w:r>
      <w:r w:rsidRPr="009214D5">
        <w:rPr>
          <w:color w:val="auto"/>
        </w:rPr>
        <w:t xml:space="preserve"> </w:t>
      </w:r>
      <w:r w:rsidR="00480774" w:rsidRPr="009214D5">
        <w:rPr>
          <w:color w:val="auto"/>
        </w:rPr>
        <w:t>–</w:t>
      </w:r>
      <w:r w:rsidRPr="009214D5">
        <w:rPr>
          <w:color w:val="auto"/>
        </w:rPr>
        <w:t xml:space="preserve"> </w:t>
      </w:r>
      <w:r w:rsidR="00480774" w:rsidRPr="009214D5">
        <w:rPr>
          <w:color w:val="auto"/>
        </w:rPr>
        <w:t>Number of Research Papers published on smart sensing chair technology</w:t>
      </w:r>
      <w:r w:rsidR="009214D5">
        <w:rPr>
          <w:color w:val="auto"/>
        </w:rPr>
        <w:t xml:space="preserve"> along with the </w:t>
      </w:r>
      <w:r w:rsidR="003A23D2">
        <w:rPr>
          <w:color w:val="auto"/>
        </w:rPr>
        <w:t>sensor being used</w:t>
      </w:r>
      <w:r w:rsidR="00480774" w:rsidRPr="009214D5">
        <w:rPr>
          <w:color w:val="auto"/>
        </w:rPr>
        <w:t xml:space="preserve"> from 20</w:t>
      </w:r>
      <w:r w:rsidR="009214D5" w:rsidRPr="009214D5">
        <w:rPr>
          <w:color w:val="auto"/>
        </w:rPr>
        <w:t>0</w:t>
      </w:r>
      <w:r w:rsidR="00480774" w:rsidRPr="009214D5">
        <w:rPr>
          <w:color w:val="auto"/>
        </w:rPr>
        <w:t xml:space="preserve">7 to </w:t>
      </w:r>
      <w:r w:rsidR="000A159A" w:rsidRPr="009214D5">
        <w:rPr>
          <w:color w:val="auto"/>
        </w:rPr>
        <w:t>2023.</w:t>
      </w:r>
    </w:p>
    <w:p w14:paraId="5C765BA7" w14:textId="12AAC8A7" w:rsidR="00CB4660" w:rsidRDefault="00A0359E" w:rsidP="00CB4660">
      <w:pPr>
        <w:pStyle w:val="MDPI31text"/>
      </w:pPr>
      <w:r>
        <w:t>Across</w:t>
      </w:r>
      <w:r w:rsidR="00AC0D2B">
        <w:t xml:space="preserve"> the different </w:t>
      </w:r>
      <w:r w:rsidR="002A7520">
        <w:t xml:space="preserve">research </w:t>
      </w:r>
      <w:r w:rsidR="00067346">
        <w:t>studies</w:t>
      </w:r>
      <w:r w:rsidR="00872787">
        <w:t xml:space="preserve"> published</w:t>
      </w:r>
      <w:r w:rsidR="00067346">
        <w:t xml:space="preserve"> over the years</w:t>
      </w:r>
      <w:r w:rsidR="002A7520">
        <w:t xml:space="preserve">, </w:t>
      </w:r>
      <w:r w:rsidR="009F57AA">
        <w:t xml:space="preserve">it was </w:t>
      </w:r>
      <w:r w:rsidR="00141589">
        <w:t>expected</w:t>
      </w:r>
      <w:r w:rsidR="009F57AA">
        <w:t xml:space="preserve"> to see that there were different categories of sensor devices</w:t>
      </w:r>
      <w:r w:rsidR="000F4E67">
        <w:t xml:space="preserve"> being employed in the classification of sitting postures</w:t>
      </w:r>
      <w:r w:rsidR="002A7520">
        <w:t xml:space="preserve">. </w:t>
      </w:r>
      <w:r w:rsidR="002D3352">
        <w:t xml:space="preserve">Overall, there are </w:t>
      </w:r>
      <w:r w:rsidR="00F763F5">
        <w:t xml:space="preserve">5 </w:t>
      </w:r>
      <w:r w:rsidR="001B4E6A">
        <w:t xml:space="preserve">sensor </w:t>
      </w:r>
      <w:r w:rsidR="00F763F5">
        <w:t xml:space="preserve">devices which </w:t>
      </w:r>
      <w:r w:rsidR="00AE1F31">
        <w:t>are</w:t>
      </w:r>
      <w:r w:rsidR="00F763F5">
        <w:t xml:space="preserve"> a pressure sensor, load cell, flex sensor and camera sensor. </w:t>
      </w:r>
      <w:r w:rsidR="001B4E6A">
        <w:t xml:space="preserve">From Figure </w:t>
      </w:r>
      <w:r w:rsidR="00F60101">
        <w:t>4</w:t>
      </w:r>
      <w:r w:rsidR="001B4E6A">
        <w:t xml:space="preserve">, it is shown that pressure sensors are the most popular option </w:t>
      </w:r>
      <w:r w:rsidR="00A940F7">
        <w:t>across the years</w:t>
      </w:r>
      <w:r w:rsidR="00073282">
        <w:t xml:space="preserve"> compared to other sensor devices</w:t>
      </w:r>
      <w:r w:rsidR="00893BDA">
        <w:tab/>
      </w:r>
      <w:r w:rsidR="001B4E6A">
        <w:t xml:space="preserve">. </w:t>
      </w:r>
      <w:r w:rsidR="00F763F5">
        <w:t xml:space="preserve"> </w:t>
      </w:r>
    </w:p>
    <w:p w14:paraId="03D85174" w14:textId="0C37D9C3" w:rsidR="00C72509" w:rsidRDefault="00C72509" w:rsidP="00CB4660">
      <w:pPr>
        <w:pStyle w:val="MDPI31text"/>
      </w:pPr>
    </w:p>
    <w:p w14:paraId="2066CB98" w14:textId="0EAE0004" w:rsidR="00C72509" w:rsidRDefault="00AA0B2C" w:rsidP="00AA0B2C">
      <w:pPr>
        <w:pStyle w:val="MDPI31text"/>
        <w:ind w:firstLine="0"/>
      </w:pPr>
      <w:r>
        <w:t xml:space="preserve">Furthermore, </w:t>
      </w:r>
      <w:del w:id="57" w:author="Shiny Verghese" w:date="2024-01-18T09:50:00Z">
        <w:r w:rsidR="00C72509" w:rsidDel="001E7DBA">
          <w:delText>As anticipated, various scholarly papers</w:delText>
        </w:r>
      </w:del>
      <w:r>
        <w:t>t</w:t>
      </w:r>
      <w:ins w:id="58" w:author="Shiny Verghese" w:date="2024-01-18T09:50:00Z">
        <w:r w:rsidR="00C72509">
          <w:t>he published studies</w:t>
        </w:r>
      </w:ins>
      <w:ins w:id="59" w:author="Shiny Verghese" w:date="2024-01-18T09:51:00Z">
        <w:r w:rsidR="00C72509">
          <w:t xml:space="preserve"> are based on the</w:t>
        </w:r>
      </w:ins>
      <w:r w:rsidR="00C72509">
        <w:t xml:space="preserve"> use</w:t>
      </w:r>
      <w:ins w:id="60" w:author="Shiny Verghese" w:date="2024-01-18T09:51:00Z">
        <w:r w:rsidR="00C72509">
          <w:t xml:space="preserve"> of</w:t>
        </w:r>
      </w:ins>
      <w:r w:rsidR="00C72509">
        <w:t xml:space="preserve"> diverse types of sensor devices to detect </w:t>
      </w:r>
      <w:del w:id="61" w:author="Shiny Verghese" w:date="2024-01-18T09:51:00Z">
        <w:r w:rsidR="00C72509" w:rsidDel="001E7DBA">
          <w:delText xml:space="preserve">different </w:delText>
        </w:r>
      </w:del>
      <w:r w:rsidR="00C72509">
        <w:t>sitting postures. In summary, they can be divided into 4 overarching categories:</w:t>
      </w:r>
    </w:p>
    <w:p w14:paraId="229D4E3A"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Pressure Sensors</w:t>
      </w:r>
    </w:p>
    <w:p w14:paraId="07CECFE8"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Flex Sensors</w:t>
      </w:r>
    </w:p>
    <w:p w14:paraId="240A99AD"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Sensor Chairs using Mixed Sensor Systems</w:t>
      </w:r>
    </w:p>
    <w:p w14:paraId="45B643A2" w14:textId="77777777" w:rsidR="00C72509" w:rsidRDefault="00C72509" w:rsidP="00C72509">
      <w:pPr>
        <w:pStyle w:val="MDPI31text"/>
      </w:pPr>
      <w:r w:rsidRPr="00464186">
        <w:rPr>
          <w:highlight w:val="yellow"/>
        </w:rPr>
        <w:t>•</w:t>
      </w:r>
      <w:r w:rsidRPr="00464186">
        <w:rPr>
          <w:highlight w:val="yellow"/>
        </w:rPr>
        <w:tab/>
        <w:t>Smart Sensing Chairs using Image Processing</w:t>
      </w:r>
    </w:p>
    <w:p w14:paraId="1A469249" w14:textId="77777777" w:rsidR="00C72509" w:rsidRDefault="00C72509" w:rsidP="0027042E">
      <w:pPr>
        <w:pStyle w:val="MDPI31text"/>
        <w:ind w:left="0" w:firstLine="0"/>
      </w:pPr>
    </w:p>
    <w:p w14:paraId="61B7943D" w14:textId="77777777" w:rsidR="00735236" w:rsidRDefault="00735236" w:rsidP="00735236">
      <w:pPr>
        <w:pStyle w:val="MDPI22heading2"/>
      </w:pPr>
      <w:commentRangeStart w:id="62"/>
      <w:r>
        <w:t>Sensing Chair using Pressure Sensors</w:t>
      </w:r>
      <w:commentRangeEnd w:id="62"/>
      <w:r w:rsidR="00941BF9">
        <w:rPr>
          <w:rStyle w:val="CommentReference"/>
          <w:rFonts w:eastAsia="SimSun"/>
          <w:i w:val="0"/>
          <w:noProof w:val="0"/>
          <w:snapToGrid/>
          <w:lang w:eastAsia="zh-CN" w:bidi="ar-SA"/>
        </w:rPr>
        <w:commentReference w:id="62"/>
      </w:r>
    </w:p>
    <w:p w14:paraId="2E9EB467" w14:textId="54901F1B" w:rsidR="00AC7BA8" w:rsidRDefault="007B36C8" w:rsidP="00AC7BA8">
      <w:pPr>
        <w:pStyle w:val="MDPI23heading3"/>
        <w:rPr>
          <w:color w:val="auto"/>
        </w:rPr>
      </w:pPr>
      <w:r>
        <w:rPr>
          <w:color w:val="auto"/>
        </w:rPr>
        <w:t xml:space="preserve">Pressure sensing </w:t>
      </w:r>
      <w:r w:rsidR="00E240C1">
        <w:rPr>
          <w:color w:val="auto"/>
        </w:rPr>
        <w:t xml:space="preserve">technology </w:t>
      </w:r>
      <w:r w:rsidR="00785F57">
        <w:rPr>
          <w:color w:val="auto"/>
        </w:rPr>
        <w:t>is</w:t>
      </w:r>
      <w:r w:rsidR="007D4625">
        <w:rPr>
          <w:color w:val="auto"/>
        </w:rPr>
        <w:t xml:space="preserve"> </w:t>
      </w:r>
      <w:r w:rsidR="004A1A00">
        <w:rPr>
          <w:color w:val="auto"/>
        </w:rPr>
        <w:t>utilized in various</w:t>
      </w:r>
      <w:r w:rsidR="001E4D3B">
        <w:rPr>
          <w:color w:val="auto"/>
        </w:rPr>
        <w:t xml:space="preserve"> </w:t>
      </w:r>
      <w:r w:rsidR="004A1A00">
        <w:rPr>
          <w:color w:val="auto"/>
        </w:rPr>
        <w:t>applications</w:t>
      </w:r>
      <w:r w:rsidR="009352B4">
        <w:rPr>
          <w:color w:val="auto"/>
        </w:rPr>
        <w:t xml:space="preserve"> ranging from medical </w:t>
      </w:r>
      <w:r w:rsidR="004F0C07">
        <w:rPr>
          <w:color w:val="auto"/>
        </w:rPr>
        <w:t xml:space="preserve">devices to </w:t>
      </w:r>
      <w:r w:rsidR="00151F3A">
        <w:rPr>
          <w:color w:val="auto"/>
        </w:rPr>
        <w:t>robotics</w:t>
      </w:r>
      <w:r w:rsidR="004F0C07">
        <w:rPr>
          <w:color w:val="auto"/>
        </w:rPr>
        <w:t xml:space="preserve"> equipment.</w:t>
      </w:r>
      <w:r w:rsidR="007D4625">
        <w:rPr>
          <w:color w:val="auto"/>
        </w:rPr>
        <w:t xml:space="preserve"> These sensors </w:t>
      </w:r>
      <w:r w:rsidR="00401B29">
        <w:rPr>
          <w:color w:val="auto"/>
        </w:rPr>
        <w:t xml:space="preserve">can detect pressure points and can be used in various scenarios. </w:t>
      </w:r>
      <w:r w:rsidR="00FC0349">
        <w:rPr>
          <w:color w:val="auto"/>
        </w:rPr>
        <w:t xml:space="preserve">Furthermore, this section </w:t>
      </w:r>
      <w:r w:rsidR="004E0CDD">
        <w:rPr>
          <w:color w:val="auto"/>
        </w:rPr>
        <w:t>would be evaluating</w:t>
      </w:r>
      <w:r w:rsidR="00401B29">
        <w:rPr>
          <w:color w:val="auto"/>
        </w:rPr>
        <w:t xml:space="preserve"> </w:t>
      </w:r>
      <w:r w:rsidR="004E0CDD">
        <w:rPr>
          <w:color w:val="auto"/>
        </w:rPr>
        <w:t>the</w:t>
      </w:r>
      <w:r w:rsidR="00401B29">
        <w:rPr>
          <w:color w:val="auto"/>
        </w:rPr>
        <w:t xml:space="preserve"> </w:t>
      </w:r>
      <w:r w:rsidR="00910275">
        <w:rPr>
          <w:color w:val="auto"/>
        </w:rPr>
        <w:t xml:space="preserve">pressure sensors being used </w:t>
      </w:r>
      <w:r w:rsidR="00B026D2">
        <w:rPr>
          <w:color w:val="auto"/>
        </w:rPr>
        <w:t xml:space="preserve">within the context of </w:t>
      </w:r>
      <w:r w:rsidR="00545897">
        <w:rPr>
          <w:color w:val="auto"/>
        </w:rPr>
        <w:t>smart</w:t>
      </w:r>
      <w:r w:rsidR="00B026D2">
        <w:rPr>
          <w:color w:val="auto"/>
        </w:rPr>
        <w:t xml:space="preserve"> chair seating. </w:t>
      </w:r>
      <w:r w:rsidR="00545897">
        <w:rPr>
          <w:color w:val="auto"/>
        </w:rPr>
        <w:t xml:space="preserve">The </w:t>
      </w:r>
      <w:r w:rsidR="00665EBC">
        <w:rPr>
          <w:color w:val="auto"/>
        </w:rPr>
        <w:t>criterion</w:t>
      </w:r>
      <w:r w:rsidR="00545897">
        <w:rPr>
          <w:color w:val="auto"/>
        </w:rPr>
        <w:t xml:space="preserve"> of evaluation involves</w:t>
      </w:r>
      <w:r w:rsidR="008B02A4">
        <w:rPr>
          <w:color w:val="auto"/>
        </w:rPr>
        <w:t xml:space="preserve"> components such </w:t>
      </w:r>
      <w:r w:rsidR="00AD1288">
        <w:rPr>
          <w:color w:val="auto"/>
        </w:rPr>
        <w:t>as its cost effectiveness and measurement accuracy.</w:t>
      </w:r>
      <w:r w:rsidR="008B02A4">
        <w:rPr>
          <w:color w:val="auto"/>
        </w:rPr>
        <w:t xml:space="preserve">  </w:t>
      </w:r>
    </w:p>
    <w:p w14:paraId="539343E4" w14:textId="77777777" w:rsidR="00E2110B" w:rsidRPr="007B36C8" w:rsidRDefault="00E2110B" w:rsidP="00AC7BA8">
      <w:pPr>
        <w:pStyle w:val="MDPI23heading3"/>
        <w:rPr>
          <w:color w:val="auto"/>
        </w:rPr>
      </w:pPr>
    </w:p>
    <w:p w14:paraId="5ABEC7FE" w14:textId="2B8A718F" w:rsidR="00735236" w:rsidRDefault="00735236" w:rsidP="00735236">
      <w:pPr>
        <w:pStyle w:val="MDPI23heading3"/>
      </w:pPr>
      <w:r>
        <w:lastRenderedPageBreak/>
        <w:t>Force Sensing/Sensitive Sensor (FSR)</w:t>
      </w:r>
    </w:p>
    <w:p w14:paraId="08B56024" w14:textId="59B21C11" w:rsidR="006679C4" w:rsidRPr="006679C4" w:rsidRDefault="00735236" w:rsidP="000F10D5">
      <w:pPr>
        <w:pStyle w:val="MDPI31text"/>
        <w:ind w:left="3060" w:hanging="27"/>
      </w:pPr>
      <w:r>
        <w:t>Force Sensing Resistors</w:t>
      </w:r>
      <w:r w:rsidR="005D1121">
        <w:t xml:space="preserve">, </w:t>
      </w:r>
      <w:r>
        <w:t xml:space="preserve">also known as force </w:t>
      </w:r>
      <w:r w:rsidR="00391D55">
        <w:t>sensors,</w:t>
      </w:r>
      <w:r>
        <w:t xml:space="preserve"> are commonly used to measure the forces</w:t>
      </w:r>
      <w:r w:rsidR="00645610">
        <w:t xml:space="preserve"> and physical pressure</w:t>
      </w:r>
      <w:r>
        <w:t xml:space="preserve"> applied to its surface area. These sensors work by varying their output resistance based on the pressure being applied to it.</w:t>
      </w:r>
      <w:r w:rsidR="00982A2F">
        <w:t xml:space="preserve"> </w:t>
      </w:r>
      <w:r w:rsidR="00893BDA">
        <w:t>A FSR</w:t>
      </w:r>
      <w:r w:rsidR="0096331C">
        <w:t xml:space="preserve"> sensor </w:t>
      </w:r>
      <w:r w:rsidR="00982A2F">
        <w:t xml:space="preserve">is </w:t>
      </w:r>
      <w:r w:rsidR="00415DB7">
        <w:t>typically</w:t>
      </w:r>
      <w:r w:rsidR="00982A2F">
        <w:t xml:space="preserve"> composed of a </w:t>
      </w:r>
      <w:r w:rsidR="00EF75FC">
        <w:t>conductive polymer-based material</w:t>
      </w:r>
      <w:r w:rsidR="00FD2F87">
        <w:t xml:space="preserve"> that is </w:t>
      </w:r>
      <w:r w:rsidR="00785180">
        <w:t xml:space="preserve">integrated </w:t>
      </w:r>
      <w:r w:rsidR="00E8747F">
        <w:t>between 2</w:t>
      </w:r>
      <w:r w:rsidR="00785180">
        <w:t xml:space="preserve"> </w:t>
      </w:r>
      <w:r w:rsidR="00CA07BB">
        <w:t>metal electrode</w:t>
      </w:r>
      <w:r w:rsidR="00E8747F">
        <w:t>s</w:t>
      </w:r>
      <w:r w:rsidR="00927E3C">
        <w:t xml:space="preserve"> </w:t>
      </w:r>
      <w:r w:rsidR="00927E3C">
        <w:fldChar w:fldCharType="begin"/>
      </w:r>
      <w:r w:rsidR="00487F85">
        <w:instrText xml:space="preserve"> ADDIN ZOTERO_ITEM CSL_CITATION {"citationID":"cDTzZTA4","properties":{"formattedCitation":"[15]","plainCitation":"[15]","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00927E3C">
        <w:fldChar w:fldCharType="separate"/>
      </w:r>
      <w:r w:rsidR="00487F85" w:rsidRPr="00487F85">
        <w:t>[15]</w:t>
      </w:r>
      <w:r w:rsidR="00927E3C">
        <w:fldChar w:fldCharType="end"/>
      </w:r>
      <w:r w:rsidR="00BF42F0">
        <w:t xml:space="preserve">. </w:t>
      </w:r>
      <w:r w:rsidR="00BF42F0">
        <w:t xml:space="preserve">Typically, the </w:t>
      </w:r>
      <w:r w:rsidR="00521754">
        <w:t>conductive material changes in resistivity as</w:t>
      </w:r>
      <w:r w:rsidR="00BF42F0">
        <w:t xml:space="preserve"> more direct pressure </w:t>
      </w:r>
      <w:r w:rsidR="00487F85">
        <w:t>are</w:t>
      </w:r>
      <w:r w:rsidR="00BF42F0">
        <w:t xml:space="preserve"> applied on the sensor’s z-axis.</w:t>
      </w:r>
      <w:r w:rsidR="00BF42F0" w:rsidRPr="001853F6">
        <w:rPr>
          <w:color w:val="FF0000"/>
        </w:rPr>
        <w:t xml:space="preserve"> </w:t>
      </w:r>
      <w:r w:rsidR="000B61C3" w:rsidRPr="000B61C3">
        <w:rPr>
          <w:color w:val="auto"/>
        </w:rPr>
        <w:t>Additionally,</w:t>
      </w:r>
      <w:r w:rsidR="000B61C3">
        <w:rPr>
          <w:color w:val="FF0000"/>
        </w:rPr>
        <w:t xml:space="preserve"> </w:t>
      </w:r>
      <w:r w:rsidR="006D40A8">
        <w:t>FSR sensors</w:t>
      </w:r>
      <w:r w:rsidR="000205B9">
        <w:t xml:space="preserve"> are</w:t>
      </w:r>
      <w:r w:rsidR="006C2EEE">
        <w:t xml:space="preserve"> also known to</w:t>
      </w:r>
      <w:r w:rsidR="000205B9">
        <w:t xml:space="preserve"> </w:t>
      </w:r>
      <w:r w:rsidR="006C2EEE">
        <w:t xml:space="preserve">be </w:t>
      </w:r>
      <w:r w:rsidR="000205B9">
        <w:t>very cost-effective</w:t>
      </w:r>
      <w:r w:rsidR="00BD10C0">
        <w:t xml:space="preserve"> and </w:t>
      </w:r>
      <w:r w:rsidR="006C2EEE">
        <w:t xml:space="preserve">have been </w:t>
      </w:r>
      <w:r w:rsidR="00C33CBC">
        <w:t xml:space="preserve">utilized in various </w:t>
      </w:r>
      <w:r w:rsidR="000B61C3">
        <w:t>field</w:t>
      </w:r>
      <w:r w:rsidR="00F7034C">
        <w:t>s ranging from robotics to medical applications</w:t>
      </w:r>
      <w:r w:rsidR="001446F3">
        <w:t xml:space="preserve"> </w:t>
      </w:r>
      <w:r w:rsidR="00487F85">
        <w:fldChar w:fldCharType="begin"/>
      </w:r>
      <w:r w:rsidR="00487F85">
        <w:instrText xml:space="preserve"> ADDIN ZOTERO_ITEM CSL_CITATION {"citationID":"DDCecVAC","properties":{"formattedCitation":"[16]","plainCitation":"[16]","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00487F85">
        <w:fldChar w:fldCharType="separate"/>
      </w:r>
      <w:r w:rsidR="00487F85" w:rsidRPr="00487F85">
        <w:t>[16]</w:t>
      </w:r>
      <w:r w:rsidR="00487F85">
        <w:fldChar w:fldCharType="end"/>
      </w:r>
      <w:r w:rsidR="00F7034C">
        <w:t xml:space="preserve">. </w:t>
      </w:r>
      <w:r w:rsidR="00636B13">
        <w:t>However</w:t>
      </w:r>
      <w:r w:rsidR="0021739A">
        <w:t xml:space="preserve">, the main limitation </w:t>
      </w:r>
      <w:r w:rsidR="00A5004C">
        <w:t xml:space="preserve">seen </w:t>
      </w:r>
      <w:r w:rsidR="0021739A">
        <w:t xml:space="preserve">with </w:t>
      </w:r>
      <w:r w:rsidR="000F10D5">
        <w:t>these sensors</w:t>
      </w:r>
      <w:r w:rsidR="0021739A">
        <w:t xml:space="preserve"> is </w:t>
      </w:r>
      <w:r w:rsidR="002162FC">
        <w:t xml:space="preserve">that it can be </w:t>
      </w:r>
      <w:r w:rsidR="0021739A">
        <w:t>susceptible to</w:t>
      </w:r>
      <w:r w:rsidR="00641662">
        <w:t xml:space="preserve"> </w:t>
      </w:r>
      <w:r w:rsidR="0021739A">
        <w:t>drift</w:t>
      </w:r>
      <w:r w:rsidR="005B4F47">
        <w:t xml:space="preserve"> errors</w:t>
      </w:r>
      <w:r w:rsidR="002162FC">
        <w:t xml:space="preserve"> which can negatively affect the accuracy of its readings</w:t>
      </w:r>
      <w:r w:rsidR="00641662">
        <w:t xml:space="preserve">. </w:t>
      </w:r>
      <w:r w:rsidR="00A336F0">
        <w:t xml:space="preserve">There are different </w:t>
      </w:r>
      <w:r w:rsidR="003E1412">
        <w:t>methods</w:t>
      </w:r>
      <w:r w:rsidR="00C21676">
        <w:t xml:space="preserve"> such as sensor calibration and </w:t>
      </w:r>
      <w:r w:rsidR="003E1412">
        <w:t xml:space="preserve">other advanced </w:t>
      </w:r>
      <w:r w:rsidR="004A55FD">
        <w:t xml:space="preserve">force computing </w:t>
      </w:r>
      <w:r w:rsidR="003E1412">
        <w:t>techniques to mitigate this issue</w:t>
      </w:r>
      <w:r w:rsidR="00430066">
        <w:t xml:space="preserve"> </w:t>
      </w:r>
      <w:r w:rsidR="00430066">
        <w:fldChar w:fldCharType="begin"/>
      </w:r>
      <w:r w:rsidR="00E5485F">
        <w:instrText xml:space="preserve"> ADDIN ZOTERO_ITEM CSL_CITATION {"citationID":"VzA8Enwr","properties":{"formattedCitation":"[17]","plainCitation":"[17]","noteIndex":0},"citationItems":[{"id":295,"uris":["http://zotero.org/users/11398818/items/MX9B2Q7X"],"itemData":{"id":295,"type":"article-journal","container-title":"Sensing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00430066">
        <w:fldChar w:fldCharType="separate"/>
      </w:r>
      <w:r w:rsidR="00E5485F" w:rsidRPr="00E5485F">
        <w:t>[17]</w:t>
      </w:r>
      <w:r w:rsidR="00430066">
        <w:fldChar w:fldCharType="end"/>
      </w:r>
      <w:r w:rsidR="003E1412">
        <w:t xml:space="preserve">. </w:t>
      </w:r>
    </w:p>
    <w:p w14:paraId="1A0CEBEA" w14:textId="77777777" w:rsidR="00A964F8" w:rsidRDefault="00A964F8" w:rsidP="00A964F8">
      <w:pPr>
        <w:pStyle w:val="MDPI31text"/>
      </w:pPr>
    </w:p>
    <w:tbl>
      <w:tblPr>
        <w:tblW w:w="0" w:type="auto"/>
        <w:jc w:val="center"/>
        <w:tblLook w:val="0000" w:firstRow="0" w:lastRow="0" w:firstColumn="0" w:lastColumn="0" w:noHBand="0" w:noVBand="0"/>
      </w:tblPr>
      <w:tblGrid>
        <w:gridCol w:w="4057"/>
        <w:gridCol w:w="4268"/>
      </w:tblGrid>
      <w:tr w:rsidR="00DB0A7C" w:rsidRPr="00196D5A" w14:paraId="32896A55" w14:textId="77777777" w:rsidTr="00632640">
        <w:trPr>
          <w:jc w:val="center"/>
        </w:trPr>
        <w:tc>
          <w:tcPr>
            <w:tcW w:w="4057" w:type="dxa"/>
            <w:shd w:val="clear" w:color="auto" w:fill="auto"/>
            <w:vAlign w:val="center"/>
          </w:tcPr>
          <w:p w14:paraId="0ACD9C62" w14:textId="71CF5500" w:rsidR="00DB0A7C" w:rsidRPr="00196D5A" w:rsidRDefault="00DB0A7C" w:rsidP="00632640">
            <w:pPr>
              <w:pStyle w:val="MDPI52figure"/>
              <w:spacing w:before="0"/>
            </w:pPr>
            <w:r w:rsidRPr="00785F57">
              <w:drawing>
                <wp:inline distT="0" distB="0" distL="0" distR="0" wp14:anchorId="3DE81485" wp14:editId="0B68179F">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0CF51DEB" w14:textId="39FCDB49" w:rsidR="00DB0A7C" w:rsidRPr="00196D5A" w:rsidRDefault="00DB0A7C" w:rsidP="00632640">
            <w:pPr>
              <w:pStyle w:val="MDPI52figure"/>
              <w:spacing w:before="0"/>
            </w:pPr>
            <w:r w:rsidRPr="00DB0A7C">
              <w:drawing>
                <wp:inline distT="0" distB="0" distL="0" distR="0" wp14:anchorId="21EF02B3" wp14:editId="348976E7">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DB0A7C" w:rsidRPr="00196D5A" w14:paraId="3A5D3D16" w14:textId="77777777" w:rsidTr="00632640">
        <w:trPr>
          <w:jc w:val="center"/>
        </w:trPr>
        <w:tc>
          <w:tcPr>
            <w:tcW w:w="4057" w:type="dxa"/>
            <w:shd w:val="clear" w:color="auto" w:fill="auto"/>
            <w:vAlign w:val="center"/>
          </w:tcPr>
          <w:p w14:paraId="5CC10DED" w14:textId="77777777" w:rsidR="00DB0A7C" w:rsidRPr="00196D5A" w:rsidRDefault="00DB0A7C" w:rsidP="00632640">
            <w:pPr>
              <w:pStyle w:val="MDPI42tablebody"/>
            </w:pPr>
            <w:r w:rsidRPr="00196D5A">
              <w:t>(</w:t>
            </w:r>
            <w:r w:rsidRPr="000122AB">
              <w:rPr>
                <w:b/>
              </w:rPr>
              <w:t>a</w:t>
            </w:r>
            <w:r w:rsidRPr="00196D5A">
              <w:t>)</w:t>
            </w:r>
          </w:p>
        </w:tc>
        <w:tc>
          <w:tcPr>
            <w:tcW w:w="4268" w:type="dxa"/>
          </w:tcPr>
          <w:p w14:paraId="75402F23" w14:textId="77777777" w:rsidR="00DB0A7C" w:rsidRPr="00196D5A" w:rsidRDefault="00DB0A7C" w:rsidP="00632640">
            <w:pPr>
              <w:pStyle w:val="MDPI42tablebody"/>
            </w:pPr>
            <w:r w:rsidRPr="00196D5A">
              <w:t>(</w:t>
            </w:r>
            <w:r w:rsidRPr="000122AB">
              <w:rPr>
                <w:b/>
              </w:rPr>
              <w:t>b</w:t>
            </w:r>
            <w:r w:rsidRPr="00196D5A">
              <w:t>)</w:t>
            </w:r>
          </w:p>
        </w:tc>
      </w:tr>
    </w:tbl>
    <w:p w14:paraId="2E17E78A" w14:textId="16D14CB2" w:rsidR="00DB0A7C" w:rsidRDefault="00DB0A7C" w:rsidP="00885B0D">
      <w:pPr>
        <w:pStyle w:val="MDPI51figurecaption"/>
      </w:pPr>
      <w:r w:rsidRPr="00F63A9B">
        <w:rPr>
          <w:b/>
        </w:rPr>
        <w:t xml:space="preserve">Figure 2. </w:t>
      </w:r>
      <w:r w:rsidR="00A42380">
        <w:t>Examples of FSR sensors</w:t>
      </w:r>
      <w:r w:rsidRPr="00E33455">
        <w:t xml:space="preserve"> (</w:t>
      </w:r>
      <w:r w:rsidRPr="00E33455">
        <w:rPr>
          <w:b/>
        </w:rPr>
        <w:t>a</w:t>
      </w:r>
      <w:r w:rsidRPr="00E33455">
        <w:t xml:space="preserve">) </w:t>
      </w:r>
      <w:r w:rsidR="00DD267E">
        <w:t xml:space="preserve">Square shaped FSR sensor </w:t>
      </w:r>
      <w:r w:rsidR="00DD267E">
        <w:t>(FSR01CE</w:t>
      </w:r>
      <w:r w:rsidR="00DD267E">
        <w:t>)</w:t>
      </w:r>
      <w:r w:rsidR="00DF6BFF">
        <w:t xml:space="preserve"> </w:t>
      </w:r>
      <w:r w:rsidR="00DF6BFF">
        <w:fldChar w:fldCharType="begin"/>
      </w:r>
      <w:r w:rsidR="00DF6BFF">
        <w:instrText xml:space="preserve"> ADDIN ZOTERO_ITEM CSL_CITATION {"citationID":"wVEa3pUb","properties":{"formattedCitation":"[18]","plainCitation":"[18]","noteIndex":0},"citationItems":[{"id":296,"uris":["http://zotero.org/users/11398818/items/7NMJRHN2"],"itemData":{"id":296,"type":"document","title":"Ohmite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DF6BFF">
        <w:fldChar w:fldCharType="separate"/>
      </w:r>
      <w:r w:rsidR="00DF6BFF" w:rsidRPr="00DF6BFF">
        <w:t>[18]</w:t>
      </w:r>
      <w:r w:rsidR="00DF6BFF">
        <w:fldChar w:fldCharType="end"/>
      </w:r>
      <w:r w:rsidRPr="00E33455">
        <w:t>; (</w:t>
      </w:r>
      <w:r w:rsidRPr="00E33455">
        <w:rPr>
          <w:b/>
        </w:rPr>
        <w:t>b</w:t>
      </w:r>
      <w:r w:rsidRPr="00E33455">
        <w:t xml:space="preserve">) </w:t>
      </w:r>
      <w:r w:rsidR="00DD267E">
        <w:t>Circle shaped FSR sensor</w:t>
      </w:r>
      <w:r w:rsidR="00F100D5">
        <w:t xml:space="preserve"> (</w:t>
      </w:r>
      <w:r w:rsidR="00F100D5" w:rsidRPr="00F100D5">
        <w:t>FSR03CE</w:t>
      </w:r>
      <w:r w:rsidR="00F100D5">
        <w:t>)</w:t>
      </w:r>
      <w:r w:rsidR="00DF6BFF">
        <w:t xml:space="preserve"> </w:t>
      </w:r>
      <w:r w:rsidR="00DF6BFF">
        <w:fldChar w:fldCharType="begin"/>
      </w:r>
      <w:r w:rsidR="00DF6BFF">
        <w:instrText xml:space="preserve"> ADDIN ZOTERO_ITEM CSL_CITATION {"citationID":"zbrlHwQ0","properties":{"formattedCitation":"[18]","plainCitation":"[18]","noteIndex":0},"citationItems":[{"id":296,"uris":["http://zotero.org/users/11398818/items/7NMJRHN2"],"itemData":{"id":296,"type":"document","title":"Ohmite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DF6BFF">
        <w:fldChar w:fldCharType="separate"/>
      </w:r>
      <w:r w:rsidR="00DF6BFF" w:rsidRPr="00DF6BFF">
        <w:t>[18]</w:t>
      </w:r>
      <w:r w:rsidR="00DF6BFF">
        <w:fldChar w:fldCharType="end"/>
      </w:r>
      <w:r w:rsidR="00F100D5">
        <w:t>.</w:t>
      </w:r>
    </w:p>
    <w:p w14:paraId="23E13B7C" w14:textId="77777777" w:rsidR="00DD2DDD" w:rsidRDefault="00DD2DDD" w:rsidP="00DD2DDD">
      <w:pPr>
        <w:pStyle w:val="MDPI23heading3"/>
      </w:pPr>
      <w:bookmarkStart w:id="63" w:name="_Hlk156231641"/>
      <w:r>
        <w:t>Textile Pressure Sensor</w:t>
      </w:r>
    </w:p>
    <w:bookmarkEnd w:id="63"/>
    <w:p w14:paraId="12B3B8F3" w14:textId="77ED2041" w:rsidR="00DD2DDD" w:rsidRDefault="00DD2DDD" w:rsidP="00DD2DDD">
      <w:pPr>
        <w:pStyle w:val="MDPI31text"/>
      </w:pPr>
      <w:r>
        <w:t>A textile-based pressure sensor is normally composed of a soft fabric</w:t>
      </w:r>
      <w:r w:rsidR="00CE340B">
        <w:t>-based</w:t>
      </w:r>
      <w:r>
        <w:t xml:space="preserve"> material. This sensor consists of a conductive thread pattern placed over a dielectric material that serves as a substrate between the threads</w:t>
      </w:r>
      <w:r w:rsidR="008B02B2">
        <w:t xml:space="preserve"> </w:t>
      </w:r>
      <w:r w:rsidR="008B02B2">
        <w:fldChar w:fldCharType="begin"/>
      </w:r>
      <w:r w:rsidR="00DF6BFF">
        <w:instrText xml:space="preserve"> ADDIN ZOTERO_ITEM CSL_CITATION {"citationID":"3bfVT9j4","properties":{"formattedCitation":"[19]","plainCitation":"[19]","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B02B2">
        <w:fldChar w:fldCharType="separate"/>
      </w:r>
      <w:r w:rsidR="00DF6BFF" w:rsidRPr="00DF6BFF">
        <w:t>[19]</w:t>
      </w:r>
      <w:r w:rsidR="008B02B2">
        <w:fldChar w:fldCharType="end"/>
      </w:r>
      <w:r>
        <w:t xml:space="preserve">. Figure </w:t>
      </w:r>
      <w:r w:rsidR="0088199C">
        <w:t>6</w:t>
      </w:r>
      <w:r>
        <w:t xml:space="preserve"> shows an example of how each layer within the textile pressure sensor is structured.</w:t>
      </w:r>
      <w:r w:rsidR="00261810">
        <w:t xml:space="preserve"> </w:t>
      </w:r>
      <w:r w:rsidR="006906F4">
        <w:t xml:space="preserve">One of the main advantages seen with textile force sensors is the fact that it is quite </w:t>
      </w:r>
      <w:r w:rsidR="00930EE8">
        <w:t>flexible,</w:t>
      </w:r>
      <w:r w:rsidR="006906F4">
        <w:t xml:space="preserve"> and it seamlessly integrates with </w:t>
      </w:r>
      <w:r w:rsidR="00A0205C">
        <w:t>garments making it unobstructive to the end user.</w:t>
      </w:r>
      <w:r w:rsidR="00930EE8">
        <w:t xml:space="preserve"> Further</w:t>
      </w:r>
      <w:r w:rsidR="008E07FA">
        <w:t xml:space="preserve">more, this type of sensor tends to be quite popular among wearable technologies. </w:t>
      </w:r>
    </w:p>
    <w:p w14:paraId="13CAFEE6" w14:textId="77777777" w:rsidR="00DD2DDD" w:rsidRDefault="00DD2DDD" w:rsidP="00DD2DDD">
      <w:pPr>
        <w:pStyle w:val="MDPI31text"/>
      </w:pPr>
    </w:p>
    <w:tbl>
      <w:tblPr>
        <w:tblW w:w="0" w:type="auto"/>
        <w:jc w:val="center"/>
        <w:tblLook w:val="0000" w:firstRow="0" w:lastRow="0" w:firstColumn="0" w:lastColumn="0" w:noHBand="0" w:noVBand="0"/>
      </w:tblPr>
      <w:tblGrid>
        <w:gridCol w:w="4986"/>
        <w:gridCol w:w="4268"/>
      </w:tblGrid>
      <w:tr w:rsidR="00782D4F" w:rsidRPr="00196D5A" w14:paraId="13AC5957" w14:textId="77777777" w:rsidTr="00632640">
        <w:trPr>
          <w:jc w:val="center"/>
        </w:trPr>
        <w:tc>
          <w:tcPr>
            <w:tcW w:w="4057" w:type="dxa"/>
            <w:shd w:val="clear" w:color="auto" w:fill="auto"/>
            <w:vAlign w:val="center"/>
          </w:tcPr>
          <w:p w14:paraId="30311343" w14:textId="5AF79CE7" w:rsidR="00782D4F" w:rsidRPr="00196D5A" w:rsidRDefault="00782D4F" w:rsidP="00632640">
            <w:pPr>
              <w:pStyle w:val="MDPI52figure"/>
              <w:spacing w:before="0"/>
            </w:pPr>
            <w:r>
              <w:rPr>
                <w:noProof/>
              </w:rPr>
              <w:drawing>
                <wp:inline distT="0" distB="0" distL="0" distR="0" wp14:anchorId="4D2B0583" wp14:editId="067F4145">
                  <wp:extent cx="3010089" cy="114550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9926" cy="1172082"/>
                          </a:xfrm>
                          <a:prstGeom prst="rect">
                            <a:avLst/>
                          </a:prstGeom>
                          <a:noFill/>
                          <a:ln>
                            <a:solidFill>
                              <a:schemeClr val="tx1"/>
                            </a:solidFill>
                          </a:ln>
                        </pic:spPr>
                      </pic:pic>
                    </a:graphicData>
                  </a:graphic>
                </wp:inline>
              </w:drawing>
            </w:r>
          </w:p>
        </w:tc>
        <w:tc>
          <w:tcPr>
            <w:tcW w:w="4268" w:type="dxa"/>
          </w:tcPr>
          <w:p w14:paraId="65BCB659" w14:textId="31961B37" w:rsidR="00782D4F" w:rsidRPr="00196D5A" w:rsidRDefault="00782D4F" w:rsidP="00632640">
            <w:pPr>
              <w:pStyle w:val="MDPI52figure"/>
              <w:spacing w:before="0"/>
            </w:pPr>
            <w:r w:rsidRPr="00782D4F">
              <w:drawing>
                <wp:inline distT="0" distB="0" distL="0" distR="0" wp14:anchorId="669EDDD3" wp14:editId="77B0E77A">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782D4F" w:rsidRPr="00196D5A" w14:paraId="3F4BD0AC" w14:textId="77777777" w:rsidTr="00632640">
        <w:trPr>
          <w:jc w:val="center"/>
        </w:trPr>
        <w:tc>
          <w:tcPr>
            <w:tcW w:w="4057" w:type="dxa"/>
            <w:shd w:val="clear" w:color="auto" w:fill="auto"/>
            <w:vAlign w:val="center"/>
          </w:tcPr>
          <w:p w14:paraId="55EC0C63" w14:textId="77777777" w:rsidR="00782D4F" w:rsidRPr="00196D5A" w:rsidRDefault="00782D4F" w:rsidP="00632640">
            <w:pPr>
              <w:pStyle w:val="MDPI42tablebody"/>
            </w:pPr>
            <w:r w:rsidRPr="00196D5A">
              <w:t>(</w:t>
            </w:r>
            <w:r w:rsidRPr="000122AB">
              <w:rPr>
                <w:b/>
              </w:rPr>
              <w:t>a</w:t>
            </w:r>
            <w:r w:rsidRPr="00196D5A">
              <w:t>)</w:t>
            </w:r>
          </w:p>
        </w:tc>
        <w:tc>
          <w:tcPr>
            <w:tcW w:w="4268" w:type="dxa"/>
          </w:tcPr>
          <w:p w14:paraId="5BA40B21" w14:textId="77777777" w:rsidR="00782D4F" w:rsidRPr="00196D5A" w:rsidRDefault="00782D4F" w:rsidP="00632640">
            <w:pPr>
              <w:pStyle w:val="MDPI42tablebody"/>
            </w:pPr>
            <w:r w:rsidRPr="00196D5A">
              <w:t>(</w:t>
            </w:r>
            <w:r w:rsidRPr="000122AB">
              <w:rPr>
                <w:b/>
              </w:rPr>
              <w:t>b</w:t>
            </w:r>
            <w:r w:rsidRPr="00196D5A">
              <w:t>)</w:t>
            </w:r>
          </w:p>
        </w:tc>
      </w:tr>
    </w:tbl>
    <w:p w14:paraId="46792299" w14:textId="77777777" w:rsidR="00782D4F" w:rsidRDefault="00782D4F" w:rsidP="00DD2DDD">
      <w:pPr>
        <w:pStyle w:val="MDPI31text"/>
      </w:pPr>
    </w:p>
    <w:p w14:paraId="0454F838" w14:textId="1F45800B" w:rsidR="00542B66" w:rsidRDefault="00C37F35" w:rsidP="007B1A92">
      <w:pPr>
        <w:pStyle w:val="MDPI51figurecaption"/>
      </w:pPr>
      <w:r w:rsidRPr="007B1A92">
        <w:rPr>
          <w:b/>
          <w:bCs/>
        </w:rPr>
        <w:lastRenderedPageBreak/>
        <w:t xml:space="preserve">Figure </w:t>
      </w:r>
      <w:r w:rsidR="007B1A92">
        <w:rPr>
          <w:b/>
          <w:bCs/>
        </w:rPr>
        <w:t>3</w:t>
      </w:r>
      <w:r w:rsidRPr="00C37F35">
        <w:t xml:space="preserve">. </w:t>
      </w:r>
      <w:r w:rsidR="007B1A92">
        <w:t>Textile Pressure Sensor</w:t>
      </w:r>
      <w:r w:rsidRPr="00C37F35">
        <w:t xml:space="preserve"> (a) </w:t>
      </w:r>
      <w:r w:rsidR="007B1A92" w:rsidRPr="00943C10">
        <w:rPr>
          <w:lang w:val="fr-FR"/>
          <w:rPrChange w:id="64" w:author="Janusz Kulon" w:date="2024-01-18T12:44:00Z">
            <w:rPr/>
          </w:rPrChange>
        </w:rPr>
        <w:t xml:space="preserve">Textile Pressure </w:t>
      </w:r>
      <w:proofErr w:type="spellStart"/>
      <w:r w:rsidR="007B1A92" w:rsidRPr="00943C10">
        <w:rPr>
          <w:lang w:val="fr-FR"/>
          <w:rPrChange w:id="65" w:author="Janusz Kulon" w:date="2024-01-18T12:44:00Z">
            <w:rPr/>
          </w:rPrChange>
        </w:rPr>
        <w:t>Sensor</w:t>
      </w:r>
      <w:proofErr w:type="spellEnd"/>
      <w:r w:rsidR="007B1A92" w:rsidRPr="00943C10">
        <w:rPr>
          <w:lang w:val="fr-FR"/>
          <w:rPrChange w:id="66" w:author="Janusz Kulon" w:date="2024-01-18T12:44:00Z">
            <w:rPr/>
          </w:rPrChange>
        </w:rPr>
        <w:t xml:space="preserve"> composition </w:t>
      </w:r>
      <w:r w:rsidR="007B1A92">
        <w:fldChar w:fldCharType="begin"/>
      </w:r>
      <w:r w:rsidR="007B1A92">
        <w:rPr>
          <w:lang w:val="fr-FR"/>
        </w:rPr>
        <w:instrText xml:space="preserve"> ADDIN ZOTERO_ITEM CSL_CITATION {"citationID":"2Godudkv","properties":{"formattedCitation":"[19]","plainCitation":"[19]","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7B1A92">
        <w:fldChar w:fldCharType="separate"/>
      </w:r>
      <w:r w:rsidR="007B1A92" w:rsidRPr="00DF6BFF">
        <w:t>[19]</w:t>
      </w:r>
      <w:r w:rsidR="007B1A92">
        <w:fldChar w:fldCharType="end"/>
      </w:r>
      <w:r w:rsidRPr="00C37F35">
        <w:t xml:space="preserve">; (b) </w:t>
      </w:r>
      <w:proofErr w:type="spellStart"/>
      <w:r w:rsidR="00E92F0D" w:rsidRPr="00E92F0D">
        <w:t>PreCaTex</w:t>
      </w:r>
      <w:proofErr w:type="spellEnd"/>
      <w:r w:rsidR="00E92F0D" w:rsidRPr="00E92F0D">
        <w:t xml:space="preserve"> sensor</w:t>
      </w:r>
      <w:r w:rsidR="00E92F0D">
        <w:t xml:space="preserve"> </w:t>
      </w:r>
      <w:r w:rsidR="00E92F0D">
        <w:fldChar w:fldCharType="begin"/>
      </w:r>
      <w:r w:rsidR="00E92F0D">
        <w:instrText xml:space="preserve"> ADDIN ZOTERO_ITEM CSL_CITATION {"citationID":"Fd2cgrAG","properties":{"formattedCitation":"[20]","plainCitation":"[20]","noteIndex":0},"citationItems":[{"id":153,"uris":["http://zotero.org/users/11398818/items/NETFL3DX"],"itemData":{"id":153,"type":"article-journal","abstract":"In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E92F0D">
        <w:fldChar w:fldCharType="separate"/>
      </w:r>
      <w:r w:rsidR="00E92F0D" w:rsidRPr="00E92F0D">
        <w:t>[20]</w:t>
      </w:r>
      <w:r w:rsidR="00E92F0D">
        <w:fldChar w:fldCharType="end"/>
      </w:r>
      <w:r w:rsidRPr="00C37F35">
        <w:t>.</w:t>
      </w:r>
    </w:p>
    <w:p w14:paraId="49F26780" w14:textId="5A432BFE" w:rsidR="00632C59" w:rsidRPr="00FE0181" w:rsidRDefault="00DD2DDD" w:rsidP="00780533">
      <w:pPr>
        <w:pStyle w:val="MDPI31text"/>
        <w:rPr>
          <w:color w:val="FF0000"/>
        </w:rPr>
      </w:pPr>
      <w:r w:rsidRPr="00FE0181">
        <w:rPr>
          <w:color w:val="FF0000"/>
        </w:rPr>
        <w:t xml:space="preserve">A few research studies were found to have used textile sensors to classify sitting postures. One of which was Kim et al </w:t>
      </w:r>
      <w:r w:rsidR="003A6680" w:rsidRPr="00FE0181">
        <w:rPr>
          <w:color w:val="FF0000"/>
        </w:rPr>
        <w:fldChar w:fldCharType="begin"/>
      </w:r>
      <w:r w:rsidR="00E92F0D">
        <w:rPr>
          <w:color w:val="FF0000"/>
        </w:rPr>
        <w:instrText xml:space="preserve"> ADDIN ZOTERO_ITEM CSL_CITATION {"citationID":"atbgksaF","properties":{"formattedCitation":"[21]","plainCitation":"[21]","noteIndex":0},"citationItems":[{"id":161,"uris":["http://zotero.org/users/11398818/items/JP76KCNB"],"itemData":{"id":161,"type":"article-journal","container-title":"Sensors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3A6680" w:rsidRPr="00FE0181">
        <w:rPr>
          <w:color w:val="FF0000"/>
        </w:rPr>
        <w:fldChar w:fldCharType="separate"/>
      </w:r>
      <w:r w:rsidR="00E92F0D" w:rsidRPr="00E92F0D">
        <w:t>[21]</w:t>
      </w:r>
      <w:r w:rsidR="003A6680" w:rsidRPr="00FE0181">
        <w:rPr>
          <w:color w:val="FF0000"/>
        </w:rPr>
        <w:fldChar w:fldCharType="end"/>
      </w:r>
      <w:r w:rsidRPr="00FE0181">
        <w:rPr>
          <w:color w:val="FF0000"/>
        </w:rPr>
        <w:t>, who developed a washable textile pressure sensor and incorporated it into their chair system to classify 7 sitting postures using a decision algorithm. Another study proposed a “</w:t>
      </w:r>
      <w:proofErr w:type="spellStart"/>
      <w:r w:rsidRPr="00FE0181">
        <w:rPr>
          <w:color w:val="FF0000"/>
        </w:rPr>
        <w:t>eCushion</w:t>
      </w:r>
      <w:proofErr w:type="spellEnd"/>
      <w:r w:rsidRPr="00FE0181">
        <w:rPr>
          <w:color w:val="FF0000"/>
        </w:rPr>
        <w:t xml:space="preserve">” device which is made up of a textile pressure array sensor that can detect 7 different sitting postures at 85.9% accuracy </w:t>
      </w:r>
      <w:r w:rsidRPr="00FE0181">
        <w:rPr>
          <w:color w:val="FF0000"/>
        </w:rPr>
        <w:fldChar w:fldCharType="begin"/>
      </w:r>
      <w:r w:rsidR="00E92F0D">
        <w:rPr>
          <w:color w:val="FF0000"/>
        </w:rPr>
        <w:instrText xml:space="preserve"> ADDIN ZOTERO_ITEM CSL_CITATION {"citationID":"FvlKajl4","properties":{"formattedCitation":"[22]","plainCitation":"[22]","noteIndex":0},"citationItems":[{"id":232,"uris":["http://zotero.org/users/11398818/items/ZMS5CAZB"],"itemData":{"id":232,"type":"article-journal","container-title":"IEEE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Pr="00FE0181">
        <w:rPr>
          <w:color w:val="FF0000"/>
        </w:rPr>
        <w:fldChar w:fldCharType="separate"/>
      </w:r>
      <w:r w:rsidR="00E92F0D" w:rsidRPr="00E92F0D">
        <w:t>[22]</w:t>
      </w:r>
      <w:r w:rsidRPr="00FE0181">
        <w:rPr>
          <w:color w:val="FF0000"/>
        </w:rPr>
        <w:fldChar w:fldCharType="end"/>
      </w:r>
      <w:r w:rsidRPr="00FE0181">
        <w:rPr>
          <w:color w:val="FF0000"/>
        </w:rPr>
        <w:t xml:space="preserve">. Additionally, Martínez-Estrada et al </w:t>
      </w:r>
      <w:r w:rsidRPr="00FE0181">
        <w:rPr>
          <w:color w:val="FF0000"/>
        </w:rPr>
        <w:fldChar w:fldCharType="begin"/>
      </w:r>
      <w:r w:rsidR="00E92F0D">
        <w:rPr>
          <w:color w:val="FF0000"/>
        </w:rPr>
        <w:instrText xml:space="preserve"> ADDIN ZOTERO_ITEM CSL_CITATION {"citationID":"1a3PvSrO","properties":{"formattedCitation":"[20]","plainCitation":"[20]","noteIndex":0},"citationItems":[{"id":153,"uris":["http://zotero.org/users/11398818/items/NETFL3DX"],"itemData":{"id":153,"type":"article-journal","abstract":"In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Pr="00FE0181">
        <w:rPr>
          <w:color w:val="FF0000"/>
        </w:rPr>
        <w:fldChar w:fldCharType="separate"/>
      </w:r>
      <w:r w:rsidR="00E92F0D" w:rsidRPr="00E92F0D">
        <w:t>[20]</w:t>
      </w:r>
      <w:r w:rsidRPr="00FE0181">
        <w:rPr>
          <w:color w:val="FF0000"/>
        </w:rPr>
        <w:fldChar w:fldCharType="end"/>
      </w:r>
      <w:r w:rsidRPr="00FE0181">
        <w:rPr>
          <w:color w:val="FF0000"/>
        </w:rPr>
        <w:t xml:space="preserve"> also developed something similar by using 10 presence textile capacitive sensor (embroidered) sensors.</w:t>
      </w:r>
    </w:p>
    <w:p w14:paraId="131A1B80" w14:textId="77777777" w:rsidR="00632C59" w:rsidRDefault="00632C59" w:rsidP="00B9665A">
      <w:pPr>
        <w:pStyle w:val="MDPI31text"/>
        <w:ind w:left="0" w:firstLine="0"/>
      </w:pPr>
    </w:p>
    <w:p w14:paraId="23FE5FE1" w14:textId="05ECE245" w:rsidR="00B9665A" w:rsidRDefault="00256D45" w:rsidP="00B9665A">
      <w:pPr>
        <w:pStyle w:val="MDPI23heading3"/>
      </w:pPr>
      <w:r>
        <w:t xml:space="preserve">Pressure Sensors </w:t>
      </w:r>
      <w:r w:rsidR="00B9665A">
        <w:t>Placement Strategy</w:t>
      </w:r>
    </w:p>
    <w:p w14:paraId="5243CCCE" w14:textId="78FF5D77" w:rsidR="00DD2DDD" w:rsidRDefault="007C769F" w:rsidP="006F0F75">
      <w:pPr>
        <w:pStyle w:val="MDPI31text"/>
      </w:pPr>
      <w:r>
        <w:t>A</w:t>
      </w:r>
      <w:r w:rsidR="00D31D8A">
        <w:t xml:space="preserve">ccording to Ma et al </w:t>
      </w:r>
      <w:r w:rsidR="00D31D8A">
        <w:fldChar w:fldCharType="begin"/>
      </w:r>
      <w:r w:rsidR="00D31D8A">
        <w:instrText xml:space="preserve"> ADDIN ZOTERO_ITEM CSL_CITATION {"citationID":"THpGOPt2","properties":{"formattedCitation":"[23]","plainCitation":"[23]","noteIndex":0},"citationItems":[{"id":223,"uris":["http://zotero.org/users/11398818/items/2HFDN9YP"],"itemData":{"id":223,"type":"article-journal","container-title":"IEEE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D31D8A">
        <w:fldChar w:fldCharType="separate"/>
      </w:r>
      <w:r w:rsidR="00D31D8A" w:rsidRPr="00DF6BFF">
        <w:t>[23]</w:t>
      </w:r>
      <w:r w:rsidR="00D31D8A">
        <w:fldChar w:fldCharType="end"/>
      </w:r>
      <w:r w:rsidR="00D31D8A">
        <w:t>,</w:t>
      </w:r>
      <w:r w:rsidR="00DD2DDD" w:rsidRPr="00DD2DDD">
        <w:t xml:space="preserve"> there are </w:t>
      </w:r>
      <w:r w:rsidR="00855DDF">
        <w:t>two</w:t>
      </w:r>
      <w:r w:rsidR="00DD2DDD" w:rsidRPr="00DD2DDD">
        <w:t xml:space="preserve"> main approaches being employed </w:t>
      </w:r>
      <w:r>
        <w:t xml:space="preserve">by various research studies </w:t>
      </w:r>
      <w:r w:rsidR="00DD2DDD" w:rsidRPr="00DD2DDD">
        <w:t>in the placement of pressure sensors</w:t>
      </w:r>
      <w:r w:rsidR="00855DDF">
        <w:t xml:space="preserve"> </w:t>
      </w:r>
      <w:r w:rsidR="003E4CB9">
        <w:t>with</w:t>
      </w:r>
      <w:r w:rsidR="00855DDF">
        <w:t xml:space="preserve"> </w:t>
      </w:r>
      <w:r w:rsidR="00DD2DDD" w:rsidRPr="00DD2DDD">
        <w:t>smart sensing chairs system</w:t>
      </w:r>
      <w:r w:rsidR="00DB3BD8">
        <w:t xml:space="preserve">s which are </w:t>
      </w:r>
      <w:r w:rsidR="00DD2DDD" w:rsidRPr="00DD2DDD">
        <w:t xml:space="preserve">dense sensor array </w:t>
      </w:r>
      <w:r w:rsidR="00DB3BD8">
        <w:t>and the</w:t>
      </w:r>
      <w:r w:rsidR="00DD2DDD" w:rsidRPr="00DD2DDD">
        <w:t xml:space="preserve"> sparse sensor arra</w:t>
      </w:r>
      <w:r w:rsidR="007B1497">
        <w:t>y</w:t>
      </w:r>
      <w:r w:rsidR="00DB3BD8">
        <w:t xml:space="preserve"> configuration</w:t>
      </w:r>
      <w:r w:rsidR="00DD2DDD" w:rsidRPr="00DD2DDD">
        <w:t xml:space="preserve">. A dense sensor array can be a flexible mat or an e-textile material that contains multiple pressure sensors that are interconnected together, functioning as a single unit. On the other hand, a sparse sensor array goes the </w:t>
      </w:r>
      <w:r w:rsidR="006C2DB5">
        <w:t>concept</w:t>
      </w:r>
      <w:r w:rsidR="00DD2DDD" w:rsidRPr="00DD2DDD">
        <w:t xml:space="preserve"> of having several individual pressure sensors placed at strategic point around the chair.</w:t>
      </w:r>
      <w:r w:rsidR="00B5517E">
        <w:t xml:space="preserve"> It must be stated that</w:t>
      </w:r>
      <w:r w:rsidR="009914D6">
        <w:t xml:space="preserve"> so far that</w:t>
      </w:r>
      <w:r w:rsidR="00B5517E">
        <w:t xml:space="preserve"> there was no correlation </w:t>
      </w:r>
      <w:r w:rsidR="001D247C">
        <w:t xml:space="preserve">seen </w:t>
      </w:r>
      <w:r w:rsidR="00B5517E">
        <w:t xml:space="preserve">that suggested that </w:t>
      </w:r>
      <w:r w:rsidR="001D247C">
        <w:t>one placement strategy that produces higher classification accuracy over the other.</w:t>
      </w:r>
    </w:p>
    <w:p w14:paraId="38B96BD5" w14:textId="77777777" w:rsidR="00741E43" w:rsidRDefault="00741E43" w:rsidP="00774833">
      <w:pPr>
        <w:pStyle w:val="MDPI31text"/>
        <w:ind w:left="0" w:firstLine="0"/>
      </w:pPr>
    </w:p>
    <w:p w14:paraId="7CA6D375" w14:textId="270B1D6D" w:rsidR="008D65BE" w:rsidRDefault="004144C5" w:rsidP="008D65BE">
      <w:pPr>
        <w:pStyle w:val="MDPI31text"/>
      </w:pPr>
      <w:r>
        <w:t>Dense Sensor Array</w:t>
      </w:r>
    </w:p>
    <w:p w14:paraId="3A5E42AB" w14:textId="77777777" w:rsidR="001B25A6" w:rsidRDefault="00FC3BCF" w:rsidP="008D65BE">
      <w:pPr>
        <w:pStyle w:val="MDPI31text"/>
      </w:pPr>
      <w:r>
        <w:t xml:space="preserve">A </w:t>
      </w:r>
      <w:r w:rsidR="001D3467">
        <w:t>d</w:t>
      </w:r>
      <w:r w:rsidR="00AA5616">
        <w:t>ense Sensor Array is said</w:t>
      </w:r>
      <w:r w:rsidR="008A550A">
        <w:t xml:space="preserve"> to be more costly compared to its counterpart </w:t>
      </w:r>
      <w:r w:rsidR="006C64AD">
        <w:fldChar w:fldCharType="begin"/>
      </w:r>
      <w:r w:rsidR="00DF6BFF">
        <w:instrText xml:space="preserve"> ADDIN ZOTERO_ITEM CSL_CITATION {"citationID":"IsNqnCxp","properties":{"formattedCitation":"[23]","plainCitation":"[23]","noteIndex":0},"citationItems":[{"id":223,"uris":["http://zotero.org/users/11398818/items/2HFDN9YP"],"itemData":{"id":223,"type":"article-journal","container-title":"IEEE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6C64AD">
        <w:fldChar w:fldCharType="separate"/>
      </w:r>
      <w:r w:rsidR="00DF6BFF" w:rsidRPr="00DF6BFF">
        <w:t>[23]</w:t>
      </w:r>
      <w:r w:rsidR="006C64AD">
        <w:fldChar w:fldCharType="end"/>
      </w:r>
      <w:r w:rsidR="008A550A">
        <w:t>.</w:t>
      </w:r>
      <w:r>
        <w:t xml:space="preserve"> </w:t>
      </w:r>
      <w:r w:rsidR="00266A6B">
        <w:t xml:space="preserve">Table </w:t>
      </w:r>
      <w:r w:rsidR="002E69A2">
        <w:t>2</w:t>
      </w:r>
      <w:r>
        <w:t xml:space="preserve"> as shown below</w:t>
      </w:r>
      <w:r w:rsidR="002E69A2">
        <w:t xml:space="preserve"> summarizes the list of studies</w:t>
      </w:r>
      <w:r w:rsidR="00266A6B">
        <w:t xml:space="preserve"> that </w:t>
      </w:r>
      <w:r w:rsidR="002E69A2">
        <w:t>used a dense sensor array.</w:t>
      </w:r>
    </w:p>
    <w:p w14:paraId="45C69589" w14:textId="11E5DD0F" w:rsidR="008D65BE" w:rsidRDefault="002E69A2" w:rsidP="008D65BE">
      <w:pPr>
        <w:pStyle w:val="MDPI31text"/>
      </w:pPr>
      <w:r>
        <w:t xml:space="preserve"> Xu et al, </w:t>
      </w:r>
      <w:r>
        <w:fldChar w:fldCharType="begin"/>
      </w:r>
      <w:r w:rsidR="00E92F0D">
        <w:instrText xml:space="preserve"> ADDIN ZOTERO_ITEM CSL_CITATION {"citationID":"PA4OAPFs","properties":{"formattedCitation":"[22]","plainCitation":"[22]","noteIndex":0},"citationItems":[{"id":232,"uris":["http://zotero.org/users/11398818/items/ZMS5CAZB"],"itemData":{"id":232,"type":"article-journal","container-title":"IEEE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E92F0D" w:rsidRPr="00E92F0D">
        <w:t>[22]</w:t>
      </w:r>
      <w:r>
        <w:fldChar w:fldCharType="end"/>
      </w:r>
      <w:r w:rsidR="0098358E">
        <w:t xml:space="preserve"> used a textile pressure sensor array </w:t>
      </w:r>
      <w:r w:rsidR="00454769">
        <w:t xml:space="preserve">along with a dynamic time wrapping based algorithm to classify </w:t>
      </w:r>
      <w:r w:rsidR="00001DB4">
        <w:t>7 sitting posture</w:t>
      </w:r>
      <w:r w:rsidR="00D757C2">
        <w:t>s</w:t>
      </w:r>
      <w:r w:rsidR="00001DB4">
        <w:t xml:space="preserve"> </w:t>
      </w:r>
      <w:r w:rsidR="00D757C2">
        <w:t>with</w:t>
      </w:r>
      <w:r w:rsidR="00001DB4">
        <w:t xml:space="preserve"> 85.90 accuracy.</w:t>
      </w:r>
      <w:r w:rsidR="006B377C">
        <w:t xml:space="preserve"> </w:t>
      </w:r>
      <w:r w:rsidR="003F57FE">
        <w:t xml:space="preserve">Huang et al., 2017 </w:t>
      </w:r>
      <w:r w:rsidR="006B377C">
        <w:fldChar w:fldCharType="begin"/>
      </w:r>
      <w:r w:rsidR="00DF6BFF">
        <w:instrText xml:space="preserve"> ADDIN ZOTERO_ITEM CSL_CITATION {"citationID":"gb41VxpW","properties":{"formattedCitation":"[24]","plainCitation":"[24]","noteIndex":0},"citationItems":[{"id":151,"uris":["http://zotero.org/users/11398818/items/IH6ZVDXW"],"itemData":{"id":151,"type":"article-journal","abstract":"&lt;p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sidR="006B377C">
        <w:fldChar w:fldCharType="separate"/>
      </w:r>
      <w:r w:rsidR="00DF6BFF" w:rsidRPr="00DF6BFF">
        <w:t>[24]</w:t>
      </w:r>
      <w:r w:rsidR="006B377C">
        <w:fldChar w:fldCharType="end"/>
      </w:r>
      <w:r w:rsidR="003F57FE">
        <w:t xml:space="preserve"> </w:t>
      </w:r>
      <w:r w:rsidR="000A1078">
        <w:t>used a 52x44</w:t>
      </w:r>
      <w:r w:rsidR="009C6F9A">
        <w:t xml:space="preserve"> </w:t>
      </w:r>
      <w:r w:rsidR="009C6F9A" w:rsidRPr="009C6F9A">
        <w:t>Piezo-Resistive Sensor Array</w:t>
      </w:r>
      <w:r w:rsidR="00544F17">
        <w:t xml:space="preserve"> which was placed on the bottom seating. Using the ANN classifier, they were able to achieve a </w:t>
      </w:r>
      <w:r w:rsidR="00607C93">
        <w:t>classification accuracy of 92.2%</w:t>
      </w:r>
      <w:r w:rsidR="00655DDE">
        <w:t>. Kim et al.</w:t>
      </w:r>
      <w:r w:rsidR="00F213F0">
        <w:t>,</w:t>
      </w:r>
      <w:r w:rsidR="00655DDE">
        <w:t xml:space="preserve"> 2018 </w:t>
      </w:r>
      <w:r w:rsidR="00655DDE">
        <w:fldChar w:fldCharType="begin"/>
      </w:r>
      <w:r w:rsidR="00E92F0D">
        <w:instrText xml:space="preserve"> ADDIN ZOTERO_ITEM CSL_CITATION {"citationID":"XH46TJ1n","properties":{"formattedCitation":"[21]","plainCitation":"[21]","noteIndex":0},"citationItems":[{"id":161,"uris":["http://zotero.org/users/11398818/items/JP76KCNB"],"itemData":{"id":161,"type":"article-journal","container-title":"Sensors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655DDE">
        <w:fldChar w:fldCharType="separate"/>
      </w:r>
      <w:r w:rsidR="00E92F0D" w:rsidRPr="00E92F0D">
        <w:t>[21]</w:t>
      </w:r>
      <w:r w:rsidR="00655DDE">
        <w:fldChar w:fldCharType="end"/>
      </w:r>
      <w:r w:rsidR="00655DDE">
        <w:t xml:space="preserve"> developed </w:t>
      </w:r>
      <w:r w:rsidR="00807744">
        <w:t xml:space="preserve">a </w:t>
      </w:r>
      <w:r w:rsidR="002512E1">
        <w:t>washable</w:t>
      </w:r>
      <w:r w:rsidR="00807744">
        <w:t xml:space="preserve"> fabric-based sensor array</w:t>
      </w:r>
      <w:r w:rsidR="004072F0">
        <w:t>. Even</w:t>
      </w:r>
      <w:r w:rsidR="00E616A9">
        <w:t xml:space="preserve"> </w:t>
      </w:r>
      <w:r w:rsidR="004072F0">
        <w:t xml:space="preserve">after </w:t>
      </w:r>
      <w:r w:rsidR="002F3AF5">
        <w:t>one thousand</w:t>
      </w:r>
      <w:r w:rsidR="004072F0">
        <w:t xml:space="preserve"> </w:t>
      </w:r>
      <w:r w:rsidR="002F3AF5">
        <w:t xml:space="preserve">independent </w:t>
      </w:r>
      <w:r w:rsidR="004072F0">
        <w:t xml:space="preserve">washes, </w:t>
      </w:r>
      <w:r w:rsidR="00107716">
        <w:t xml:space="preserve">the capacitance reading from </w:t>
      </w:r>
      <w:r w:rsidR="009F4432">
        <w:t xml:space="preserve">textile </w:t>
      </w:r>
      <w:r w:rsidR="00107716">
        <w:t xml:space="preserve">sensors array </w:t>
      </w:r>
      <w:r w:rsidR="00571EA7">
        <w:t>had not</w:t>
      </w:r>
      <w:r w:rsidR="00107716">
        <w:t xml:space="preserve"> deteriorated</w:t>
      </w:r>
      <w:r w:rsidR="00E559B2">
        <w:t xml:space="preserve">. </w:t>
      </w:r>
      <w:r w:rsidR="00EB44AE">
        <w:t xml:space="preserve">Kim et al. </w:t>
      </w:r>
      <w:r w:rsidR="00681F10">
        <w:fldChar w:fldCharType="begin"/>
      </w:r>
      <w:r w:rsidR="00DF6BFF">
        <w:instrText xml:space="preserve"> ADDIN ZOTERO_ITEM CSL_CITATION {"citationID":"l3tYwQ5a","properties":{"formattedCitation":"[25]","plainCitation":"[25]","noteIndex":0},"citationItems":[{"id":214,"uris":["http://zotero.org/users/11398818/items/SBMQ83RY"],"itemData":{"id":214,"type":"article-journal","abstract":"Sitting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rsidR="00681F10">
        <w:fldChar w:fldCharType="separate"/>
      </w:r>
      <w:r w:rsidR="00DF6BFF" w:rsidRPr="00DF6BFF">
        <w:t>[25]</w:t>
      </w:r>
      <w:r w:rsidR="00681F10">
        <w:fldChar w:fldCharType="end"/>
      </w:r>
      <w:r w:rsidR="003B57C7">
        <w:t xml:space="preserve"> achieved a 95.30</w:t>
      </w:r>
      <w:r w:rsidR="00FE40D7">
        <w:t>%</w:t>
      </w:r>
      <w:r w:rsidR="007F2629">
        <w:t xml:space="preserve"> accuracy</w:t>
      </w:r>
      <w:r w:rsidR="00FE40D7">
        <w:t xml:space="preserve"> using</w:t>
      </w:r>
      <w:r w:rsidR="000B4FD6">
        <w:t xml:space="preserve"> 8x8 pressure array</w:t>
      </w:r>
      <w:r w:rsidR="00FE40D7">
        <w:t xml:space="preserve"> </w:t>
      </w:r>
      <w:r w:rsidR="00643773">
        <w:t>and a</w:t>
      </w:r>
      <w:r w:rsidR="00FE40D7">
        <w:t xml:space="preserve"> CNN classifier</w:t>
      </w:r>
      <w:r w:rsidR="007F2629">
        <w:t xml:space="preserve"> </w:t>
      </w:r>
      <w:r w:rsidR="000B4FD6">
        <w:t>to classify</w:t>
      </w:r>
      <w:r w:rsidR="007F2629">
        <w:t xml:space="preserve"> 5 sitting postures among </w:t>
      </w:r>
      <w:r w:rsidR="000B4FD6">
        <w:t xml:space="preserve">children. </w:t>
      </w:r>
      <w:r w:rsidR="00643773">
        <w:t xml:space="preserve">Similarly, </w:t>
      </w:r>
      <w:r w:rsidR="00007D3D">
        <w:t>Cai et al</w:t>
      </w:r>
      <w:r w:rsidR="009F4E5D">
        <w:t xml:space="preserve">. </w:t>
      </w:r>
      <w:r w:rsidR="009F4E5D">
        <w:fldChar w:fldCharType="begin"/>
      </w:r>
      <w:r w:rsidR="00DF6BFF">
        <w:instrText xml:space="preserve"> ADDIN ZOTERO_ITEM CSL_CITATION {"citationID":"9bzs1587","properties":{"formattedCitation":"[26]","plainCitation":"[26]","noteIndex":0},"citationItems":[{"id":143,"uris":["http://zotero.org/users/11398818/items/6LWNY69L"],"itemData":{"id":143,"type":"article-journal","abstract":"As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9F4E5D">
        <w:fldChar w:fldCharType="separate"/>
      </w:r>
      <w:r w:rsidR="00DF6BFF" w:rsidRPr="00DF6BFF">
        <w:t>[26]</w:t>
      </w:r>
      <w:r w:rsidR="009F4E5D">
        <w:fldChar w:fldCharType="end"/>
      </w:r>
      <w:r w:rsidR="009F4E5D">
        <w:t xml:space="preserve"> </w:t>
      </w:r>
      <w:r w:rsidR="00A3525E">
        <w:t xml:space="preserve">utilized a flexible </w:t>
      </w:r>
      <w:r w:rsidR="00632932">
        <w:t xml:space="preserve">pressure </w:t>
      </w:r>
      <w:r w:rsidR="00A3525E">
        <w:t xml:space="preserve">sensor array </w:t>
      </w:r>
      <w:r w:rsidR="00632932">
        <w:t>(400mm x 400mm)</w:t>
      </w:r>
      <w:r w:rsidR="00C343FE">
        <w:t xml:space="preserve"> placed on the bottom seat cushion</w:t>
      </w:r>
      <w:r w:rsidR="009A62E2">
        <w:t xml:space="preserve"> to recognize 6 different sitting postures.</w:t>
      </w:r>
      <w:r w:rsidR="00C343FE">
        <w:t xml:space="preserve"> Ran et al. </w:t>
      </w:r>
      <w:r w:rsidR="00C343FE">
        <w:fldChar w:fldCharType="begin"/>
      </w:r>
      <w:r w:rsidR="00DF6BFF">
        <w:instrText xml:space="preserve"> ADDIN ZOTERO_ITEM CSL_CITATION {"citationID":"g6XQK4ny","properties":{"formattedCitation":"[27]","plainCitation":"[27]","noteIndex":0},"citationItems":[{"id":163,"uris":["http://zotero.org/users/11398818/items/L7KAFSQC"],"itemData":{"id":163,"type":"article-journal","container-title":"Sensors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C343FE">
        <w:fldChar w:fldCharType="separate"/>
      </w:r>
      <w:r w:rsidR="00DF6BFF" w:rsidRPr="00DF6BFF">
        <w:t>[27]</w:t>
      </w:r>
      <w:r w:rsidR="00C343FE">
        <w:fldChar w:fldCharType="end"/>
      </w:r>
      <w:r w:rsidR="007B65CE">
        <w:t xml:space="preserve"> installed a </w:t>
      </w:r>
      <w:r w:rsidR="007B65CE" w:rsidRPr="007B65CE">
        <w:t xml:space="preserve">11 × 13 Pressure </w:t>
      </w:r>
      <w:r w:rsidR="007B65CE">
        <w:t xml:space="preserve">Sensor </w:t>
      </w:r>
      <w:r w:rsidR="007B65CE" w:rsidRPr="007B65CE">
        <w:t>Array (IMM00014, I-MOTION)</w:t>
      </w:r>
      <w:r w:rsidR="007128A4">
        <w:t xml:space="preserve"> which communicated with a Raspberry PI computer which</w:t>
      </w:r>
      <w:r w:rsidR="00FB0FBE">
        <w:t xml:space="preserve"> achieve a 96.22% classification accuracy using </w:t>
      </w:r>
      <w:r w:rsidR="00532D3F">
        <w:t xml:space="preserve">a 5-layer ANN classifier. </w:t>
      </w:r>
      <w:r w:rsidR="00131EA8">
        <w:t>Ahm</w:t>
      </w:r>
      <w:r w:rsidR="006434BC">
        <w:t>a</w:t>
      </w:r>
      <w:r w:rsidR="00131EA8">
        <w:t xml:space="preserve">d et al. </w:t>
      </w:r>
      <w:r w:rsidR="00131EA8">
        <w:fldChar w:fldCharType="begin"/>
      </w:r>
      <w:r w:rsidR="00DF6BFF">
        <w:instrText xml:space="preserve"> ADDIN ZOTERO_ITEM CSL_CITATION {"citationID":"vBduqYIj","properties":{"formattedCitation":"[28]","plainCitation":"[28]","noteIndex":0},"citationItems":[{"id":105,"uris":["http://zotero.org/groups/5004747/items/N5KK9WGQ"],"itemData":{"id":105,"type":"article-journal","abstract":"This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sidR="00131EA8">
        <w:fldChar w:fldCharType="separate"/>
      </w:r>
      <w:r w:rsidR="00DF6BFF" w:rsidRPr="00DF6BFF">
        <w:t>[28]</w:t>
      </w:r>
      <w:r w:rsidR="00131EA8">
        <w:fldChar w:fldCharType="end"/>
      </w:r>
      <w:r w:rsidR="00131EA8">
        <w:t xml:space="preserve"> </w:t>
      </w:r>
      <w:r w:rsidR="00D52036">
        <w:t>embedded</w:t>
      </w:r>
      <w:r w:rsidR="0077488E">
        <w:t xml:space="preserve"> a</w:t>
      </w:r>
      <w:r w:rsidR="00D52036">
        <w:t xml:space="preserve"> </w:t>
      </w:r>
      <w:r w:rsidR="0077488E">
        <w:t>16 screen pressure sensor array</w:t>
      </w:r>
      <w:r w:rsidR="001C60E4">
        <w:t xml:space="preserve">, also using a raspberry pi </w:t>
      </w:r>
      <w:r w:rsidR="00A05178">
        <w:t xml:space="preserve">for sitting classification which obtained </w:t>
      </w:r>
      <w:r w:rsidR="006434BC">
        <w:t xml:space="preserve">an </w:t>
      </w:r>
      <w:r w:rsidR="006F0F75">
        <w:t xml:space="preserve">high </w:t>
      </w:r>
      <w:r w:rsidR="006434BC">
        <w:t xml:space="preserve">accuracy of </w:t>
      </w:r>
      <w:r w:rsidR="006F0F75">
        <w:t xml:space="preserve">99.03% using </w:t>
      </w:r>
      <w:proofErr w:type="spellStart"/>
      <w:r w:rsidR="006F0F75">
        <w:t>LightGBM</w:t>
      </w:r>
      <w:proofErr w:type="spellEnd"/>
      <w:r w:rsidR="006F0F75">
        <w:t xml:space="preserve"> machine learning algorithm. </w:t>
      </w:r>
      <w:r w:rsidR="00CF3F9E">
        <w:t xml:space="preserve">Wang et al. </w:t>
      </w:r>
      <w:r w:rsidR="00CF3F9E">
        <w:fldChar w:fldCharType="begin"/>
      </w:r>
      <w:r w:rsidR="00DF6BFF">
        <w:instrText xml:space="preserve"> ADDIN ZOTERO_ITEM CSL_CITATION {"citationID":"rPjymtlO","properties":{"formattedCitation":"[29]","plainCitation":"[29]","noteIndex":0},"citationItems":[{"id":126,"uris":["http://zotero.org/groups/5004747/items/SZ698YAT"],"itemData":{"id":126,"type":"article-journal","container-title":"IEEE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CF3F9E">
        <w:fldChar w:fldCharType="separate"/>
      </w:r>
      <w:r w:rsidR="00DF6BFF" w:rsidRPr="00DF6BFF">
        <w:t>[29]</w:t>
      </w:r>
      <w:r w:rsidR="00CF3F9E">
        <w:fldChar w:fldCharType="end"/>
      </w:r>
      <w:r w:rsidR="00CF3F9E">
        <w:t xml:space="preserve"> developed 2 sets of interconnected sensor sheets which</w:t>
      </w:r>
      <w:r w:rsidR="0030701D">
        <w:t xml:space="preserve"> cover both backrest and the seating </w:t>
      </w:r>
      <w:r w:rsidR="005B6D28">
        <w:t xml:space="preserve">cushion of the smart sensing chair. </w:t>
      </w:r>
      <w:r w:rsidR="00B043C7">
        <w:t xml:space="preserve">Using the SNN classifier, their proposed system </w:t>
      </w:r>
      <w:r w:rsidR="00F4777B">
        <w:t>could distinguish</w:t>
      </w:r>
      <w:r w:rsidR="00B043C7">
        <w:t xml:space="preserve"> 15 different sitting postures with an </w:t>
      </w:r>
      <w:r w:rsidR="00F246DC">
        <w:t xml:space="preserve">accuracy of 88.52%, which is among the highest number of postures being classified. </w:t>
      </w:r>
      <w:r w:rsidR="00F4777B">
        <w:t xml:space="preserve">Finally, </w:t>
      </w:r>
      <w:r w:rsidR="00843224">
        <w:t xml:space="preserve">Fan et al. </w:t>
      </w:r>
      <w:r w:rsidR="00843224">
        <w:fldChar w:fldCharType="begin"/>
      </w:r>
      <w:r w:rsidR="00DF6BFF">
        <w:instrText xml:space="preserve"> ADDIN ZOTERO_ITEM CSL_CITATION {"citationID":"Lsu2glnm","properties":{"formattedCitation":"[30]","plainCitation":"[30]","noteIndex":0},"citationItems":[{"id":220,"uris":["http://zotero.org/users/11398818/items/L4XCYESC"],"itemData":{"id":220,"type":"article-journal","container-title":"Biomedical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sidR="00843224">
        <w:fldChar w:fldCharType="separate"/>
      </w:r>
      <w:r w:rsidR="00DF6BFF" w:rsidRPr="00DF6BFF">
        <w:t>[30]</w:t>
      </w:r>
      <w:r w:rsidR="00843224">
        <w:fldChar w:fldCharType="end"/>
      </w:r>
      <w:r w:rsidR="0005127A">
        <w:t xml:space="preserve"> also implemented a similar system</w:t>
      </w:r>
      <w:r w:rsidR="00816774">
        <w:t xml:space="preserve"> </w:t>
      </w:r>
      <w:r w:rsidR="00F80EB8">
        <w:t>that</w:t>
      </w:r>
      <w:r w:rsidR="00816774">
        <w:t xml:space="preserve"> analyses the hip </w:t>
      </w:r>
      <w:r w:rsidR="00481CAC">
        <w:t>pressure,</w:t>
      </w:r>
      <w:r w:rsidR="00F80EB8">
        <w:t xml:space="preserve"> which subsequently achieved an accuracy </w:t>
      </w:r>
      <w:r w:rsidR="00FF1B9D">
        <w:t>of 99.82 using CNN</w:t>
      </w:r>
      <w:r w:rsidR="00AF7571">
        <w:t>.</w:t>
      </w:r>
    </w:p>
    <w:p w14:paraId="57A3CD1D" w14:textId="77777777" w:rsidR="001B25A6" w:rsidRDefault="001B25A6" w:rsidP="008D65BE">
      <w:pPr>
        <w:pStyle w:val="MDPI31text"/>
      </w:pPr>
    </w:p>
    <w:p w14:paraId="320B4D66" w14:textId="77777777" w:rsidR="001B25A6" w:rsidRDefault="001B25A6" w:rsidP="008D65BE">
      <w:pPr>
        <w:pStyle w:val="MDPI31text"/>
      </w:pPr>
    </w:p>
    <w:p w14:paraId="3324004B" w14:textId="77777777" w:rsidR="001B25A6" w:rsidRDefault="001B25A6" w:rsidP="008D65BE">
      <w:pPr>
        <w:pStyle w:val="MDPI31text"/>
      </w:pPr>
    </w:p>
    <w:p w14:paraId="3EEF1627" w14:textId="77777777" w:rsidR="001B25A6" w:rsidRDefault="001B25A6" w:rsidP="008D65BE">
      <w:pPr>
        <w:pStyle w:val="MDPI31text"/>
      </w:pPr>
    </w:p>
    <w:p w14:paraId="0B3D70CD" w14:textId="77777777" w:rsidR="001B25A6" w:rsidRDefault="001B25A6" w:rsidP="008D65BE">
      <w:pPr>
        <w:pStyle w:val="MDPI31text"/>
      </w:pPr>
    </w:p>
    <w:p w14:paraId="2E01E5B4" w14:textId="77777777" w:rsidR="001B25A6" w:rsidRDefault="001B25A6" w:rsidP="008D65BE">
      <w:pPr>
        <w:pStyle w:val="MDPI31text"/>
      </w:pPr>
    </w:p>
    <w:p w14:paraId="42B7D9BE" w14:textId="77777777" w:rsidR="001B25A6" w:rsidRDefault="001B25A6" w:rsidP="008D65BE">
      <w:pPr>
        <w:pStyle w:val="MDPI31text"/>
      </w:pPr>
    </w:p>
    <w:p w14:paraId="566060EE" w14:textId="210A8E07" w:rsidR="000426F6" w:rsidRDefault="000426F6" w:rsidP="000426F6">
      <w:pPr>
        <w:pStyle w:val="MDPI41tablecaption"/>
      </w:pPr>
      <w:r>
        <w:rPr>
          <w:b/>
        </w:rPr>
        <w:lastRenderedPageBreak/>
        <w:t xml:space="preserve">Table </w:t>
      </w:r>
      <w:r w:rsidR="001B25A6">
        <w:rPr>
          <w:b/>
        </w:rPr>
        <w:t>3</w:t>
      </w:r>
      <w:r w:rsidRPr="00325902">
        <w:rPr>
          <w:b/>
        </w:rPr>
        <w:t>.</w:t>
      </w:r>
      <w:r w:rsidRPr="00325902">
        <w:t xml:space="preserve"> </w:t>
      </w:r>
      <w:r w:rsidR="009D27C1">
        <w:t xml:space="preserve">List of Studies </w:t>
      </w:r>
      <w:r w:rsidR="002E69A2">
        <w:t>using</w:t>
      </w:r>
      <w:r w:rsidR="009D27C1">
        <w:t xml:space="preserve"> </w:t>
      </w:r>
      <w:r w:rsidR="002E69A2">
        <w:t>D</w:t>
      </w:r>
      <w:r w:rsidR="009D27C1">
        <w:t>ense Sensor Array</w:t>
      </w:r>
    </w:p>
    <w:tbl>
      <w:tblPr>
        <w:tblW w:w="7832" w:type="dxa"/>
        <w:tblInd w:w="2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065"/>
        <w:gridCol w:w="4508"/>
        <w:gridCol w:w="1259"/>
      </w:tblGrid>
      <w:tr w:rsidR="00662D9D" w:rsidRPr="00EF08AF" w14:paraId="11BFC603" w14:textId="4B2FC3DE" w:rsidTr="00662D9D">
        <w:trPr>
          <w:trHeight w:val="314"/>
        </w:trPr>
        <w:tc>
          <w:tcPr>
            <w:tcW w:w="2065" w:type="dxa"/>
            <w:shd w:val="clear" w:color="auto" w:fill="auto"/>
            <w:vAlign w:val="center"/>
          </w:tcPr>
          <w:p w14:paraId="2A93FFA9" w14:textId="77777777" w:rsidR="002470B2" w:rsidRPr="007F7C8C" w:rsidRDefault="002470B2" w:rsidP="00833EC2">
            <w:pPr>
              <w:pStyle w:val="MDPI42tablebody"/>
              <w:spacing w:line="240" w:lineRule="auto"/>
              <w:rPr>
                <w:b/>
                <w:snapToGrid/>
              </w:rPr>
            </w:pPr>
            <w:r>
              <w:rPr>
                <w:b/>
                <w:snapToGrid/>
              </w:rPr>
              <w:t>Author</w:t>
            </w:r>
          </w:p>
        </w:tc>
        <w:tc>
          <w:tcPr>
            <w:tcW w:w="4508" w:type="dxa"/>
            <w:shd w:val="clear" w:color="auto" w:fill="auto"/>
            <w:vAlign w:val="center"/>
          </w:tcPr>
          <w:p w14:paraId="0AC3B9E9" w14:textId="77777777" w:rsidR="002470B2" w:rsidRPr="007F7C8C" w:rsidRDefault="002470B2" w:rsidP="00833EC2">
            <w:pPr>
              <w:pStyle w:val="MDPI42tablebody"/>
              <w:spacing w:line="240" w:lineRule="auto"/>
              <w:rPr>
                <w:b/>
                <w:snapToGrid/>
              </w:rPr>
            </w:pPr>
            <w:r>
              <w:rPr>
                <w:b/>
                <w:snapToGrid/>
              </w:rPr>
              <w:t xml:space="preserve">Sensor </w:t>
            </w:r>
          </w:p>
        </w:tc>
        <w:tc>
          <w:tcPr>
            <w:tcW w:w="1259" w:type="dxa"/>
          </w:tcPr>
          <w:p w14:paraId="0279F198" w14:textId="4BEB792C" w:rsidR="002470B2" w:rsidRDefault="002470B2" w:rsidP="00833EC2">
            <w:pPr>
              <w:pStyle w:val="MDPI42tablebody"/>
              <w:spacing w:line="240" w:lineRule="auto"/>
              <w:rPr>
                <w:b/>
                <w:snapToGrid/>
              </w:rPr>
            </w:pPr>
            <w:r>
              <w:rPr>
                <w:b/>
                <w:snapToGrid/>
              </w:rPr>
              <w:t>Accuracy</w:t>
            </w:r>
          </w:p>
        </w:tc>
      </w:tr>
      <w:tr w:rsidR="00662D9D" w:rsidRPr="00EF08AF" w14:paraId="644B02FE" w14:textId="1B3614CF" w:rsidTr="00662D9D">
        <w:trPr>
          <w:trHeight w:val="314"/>
        </w:trPr>
        <w:tc>
          <w:tcPr>
            <w:tcW w:w="2065" w:type="dxa"/>
            <w:shd w:val="clear" w:color="auto" w:fill="auto"/>
            <w:vAlign w:val="center"/>
          </w:tcPr>
          <w:p w14:paraId="330943A3" w14:textId="3948F163" w:rsidR="002470B2" w:rsidRPr="00546FFF" w:rsidRDefault="002470B2" w:rsidP="008D65BE">
            <w:pPr>
              <w:pStyle w:val="MDPI42tablebody"/>
              <w:spacing w:line="240" w:lineRule="auto"/>
            </w:pPr>
            <w:r w:rsidRPr="00060983">
              <w:t>Xu et al</w:t>
            </w:r>
            <w:r>
              <w:t>.</w:t>
            </w:r>
            <w:r w:rsidRPr="00060983">
              <w:t>, 2013</w:t>
            </w:r>
            <w:r>
              <w:t xml:space="preserve"> </w:t>
            </w:r>
            <w:r>
              <w:fldChar w:fldCharType="begin"/>
            </w:r>
            <w:r>
              <w:instrText xml:space="preserve"> ADDIN ZOTERO_ITEM CSL_CITATION {"citationID":"HtroHkgS","properties":{"formattedCitation":"[22]","plainCitation":"[22]","noteIndex":0},"citationItems":[{"id":232,"uris":["http://zotero.org/users/11398818/items/ZMS5CAZB"],"itemData":{"id":232,"type":"article-journal","container-title":"IEEE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Pr="00E92F0D">
              <w:t>[22]</w:t>
            </w:r>
            <w:r>
              <w:fldChar w:fldCharType="end"/>
            </w:r>
          </w:p>
        </w:tc>
        <w:tc>
          <w:tcPr>
            <w:tcW w:w="4508" w:type="dxa"/>
            <w:shd w:val="clear" w:color="auto" w:fill="auto"/>
            <w:vAlign w:val="center"/>
          </w:tcPr>
          <w:p w14:paraId="0574937E" w14:textId="0F55F6F2" w:rsidR="002470B2" w:rsidRPr="00176972" w:rsidRDefault="002470B2" w:rsidP="008D65BE">
            <w:pPr>
              <w:pStyle w:val="MDPI42tablebody"/>
              <w:spacing w:line="240" w:lineRule="auto"/>
            </w:pPr>
            <w:r w:rsidRPr="00941318">
              <w:t>Textile Pressure Sensor Array</w:t>
            </w:r>
          </w:p>
        </w:tc>
        <w:tc>
          <w:tcPr>
            <w:tcW w:w="1259" w:type="dxa"/>
          </w:tcPr>
          <w:p w14:paraId="04C912B6" w14:textId="414A0207" w:rsidR="002470B2" w:rsidRPr="00941318" w:rsidRDefault="00E5518A" w:rsidP="008D65BE">
            <w:pPr>
              <w:pStyle w:val="MDPI42tablebody"/>
              <w:spacing w:line="240" w:lineRule="auto"/>
            </w:pPr>
            <w:r>
              <w:t>85.90%</w:t>
            </w:r>
          </w:p>
        </w:tc>
      </w:tr>
      <w:tr w:rsidR="00662D9D" w:rsidRPr="00943C10" w14:paraId="71169C4D" w14:textId="30DF7B80" w:rsidTr="00662D9D">
        <w:trPr>
          <w:trHeight w:val="314"/>
        </w:trPr>
        <w:tc>
          <w:tcPr>
            <w:tcW w:w="2065" w:type="dxa"/>
            <w:shd w:val="clear" w:color="auto" w:fill="auto"/>
            <w:vAlign w:val="center"/>
          </w:tcPr>
          <w:p w14:paraId="03037B3F" w14:textId="0C638A55" w:rsidR="002470B2" w:rsidRPr="00F220D4" w:rsidRDefault="002470B2" w:rsidP="008D65BE">
            <w:pPr>
              <w:pStyle w:val="MDPI42tablebody"/>
              <w:spacing w:line="240" w:lineRule="auto"/>
            </w:pPr>
            <w:r w:rsidRPr="00D81A03">
              <w:t>Huang et al., 2017</w:t>
            </w:r>
            <w:r>
              <w:t xml:space="preserve"> </w:t>
            </w:r>
            <w:r>
              <w:fldChar w:fldCharType="begin"/>
            </w:r>
            <w:r>
              <w:instrText xml:space="preserve"> ADDIN ZOTERO_ITEM CSL_CITATION {"citationID":"Fmw1tJeB","properties":{"formattedCitation":"[24]","plainCitation":"[24]","noteIndex":0},"citationItems":[{"id":151,"uris":["http://zotero.org/users/11398818/items/IH6ZVDXW"],"itemData":{"id":151,"type":"article-journal","abstract":"&lt;p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Pr="00DF6BFF">
              <w:t>[24]</w:t>
            </w:r>
            <w:r>
              <w:fldChar w:fldCharType="end"/>
            </w:r>
          </w:p>
        </w:tc>
        <w:tc>
          <w:tcPr>
            <w:tcW w:w="4508" w:type="dxa"/>
            <w:shd w:val="clear" w:color="auto" w:fill="auto"/>
            <w:vAlign w:val="center"/>
          </w:tcPr>
          <w:p w14:paraId="379BDA68" w14:textId="77777777" w:rsidR="002470B2" w:rsidRPr="00943C10" w:rsidRDefault="002470B2" w:rsidP="008D65BE">
            <w:pPr>
              <w:pStyle w:val="MDPI42tablebody"/>
              <w:spacing w:line="240" w:lineRule="auto"/>
              <w:rPr>
                <w:lang w:val="it-IT"/>
                <w:rPrChange w:id="67" w:author="Janusz Kulon" w:date="2024-01-18T12:44:00Z">
                  <w:rPr/>
                </w:rPrChange>
              </w:rPr>
            </w:pPr>
            <w:r w:rsidRPr="00943C10">
              <w:rPr>
                <w:lang w:val="it-IT"/>
                <w:rPrChange w:id="68" w:author="Janusz Kulon" w:date="2024-01-18T12:44:00Z">
                  <w:rPr/>
                </w:rPrChange>
              </w:rPr>
              <w:t>52x44 Piezo-Resistive Sensor Array</w:t>
            </w:r>
          </w:p>
        </w:tc>
        <w:tc>
          <w:tcPr>
            <w:tcW w:w="1259" w:type="dxa"/>
          </w:tcPr>
          <w:p w14:paraId="0891BDDD" w14:textId="3D596245" w:rsidR="002470B2" w:rsidRPr="00943C10" w:rsidRDefault="00E5518A" w:rsidP="008D65BE">
            <w:pPr>
              <w:pStyle w:val="MDPI42tablebody"/>
              <w:spacing w:line="240" w:lineRule="auto"/>
              <w:rPr>
                <w:lang w:val="it-IT"/>
                <w:rPrChange w:id="69" w:author="Janusz Kulon" w:date="2024-01-18T12:44:00Z">
                  <w:rPr>
                    <w:lang w:val="it-IT"/>
                  </w:rPr>
                </w:rPrChange>
              </w:rPr>
            </w:pPr>
            <w:r>
              <w:rPr>
                <w:lang w:val="it-IT"/>
              </w:rPr>
              <w:t>92.20%</w:t>
            </w:r>
          </w:p>
        </w:tc>
      </w:tr>
      <w:tr w:rsidR="00662D9D" w:rsidRPr="00EF08AF" w14:paraId="38EC37FF" w14:textId="5A2D6B06" w:rsidTr="00662D9D">
        <w:trPr>
          <w:trHeight w:val="314"/>
        </w:trPr>
        <w:tc>
          <w:tcPr>
            <w:tcW w:w="2065" w:type="dxa"/>
            <w:shd w:val="clear" w:color="auto" w:fill="auto"/>
            <w:vAlign w:val="center"/>
          </w:tcPr>
          <w:p w14:paraId="5FA474C0" w14:textId="28BC071B" w:rsidR="002470B2" w:rsidRPr="004A7176" w:rsidRDefault="002470B2" w:rsidP="008D65BE">
            <w:pPr>
              <w:pStyle w:val="MDPI42tablebody"/>
              <w:spacing w:line="240" w:lineRule="auto"/>
            </w:pPr>
            <w:r w:rsidRPr="0089129A">
              <w:t>Kim et al</w:t>
            </w:r>
            <w:r>
              <w:t>.</w:t>
            </w:r>
            <w:r w:rsidRPr="0089129A">
              <w:t>, 2018</w:t>
            </w:r>
            <w:r>
              <w:t xml:space="preserve"> </w:t>
            </w:r>
            <w:r>
              <w:fldChar w:fldCharType="begin"/>
            </w:r>
            <w:r>
              <w:instrText xml:space="preserve"> ADDIN ZOTERO_ITEM CSL_CITATION {"citationID":"gZKeEbsz","properties":{"formattedCitation":"[21]","plainCitation":"[21]","noteIndex":0},"citationItems":[{"id":161,"uris":["http://zotero.org/users/11398818/items/JP76KCNB"],"itemData":{"id":161,"type":"article-journal","container-title":"Sensors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Pr="00E92F0D">
              <w:t>[21]</w:t>
            </w:r>
            <w:r>
              <w:fldChar w:fldCharType="end"/>
            </w:r>
          </w:p>
        </w:tc>
        <w:tc>
          <w:tcPr>
            <w:tcW w:w="4508" w:type="dxa"/>
            <w:shd w:val="clear" w:color="auto" w:fill="auto"/>
            <w:vAlign w:val="center"/>
          </w:tcPr>
          <w:p w14:paraId="431FE049" w14:textId="77777777" w:rsidR="002470B2" w:rsidRPr="004A7176" w:rsidRDefault="002470B2" w:rsidP="008D65BE">
            <w:pPr>
              <w:pStyle w:val="MDPI42tablebody"/>
              <w:spacing w:line="240" w:lineRule="auto"/>
            </w:pPr>
            <w:r w:rsidRPr="009B0D8E">
              <w:t>Textile Pressure Sensors</w:t>
            </w:r>
            <w:r>
              <w:t xml:space="preserve"> (Woven Fabric)</w:t>
            </w:r>
          </w:p>
        </w:tc>
        <w:tc>
          <w:tcPr>
            <w:tcW w:w="1259" w:type="dxa"/>
          </w:tcPr>
          <w:p w14:paraId="1B6FB7AC" w14:textId="0DB0B33E" w:rsidR="002470B2" w:rsidRPr="009B0D8E" w:rsidRDefault="00D00F21" w:rsidP="008D65BE">
            <w:pPr>
              <w:pStyle w:val="MDPI42tablebody"/>
              <w:spacing w:line="240" w:lineRule="auto"/>
            </w:pPr>
            <w:r>
              <w:t>-</w:t>
            </w:r>
          </w:p>
        </w:tc>
      </w:tr>
      <w:tr w:rsidR="00662D9D" w:rsidRPr="00EF08AF" w14:paraId="2E5667A4" w14:textId="27E609F1" w:rsidTr="00662D9D">
        <w:trPr>
          <w:trHeight w:val="314"/>
        </w:trPr>
        <w:tc>
          <w:tcPr>
            <w:tcW w:w="2065" w:type="dxa"/>
            <w:shd w:val="clear" w:color="auto" w:fill="auto"/>
            <w:vAlign w:val="center"/>
          </w:tcPr>
          <w:p w14:paraId="6FDA8757" w14:textId="2A9163A8" w:rsidR="002470B2" w:rsidRPr="0089129A" w:rsidRDefault="002470B2" w:rsidP="008D65BE">
            <w:pPr>
              <w:pStyle w:val="MDPI42tablebody"/>
              <w:spacing w:line="240" w:lineRule="auto"/>
            </w:pPr>
            <w:r w:rsidRPr="0089129A">
              <w:t>Kim et al</w:t>
            </w:r>
            <w:r>
              <w:t>.</w:t>
            </w:r>
            <w:r w:rsidRPr="0089129A">
              <w:t>, 2018</w:t>
            </w:r>
            <w:r>
              <w:t xml:space="preserve"> </w:t>
            </w:r>
            <w:r>
              <w:fldChar w:fldCharType="begin"/>
            </w:r>
            <w:r>
              <w:instrText xml:space="preserve"> ADDIN ZOTERO_ITEM CSL_CITATION {"citationID":"SRgAzMXS","properties":{"formattedCitation":"[25]","plainCitation":"[25]","noteIndex":0},"citationItems":[{"id":214,"uris":["http://zotero.org/users/11398818/items/SBMQ83RY"],"itemData":{"id":214,"type":"article-journal","abstract":"Sitting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Pr="00DF6BFF">
              <w:t>[25]</w:t>
            </w:r>
            <w:r>
              <w:fldChar w:fldCharType="end"/>
            </w:r>
          </w:p>
        </w:tc>
        <w:tc>
          <w:tcPr>
            <w:tcW w:w="4508" w:type="dxa"/>
            <w:shd w:val="clear" w:color="auto" w:fill="auto"/>
            <w:vAlign w:val="center"/>
          </w:tcPr>
          <w:p w14:paraId="2D86FAF5" w14:textId="77777777" w:rsidR="002470B2" w:rsidRPr="0089129A" w:rsidRDefault="002470B2" w:rsidP="008D65BE">
            <w:pPr>
              <w:pStyle w:val="MDPI42tablebody"/>
              <w:spacing w:line="240" w:lineRule="auto"/>
            </w:pPr>
            <w:r w:rsidRPr="0061122C">
              <w:t>8x8 Pressure Mat Sensor</w:t>
            </w:r>
          </w:p>
        </w:tc>
        <w:tc>
          <w:tcPr>
            <w:tcW w:w="1259" w:type="dxa"/>
          </w:tcPr>
          <w:p w14:paraId="3F182ED4" w14:textId="3891DF89" w:rsidR="002470B2" w:rsidRPr="0061122C" w:rsidRDefault="00481804" w:rsidP="008D65BE">
            <w:pPr>
              <w:pStyle w:val="MDPI42tablebody"/>
              <w:spacing w:line="240" w:lineRule="auto"/>
            </w:pPr>
            <w:r>
              <w:t>95.30%</w:t>
            </w:r>
          </w:p>
        </w:tc>
      </w:tr>
      <w:tr w:rsidR="00662D9D" w:rsidRPr="00EF08AF" w14:paraId="65D5C0A8" w14:textId="1DC95169" w:rsidTr="00662D9D">
        <w:trPr>
          <w:trHeight w:val="314"/>
        </w:trPr>
        <w:tc>
          <w:tcPr>
            <w:tcW w:w="2065" w:type="dxa"/>
            <w:shd w:val="clear" w:color="auto" w:fill="auto"/>
            <w:vAlign w:val="center"/>
          </w:tcPr>
          <w:p w14:paraId="07641979" w14:textId="714EC466" w:rsidR="002470B2" w:rsidRPr="0089129A" w:rsidRDefault="002470B2" w:rsidP="008D65BE">
            <w:pPr>
              <w:pStyle w:val="MDPI42tablebody"/>
              <w:spacing w:line="240" w:lineRule="auto"/>
            </w:pPr>
            <w:r w:rsidRPr="00B62C65">
              <w:t>Cai et al.</w:t>
            </w:r>
            <w:r>
              <w:t>,</w:t>
            </w:r>
            <w:r w:rsidRPr="00B62C65">
              <w:t xml:space="preserve"> 2021</w:t>
            </w:r>
            <w:r>
              <w:t xml:space="preserve"> </w:t>
            </w:r>
            <w:r>
              <w:fldChar w:fldCharType="begin"/>
            </w:r>
            <w:r>
              <w:instrText xml:space="preserve"> ADDIN ZOTERO_ITEM CSL_CITATION {"citationID":"BNnUMXYr","properties":{"formattedCitation":"[26]","plainCitation":"[26]","noteIndex":0},"citationItems":[{"id":143,"uris":["http://zotero.org/users/11398818/items/6LWNY69L"],"itemData":{"id":143,"type":"article-journal","abstract":"As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Pr="00DF6BFF">
              <w:t>[26]</w:t>
            </w:r>
            <w:r>
              <w:fldChar w:fldCharType="end"/>
            </w:r>
          </w:p>
        </w:tc>
        <w:tc>
          <w:tcPr>
            <w:tcW w:w="4508" w:type="dxa"/>
            <w:shd w:val="clear" w:color="auto" w:fill="auto"/>
            <w:vAlign w:val="center"/>
          </w:tcPr>
          <w:p w14:paraId="2631F6CC" w14:textId="67AA2E56" w:rsidR="002470B2" w:rsidRPr="0061122C" w:rsidRDefault="002470B2" w:rsidP="008D65BE">
            <w:pPr>
              <w:pStyle w:val="MDPI42tablebody"/>
              <w:spacing w:line="240" w:lineRule="auto"/>
            </w:pPr>
            <w:r w:rsidRPr="00C343FE">
              <w:t xml:space="preserve">400mm x 400mm </w:t>
            </w:r>
            <w:r w:rsidRPr="00B62C65">
              <w:t>Flexible Array Pressure Sensor</w:t>
            </w:r>
          </w:p>
        </w:tc>
        <w:tc>
          <w:tcPr>
            <w:tcW w:w="1259" w:type="dxa"/>
          </w:tcPr>
          <w:p w14:paraId="4F44ED2E" w14:textId="0140372F" w:rsidR="002470B2" w:rsidRPr="00C343FE" w:rsidRDefault="00481804" w:rsidP="008D65BE">
            <w:pPr>
              <w:pStyle w:val="MDPI42tablebody"/>
              <w:spacing w:line="240" w:lineRule="auto"/>
            </w:pPr>
            <w:r>
              <w:t>95.67%</w:t>
            </w:r>
          </w:p>
        </w:tc>
      </w:tr>
      <w:tr w:rsidR="00662D9D" w:rsidRPr="00EF08AF" w14:paraId="640F4728" w14:textId="224BD4DB" w:rsidTr="00662D9D">
        <w:trPr>
          <w:trHeight w:val="314"/>
        </w:trPr>
        <w:tc>
          <w:tcPr>
            <w:tcW w:w="2065" w:type="dxa"/>
            <w:shd w:val="clear" w:color="auto" w:fill="auto"/>
            <w:vAlign w:val="center"/>
          </w:tcPr>
          <w:p w14:paraId="54CBC7CB" w14:textId="13ED76E1" w:rsidR="002470B2" w:rsidRPr="00B62C65" w:rsidRDefault="002470B2" w:rsidP="00823A9F">
            <w:pPr>
              <w:pStyle w:val="MDPI42tablebody"/>
              <w:spacing w:line="240" w:lineRule="auto"/>
            </w:pPr>
            <w:r w:rsidRPr="004A7176">
              <w:t>Ran et al., 2021</w:t>
            </w:r>
            <w:r>
              <w:t xml:space="preserve"> </w:t>
            </w:r>
            <w:r>
              <w:fldChar w:fldCharType="begin"/>
            </w:r>
            <w:r>
              <w:instrText xml:space="preserve"> ADDIN ZOTERO_ITEM CSL_CITATION {"citationID":"dWLOO0lR","properties":{"formattedCitation":"[27]","plainCitation":"[27]","noteIndex":0},"citationItems":[{"id":163,"uris":["http://zotero.org/users/11398818/items/L7KAFSQC"],"itemData":{"id":163,"type":"article-journal","container-title":"Sensors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Pr="00DF6BFF">
              <w:t>[27]</w:t>
            </w:r>
            <w:r>
              <w:fldChar w:fldCharType="end"/>
            </w:r>
          </w:p>
        </w:tc>
        <w:tc>
          <w:tcPr>
            <w:tcW w:w="4508" w:type="dxa"/>
            <w:shd w:val="clear" w:color="auto" w:fill="auto"/>
            <w:vAlign w:val="center"/>
          </w:tcPr>
          <w:p w14:paraId="28BC8A38" w14:textId="03BE55C0" w:rsidR="002470B2" w:rsidRPr="00B62C65" w:rsidRDefault="002470B2" w:rsidP="00823A9F">
            <w:pPr>
              <w:pStyle w:val="MDPI42tablebody"/>
              <w:spacing w:line="240" w:lineRule="auto"/>
            </w:pPr>
            <w:r w:rsidRPr="00994F14">
              <w:t xml:space="preserve">11 × 13 </w:t>
            </w:r>
            <w:r w:rsidRPr="004A7176">
              <w:t>Pressure Array (IMM00014, I-MOTION)</w:t>
            </w:r>
          </w:p>
        </w:tc>
        <w:tc>
          <w:tcPr>
            <w:tcW w:w="1259" w:type="dxa"/>
          </w:tcPr>
          <w:p w14:paraId="5231928D" w14:textId="6D077C96" w:rsidR="002470B2" w:rsidRPr="00994F14" w:rsidRDefault="009B5CD5" w:rsidP="00823A9F">
            <w:pPr>
              <w:pStyle w:val="MDPI42tablebody"/>
              <w:spacing w:line="240" w:lineRule="auto"/>
            </w:pPr>
            <w:r>
              <w:t>97.07%</w:t>
            </w:r>
          </w:p>
        </w:tc>
      </w:tr>
      <w:tr w:rsidR="00662D9D" w:rsidRPr="00EF08AF" w14:paraId="315F7F52" w14:textId="52CFFF84" w:rsidTr="00662D9D">
        <w:trPr>
          <w:trHeight w:val="314"/>
        </w:trPr>
        <w:tc>
          <w:tcPr>
            <w:tcW w:w="2065" w:type="dxa"/>
            <w:shd w:val="clear" w:color="auto" w:fill="auto"/>
            <w:vAlign w:val="center"/>
          </w:tcPr>
          <w:p w14:paraId="42FB1DD3" w14:textId="645C3263" w:rsidR="002470B2" w:rsidRPr="00B62A6E" w:rsidRDefault="002470B2" w:rsidP="00823A9F">
            <w:pPr>
              <w:pStyle w:val="MDPI42tablebody"/>
              <w:spacing w:line="240" w:lineRule="auto"/>
            </w:pPr>
            <w:r w:rsidRPr="00546FFF">
              <w:t>Ahmad et al., 2021</w:t>
            </w:r>
            <w:r>
              <w:t xml:space="preserve"> </w:t>
            </w:r>
            <w:r>
              <w:fldChar w:fldCharType="begin"/>
            </w:r>
            <w:r>
              <w:instrText xml:space="preserve"> ADDIN ZOTERO_ITEM CSL_CITATION {"citationID":"bUMa0g88","properties":{"formattedCitation":"[28]","plainCitation":"[28]","noteIndex":0},"citationItems":[{"id":105,"uris":["http://zotero.org/groups/5004747/items/N5KK9WGQ"],"itemData":{"id":105,"type":"article-journal","abstract":"This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Pr="00DF6BFF">
              <w:t>[28]</w:t>
            </w:r>
            <w:r>
              <w:fldChar w:fldCharType="end"/>
            </w:r>
          </w:p>
        </w:tc>
        <w:tc>
          <w:tcPr>
            <w:tcW w:w="4508" w:type="dxa"/>
            <w:shd w:val="clear" w:color="auto" w:fill="auto"/>
            <w:vAlign w:val="center"/>
          </w:tcPr>
          <w:p w14:paraId="36B3F8E0" w14:textId="51A91622" w:rsidR="002470B2" w:rsidRPr="00060983" w:rsidRDefault="002470B2" w:rsidP="00823A9F">
            <w:pPr>
              <w:pStyle w:val="MDPI42tablebody"/>
              <w:spacing w:line="240" w:lineRule="auto"/>
            </w:pPr>
            <w:r w:rsidRPr="00176972">
              <w:t>Screen Printed Pressure sensor units (16 Array)</w:t>
            </w:r>
          </w:p>
        </w:tc>
        <w:tc>
          <w:tcPr>
            <w:tcW w:w="1259" w:type="dxa"/>
          </w:tcPr>
          <w:p w14:paraId="108A520F" w14:textId="2D1248F4" w:rsidR="002470B2" w:rsidRPr="00176972" w:rsidRDefault="009B5CD5" w:rsidP="00823A9F">
            <w:pPr>
              <w:pStyle w:val="MDPI42tablebody"/>
              <w:spacing w:line="240" w:lineRule="auto"/>
            </w:pPr>
            <w:r>
              <w:t>99.03%</w:t>
            </w:r>
          </w:p>
        </w:tc>
      </w:tr>
      <w:tr w:rsidR="00662D9D" w:rsidRPr="00EF08AF" w14:paraId="2ECDD06A" w14:textId="257ABA87" w:rsidTr="00662D9D">
        <w:trPr>
          <w:trHeight w:val="314"/>
        </w:trPr>
        <w:tc>
          <w:tcPr>
            <w:tcW w:w="2065" w:type="dxa"/>
            <w:shd w:val="clear" w:color="auto" w:fill="auto"/>
            <w:vAlign w:val="center"/>
          </w:tcPr>
          <w:p w14:paraId="306DABBF" w14:textId="5AE6D3E7" w:rsidR="002470B2" w:rsidRPr="00060983" w:rsidRDefault="002470B2" w:rsidP="00823A9F">
            <w:pPr>
              <w:pStyle w:val="MDPI42tablebody"/>
              <w:spacing w:line="240" w:lineRule="auto"/>
            </w:pPr>
            <w:r>
              <w:t xml:space="preserve">Wang et al., 2021 </w:t>
            </w:r>
            <w:r>
              <w:fldChar w:fldCharType="begin"/>
            </w:r>
            <w:r>
              <w:instrText xml:space="preserve"> ADDIN ZOTERO_ITEM CSL_CITATION {"citationID":"MJaKl07D","properties":{"formattedCitation":"[29]","plainCitation":"[29]","noteIndex":0},"citationItems":[{"id":126,"uris":["http://zotero.org/groups/5004747/items/SZ698YAT"],"itemData":{"id":126,"type":"article-journal","container-title":"IEEE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Pr="00DF6BFF">
              <w:t>[29]</w:t>
            </w:r>
            <w:r>
              <w:fldChar w:fldCharType="end"/>
            </w:r>
          </w:p>
        </w:tc>
        <w:tc>
          <w:tcPr>
            <w:tcW w:w="4508" w:type="dxa"/>
            <w:shd w:val="clear" w:color="auto" w:fill="auto"/>
            <w:vAlign w:val="center"/>
          </w:tcPr>
          <w:p w14:paraId="7A627921" w14:textId="77777777" w:rsidR="002470B2" w:rsidRPr="00941318" w:rsidRDefault="002470B2" w:rsidP="00823A9F">
            <w:pPr>
              <w:pStyle w:val="MDPI42tablebody"/>
              <w:spacing w:line="240" w:lineRule="auto"/>
            </w:pPr>
            <w:r w:rsidRPr="009F5DFF">
              <w:t>2 Pressure Sensors Array (FSR)</w:t>
            </w:r>
          </w:p>
        </w:tc>
        <w:tc>
          <w:tcPr>
            <w:tcW w:w="1259" w:type="dxa"/>
          </w:tcPr>
          <w:p w14:paraId="7052A5E8" w14:textId="7E5CE9BA" w:rsidR="002470B2" w:rsidRPr="009F5DFF" w:rsidRDefault="00BD0F11" w:rsidP="00823A9F">
            <w:pPr>
              <w:pStyle w:val="MDPI42tablebody"/>
              <w:spacing w:line="240" w:lineRule="auto"/>
            </w:pPr>
            <w:r>
              <w:t>88.52%</w:t>
            </w:r>
          </w:p>
        </w:tc>
      </w:tr>
      <w:tr w:rsidR="00662D9D" w:rsidRPr="00EF08AF" w14:paraId="7CEF7D5C" w14:textId="2DB39F75" w:rsidTr="00662D9D">
        <w:trPr>
          <w:trHeight w:val="314"/>
        </w:trPr>
        <w:tc>
          <w:tcPr>
            <w:tcW w:w="2065" w:type="dxa"/>
            <w:shd w:val="clear" w:color="auto" w:fill="auto"/>
            <w:vAlign w:val="center"/>
          </w:tcPr>
          <w:p w14:paraId="33A0650F" w14:textId="51C5E3C2" w:rsidR="002470B2" w:rsidRDefault="002470B2" w:rsidP="00DF4052">
            <w:pPr>
              <w:pStyle w:val="MDPI42tablebody"/>
              <w:spacing w:line="240" w:lineRule="auto"/>
            </w:pPr>
            <w:r w:rsidRPr="00B62A6E">
              <w:t>Fan et al., 2022</w:t>
            </w:r>
            <w:r>
              <w:t xml:space="preserve"> </w:t>
            </w:r>
            <w:r>
              <w:fldChar w:fldCharType="begin"/>
            </w:r>
            <w:r>
              <w:instrText xml:space="preserve"> ADDIN ZOTERO_ITEM CSL_CITATION {"citationID":"5zplmuNL","properties":{"formattedCitation":"[30]","plainCitation":"[30]","noteIndex":0},"citationItems":[{"id":220,"uris":["http://zotero.org/users/11398818/items/L4XCYESC"],"itemData":{"id":220,"type":"article-journal","container-title":"Biomedical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Pr="00DF6BFF">
              <w:t>[30]</w:t>
            </w:r>
            <w:r>
              <w:fldChar w:fldCharType="end"/>
            </w:r>
          </w:p>
        </w:tc>
        <w:tc>
          <w:tcPr>
            <w:tcW w:w="4508" w:type="dxa"/>
            <w:shd w:val="clear" w:color="auto" w:fill="auto"/>
            <w:vAlign w:val="center"/>
          </w:tcPr>
          <w:p w14:paraId="2B51D1EF" w14:textId="3CD255F2" w:rsidR="002470B2" w:rsidRPr="009F5DFF" w:rsidRDefault="002470B2" w:rsidP="00DF4052">
            <w:pPr>
              <w:pStyle w:val="MDPI42tablebody"/>
              <w:spacing w:line="240" w:lineRule="auto"/>
            </w:pPr>
            <w:r w:rsidRPr="00060983">
              <w:t>44 × 52 Pressure Sensor Array</w:t>
            </w:r>
          </w:p>
        </w:tc>
        <w:tc>
          <w:tcPr>
            <w:tcW w:w="1259" w:type="dxa"/>
          </w:tcPr>
          <w:p w14:paraId="5EF90DD0" w14:textId="2CE95142" w:rsidR="002470B2" w:rsidRPr="00060983" w:rsidRDefault="0092499A" w:rsidP="00DF4052">
            <w:pPr>
              <w:pStyle w:val="MDPI42tablebody"/>
              <w:spacing w:line="240" w:lineRule="auto"/>
            </w:pPr>
            <w:r>
              <w:t>99.82%</w:t>
            </w:r>
          </w:p>
        </w:tc>
      </w:tr>
    </w:tbl>
    <w:p w14:paraId="141A5B75" w14:textId="5233486E" w:rsidR="00D93BAE" w:rsidRDefault="00000000" w:rsidP="00F877EB">
      <w:pPr>
        <w:pStyle w:val="MDPI31text"/>
        <w:ind w:left="0" w:firstLine="0"/>
      </w:pPr>
      <w:r>
        <w:rPr>
          <w:noProof/>
        </w:rPr>
        <w:pict w14:anchorId="77DC7C81">
          <v:rect id="Ink 56" o:spid="_x0000_s2050" style="position:absolute;left:0;text-align:left;margin-left:591.95pt;margin-top:-30.75pt;width:138.8pt;height:91.55pt;z-index:2517155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6A23E7B" w14:textId="7943D82F" w:rsidR="001B25A6" w:rsidRDefault="00764085" w:rsidP="001B25A6">
      <w:pPr>
        <w:pStyle w:val="MDPI31text"/>
      </w:pPr>
      <w:r>
        <w:t>Sparse Sensor Array</w:t>
      </w:r>
    </w:p>
    <w:p w14:paraId="46AE1232" w14:textId="77777777" w:rsidR="001B25A6" w:rsidRDefault="001B25A6" w:rsidP="001B25A6">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instrText xml:space="preserve"> ADDIN ZOTERO_ITEM CSL_CITATION {"citationID":"CEdhkYZp","properties":{"formattedCitation":"[40]","plainCitation":"[40]","noteIndex":0},"citationItems":[{"id":216,"uris":["http://zotero.org/users/11398818/items/AU67EL3E"],"itemData":{"id":216,"type":"article-journal","abstract":"Nowadays,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Pr="00DF6BFF">
        <w:t>[40]</w:t>
      </w:r>
      <w:r>
        <w:fldChar w:fldCharType="end"/>
      </w:r>
      <w:r>
        <w:t xml:space="preserve"> added 6 sensors which was placed on the seating cushion and resulted in an 81.5% classification accuracy using SOM (ISOM-SPR) ML algorithm.</w:t>
      </w:r>
    </w:p>
    <w:p w14:paraId="3CB3B337" w14:textId="2915FF32" w:rsidR="0053287E" w:rsidRDefault="0053287E" w:rsidP="0053287E">
      <w:pPr>
        <w:pStyle w:val="MDPI41tablecaption"/>
      </w:pPr>
      <w:r>
        <w:rPr>
          <w:b/>
        </w:rPr>
        <w:t xml:space="preserve">Table </w:t>
      </w:r>
      <w:r w:rsidR="001B25A6">
        <w:rPr>
          <w:b/>
        </w:rPr>
        <w:t>4</w:t>
      </w:r>
      <w:r w:rsidRPr="00325902">
        <w:rPr>
          <w:b/>
        </w:rPr>
        <w:t>.</w:t>
      </w:r>
      <w:r w:rsidRPr="00325902">
        <w:t xml:space="preserve"> </w:t>
      </w:r>
      <w:r>
        <w:t xml:space="preserve">List of Studies </w:t>
      </w:r>
      <w:r w:rsidR="00A36B33">
        <w:t>using</w:t>
      </w:r>
      <w:r>
        <w:t xml:space="preserve"> </w:t>
      </w:r>
      <w:r w:rsidR="00FC471A">
        <w:t>sparse</w:t>
      </w:r>
      <w:r>
        <w:t xml:space="preserve"> Sensor Array</w:t>
      </w:r>
    </w:p>
    <w:tbl>
      <w:tblPr>
        <w:tblW w:w="9900"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5"/>
        <w:gridCol w:w="5940"/>
        <w:gridCol w:w="1165"/>
      </w:tblGrid>
      <w:tr w:rsidR="001B3996" w:rsidRPr="00EF08AF" w14:paraId="5FAB4A46" w14:textId="0616E73B" w:rsidTr="006E74DA">
        <w:trPr>
          <w:trHeight w:val="280"/>
        </w:trPr>
        <w:tc>
          <w:tcPr>
            <w:tcW w:w="2795" w:type="dxa"/>
            <w:shd w:val="clear" w:color="auto" w:fill="auto"/>
            <w:vAlign w:val="center"/>
          </w:tcPr>
          <w:p w14:paraId="768398AE" w14:textId="77777777" w:rsidR="001B3996" w:rsidRPr="007F7C8C" w:rsidRDefault="001B3996" w:rsidP="00833EC2">
            <w:pPr>
              <w:pStyle w:val="MDPI42tablebody"/>
              <w:spacing w:line="240" w:lineRule="auto"/>
              <w:rPr>
                <w:b/>
                <w:snapToGrid/>
              </w:rPr>
            </w:pPr>
            <w:r>
              <w:rPr>
                <w:b/>
                <w:snapToGrid/>
              </w:rPr>
              <w:t>Author</w:t>
            </w:r>
          </w:p>
        </w:tc>
        <w:tc>
          <w:tcPr>
            <w:tcW w:w="5940" w:type="dxa"/>
            <w:shd w:val="clear" w:color="auto" w:fill="auto"/>
            <w:vAlign w:val="center"/>
          </w:tcPr>
          <w:p w14:paraId="31853E14" w14:textId="77777777" w:rsidR="001B3996" w:rsidRPr="007F7C8C" w:rsidRDefault="001B3996" w:rsidP="00833EC2">
            <w:pPr>
              <w:pStyle w:val="MDPI42tablebody"/>
              <w:spacing w:line="240" w:lineRule="auto"/>
              <w:rPr>
                <w:b/>
                <w:snapToGrid/>
              </w:rPr>
            </w:pPr>
            <w:r>
              <w:rPr>
                <w:b/>
                <w:snapToGrid/>
              </w:rPr>
              <w:t xml:space="preserve">Sensor </w:t>
            </w:r>
          </w:p>
        </w:tc>
        <w:tc>
          <w:tcPr>
            <w:tcW w:w="1165" w:type="dxa"/>
          </w:tcPr>
          <w:p w14:paraId="37B1680C" w14:textId="3E6EDF69" w:rsidR="001B3996" w:rsidRDefault="001B3996" w:rsidP="00833EC2">
            <w:pPr>
              <w:pStyle w:val="MDPI42tablebody"/>
              <w:spacing w:line="240" w:lineRule="auto"/>
              <w:rPr>
                <w:b/>
                <w:snapToGrid/>
              </w:rPr>
            </w:pPr>
            <w:r>
              <w:rPr>
                <w:b/>
                <w:snapToGrid/>
              </w:rPr>
              <w:t>Accuracy</w:t>
            </w:r>
          </w:p>
        </w:tc>
      </w:tr>
      <w:tr w:rsidR="001B3996" w:rsidRPr="00EF08AF" w14:paraId="74B6F028" w14:textId="2BF1753E" w:rsidTr="006E74DA">
        <w:trPr>
          <w:trHeight w:val="292"/>
        </w:trPr>
        <w:tc>
          <w:tcPr>
            <w:tcW w:w="2795" w:type="dxa"/>
            <w:shd w:val="clear" w:color="auto" w:fill="auto"/>
            <w:vAlign w:val="center"/>
          </w:tcPr>
          <w:p w14:paraId="34472A78" w14:textId="52589255" w:rsidR="001B3996" w:rsidRPr="00F220D4" w:rsidRDefault="001B3996" w:rsidP="0069205B">
            <w:pPr>
              <w:pStyle w:val="MDPI42tablebody"/>
              <w:spacing w:line="240" w:lineRule="auto"/>
            </w:pPr>
            <w:r w:rsidRPr="004D7F67">
              <w:t>Mutlu et al., 2007</w:t>
            </w:r>
            <w:r>
              <w:t xml:space="preserve"> </w:t>
            </w:r>
            <w:r>
              <w:fldChar w:fldCharType="begin"/>
            </w:r>
            <w:r>
              <w:instrText xml:space="preserve"> ADDIN ZOTERO_ITEM CSL_CITATION {"citationID":"nMgP6kS8","properties":{"formattedCitation":"[31]","plainCitation":"[31]","noteIndex":0},"citationItems":[{"id":177,"uris":["http://zotero.org/users/11398818/items/TIX5H2JM"],"itemData":{"id":177,"type":"paper-conference","container-title":"Proceedings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Pr="00DF6BFF">
              <w:t>[31]</w:t>
            </w:r>
            <w:r>
              <w:fldChar w:fldCharType="end"/>
            </w:r>
          </w:p>
        </w:tc>
        <w:tc>
          <w:tcPr>
            <w:tcW w:w="5940" w:type="dxa"/>
            <w:shd w:val="clear" w:color="auto" w:fill="auto"/>
            <w:vAlign w:val="center"/>
          </w:tcPr>
          <w:p w14:paraId="293516C3" w14:textId="1BE3D461" w:rsidR="001B3996" w:rsidRPr="00F220D4" w:rsidRDefault="001B3996" w:rsidP="0069205B">
            <w:pPr>
              <w:pStyle w:val="MDPI42tablebody"/>
              <w:spacing w:line="240" w:lineRule="auto"/>
            </w:pPr>
            <w:r w:rsidRPr="004D7F67">
              <w:t>19 4x4 Pressure sensors (Force Sensing Resistors)</w:t>
            </w:r>
          </w:p>
        </w:tc>
        <w:tc>
          <w:tcPr>
            <w:tcW w:w="1165" w:type="dxa"/>
          </w:tcPr>
          <w:p w14:paraId="692BA00A" w14:textId="06923A98" w:rsidR="00D50DB5" w:rsidRPr="004D7F67" w:rsidRDefault="00D50DB5" w:rsidP="003C28C8">
            <w:pPr>
              <w:pStyle w:val="MDPI42tablebody"/>
              <w:spacing w:line="240" w:lineRule="auto"/>
            </w:pPr>
            <w:r>
              <w:t>78%</w:t>
            </w:r>
          </w:p>
        </w:tc>
      </w:tr>
      <w:tr w:rsidR="001B3996" w:rsidRPr="00EF08AF" w14:paraId="64B57537" w14:textId="49A79BA4" w:rsidTr="006E74DA">
        <w:trPr>
          <w:trHeight w:val="338"/>
        </w:trPr>
        <w:tc>
          <w:tcPr>
            <w:tcW w:w="2795" w:type="dxa"/>
            <w:shd w:val="clear" w:color="auto" w:fill="auto"/>
            <w:vAlign w:val="center"/>
          </w:tcPr>
          <w:p w14:paraId="6D37F699" w14:textId="53375658" w:rsidR="001B3996" w:rsidRPr="004D7F67" w:rsidRDefault="001B3996" w:rsidP="0069205B">
            <w:pPr>
              <w:pStyle w:val="MDPI42tablebody"/>
              <w:spacing w:line="240" w:lineRule="auto"/>
            </w:pPr>
            <w:r w:rsidRPr="00C2059F">
              <w:t>Matuska et al., 2020</w:t>
            </w:r>
            <w:r>
              <w:t xml:space="preserve"> </w:t>
            </w:r>
            <w:r>
              <w:fldChar w:fldCharType="begin"/>
            </w:r>
            <w:r>
              <w:instrText xml:space="preserve"> ADDIN ZOTERO_ITEM CSL_CITATION {"citationID":"JYWsaotW","properties":{"formattedCitation":"[32]","plainCitation":"[32]","noteIndex":0},"citationItems":[{"id":155,"uris":["http://zotero.org/users/11398818/items/UWUTEDIW"],"itemData":{"id":155,"type":"article-journal","abstract":"The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Pr="00DF6BFF">
              <w:t>[32]</w:t>
            </w:r>
            <w:r>
              <w:fldChar w:fldCharType="end"/>
            </w:r>
          </w:p>
        </w:tc>
        <w:tc>
          <w:tcPr>
            <w:tcW w:w="5940" w:type="dxa"/>
            <w:shd w:val="clear" w:color="auto" w:fill="auto"/>
            <w:vAlign w:val="center"/>
          </w:tcPr>
          <w:p w14:paraId="16FC3622" w14:textId="2EFE2A5A" w:rsidR="001B3996" w:rsidRPr="004D7F67" w:rsidRDefault="001B3996" w:rsidP="0069205B">
            <w:pPr>
              <w:pStyle w:val="MDPI42tablebody"/>
              <w:spacing w:line="240" w:lineRule="auto"/>
            </w:pPr>
            <w:r w:rsidRPr="00C2059F">
              <w:t>6 Flexible Force Sensors (FSR402)</w:t>
            </w:r>
          </w:p>
        </w:tc>
        <w:tc>
          <w:tcPr>
            <w:tcW w:w="1165" w:type="dxa"/>
          </w:tcPr>
          <w:p w14:paraId="3E0AADA8" w14:textId="20A48E0F" w:rsidR="001B3996" w:rsidRPr="00C2059F" w:rsidRDefault="001B3996" w:rsidP="0069205B">
            <w:pPr>
              <w:pStyle w:val="MDPI42tablebody"/>
              <w:numPr>
                <w:ilvl w:val="0"/>
                <w:numId w:val="29"/>
              </w:numPr>
              <w:spacing w:line="240" w:lineRule="auto"/>
            </w:pPr>
          </w:p>
        </w:tc>
      </w:tr>
      <w:tr w:rsidR="001B3996" w:rsidRPr="00EF08AF" w14:paraId="21D51D80" w14:textId="3AB4E005" w:rsidTr="006E74DA">
        <w:trPr>
          <w:trHeight w:val="715"/>
        </w:trPr>
        <w:tc>
          <w:tcPr>
            <w:tcW w:w="2795" w:type="dxa"/>
            <w:shd w:val="clear" w:color="auto" w:fill="auto"/>
            <w:vAlign w:val="center"/>
          </w:tcPr>
          <w:p w14:paraId="18BBF8CC" w14:textId="5417DF95" w:rsidR="001B3996" w:rsidRPr="00C2059F" w:rsidRDefault="001B3996" w:rsidP="0069205B">
            <w:pPr>
              <w:pStyle w:val="MDPI42tablebody"/>
              <w:spacing w:line="240" w:lineRule="auto"/>
            </w:pPr>
            <w:r w:rsidRPr="007333A0">
              <w:t>Amniochorion Najafi et al., 2022</w:t>
            </w:r>
            <w:r>
              <w:t xml:space="preserve"> </w:t>
            </w:r>
            <w:r>
              <w:fldChar w:fldCharType="begin"/>
            </w:r>
            <w:r>
              <w:instrText xml:space="preserve"> ADDIN ZOTERO_ITEM CSL_CITATION {"citationID":"pxe0pT3g","properties":{"formattedCitation":"[33]","plainCitation":"[33]","noteIndex":0},"citationItems":[{"id":157,"uris":["http://zotero.org/users/11398818/items/RFVAKVUE"],"itemData":{"id":157,"type":"article-journal","abstract":"Nowadays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Pr="00DF6BFF">
              <w:t>[33]</w:t>
            </w:r>
            <w:r>
              <w:fldChar w:fldCharType="end"/>
            </w:r>
          </w:p>
        </w:tc>
        <w:tc>
          <w:tcPr>
            <w:tcW w:w="5940" w:type="dxa"/>
            <w:shd w:val="clear" w:color="auto" w:fill="auto"/>
            <w:vAlign w:val="center"/>
          </w:tcPr>
          <w:p w14:paraId="7E446B4B" w14:textId="1FBF166D" w:rsidR="001B3996" w:rsidRPr="00C2059F" w:rsidRDefault="001B3996" w:rsidP="0069205B">
            <w:pPr>
              <w:pStyle w:val="MDPI42tablebody"/>
              <w:spacing w:line="240" w:lineRule="auto"/>
            </w:pPr>
            <w:r w:rsidRPr="00424A49">
              <w:t>8 Force Sensing Resistors</w:t>
            </w:r>
          </w:p>
        </w:tc>
        <w:tc>
          <w:tcPr>
            <w:tcW w:w="1165" w:type="dxa"/>
          </w:tcPr>
          <w:p w14:paraId="4802FF6D" w14:textId="18B6AD55" w:rsidR="00B00B65" w:rsidRPr="00424A49" w:rsidRDefault="00B00B65" w:rsidP="00B248A0">
            <w:pPr>
              <w:pStyle w:val="MDPI42tablebody"/>
              <w:spacing w:line="240" w:lineRule="auto"/>
            </w:pPr>
            <w:r>
              <w:t>91.68%</w:t>
            </w:r>
          </w:p>
        </w:tc>
      </w:tr>
      <w:tr w:rsidR="001B3996" w:rsidRPr="00EF08AF" w14:paraId="1DC42BE2" w14:textId="360DC9BF" w:rsidTr="006E74DA">
        <w:trPr>
          <w:trHeight w:val="280"/>
        </w:trPr>
        <w:tc>
          <w:tcPr>
            <w:tcW w:w="2795" w:type="dxa"/>
            <w:shd w:val="clear" w:color="auto" w:fill="auto"/>
            <w:vAlign w:val="center"/>
          </w:tcPr>
          <w:p w14:paraId="397DCA19" w14:textId="47C89C3E" w:rsidR="001B3996" w:rsidRPr="007333A0" w:rsidRDefault="001B3996" w:rsidP="0069205B">
            <w:pPr>
              <w:pStyle w:val="MDPI42tablebody"/>
              <w:spacing w:line="240" w:lineRule="auto"/>
            </w:pPr>
            <w:r w:rsidRPr="00424A49">
              <w:t>Hu et al., 2020</w:t>
            </w:r>
            <w:r>
              <w:t xml:space="preserve"> </w:t>
            </w:r>
            <w:r>
              <w:fldChar w:fldCharType="begin"/>
            </w:r>
            <w:r>
              <w:instrText xml:space="preserve"> ADDIN ZOTERO_ITEM CSL_CITATION {"citationID":"8mqIR0Tc","properties":{"formattedCitation":"[34]","plainCitation":"[34]","noteIndex":0},"citationItems":[{"id":167,"uris":["http://zotero.org/users/11398818/items/DR5UVBDW"],"itemData":{"id":167,"type":"article-journal","container-title":"IEEE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Pr="00DF6BFF">
              <w:t>[34]</w:t>
            </w:r>
            <w:r>
              <w:fldChar w:fldCharType="end"/>
            </w:r>
          </w:p>
        </w:tc>
        <w:tc>
          <w:tcPr>
            <w:tcW w:w="5940" w:type="dxa"/>
            <w:shd w:val="clear" w:color="auto" w:fill="auto"/>
            <w:vAlign w:val="center"/>
          </w:tcPr>
          <w:p w14:paraId="29BEF4DB" w14:textId="18926313" w:rsidR="001B3996" w:rsidRPr="00424A49" w:rsidRDefault="001B3996" w:rsidP="0069205B">
            <w:pPr>
              <w:pStyle w:val="MDPI42tablebody"/>
              <w:spacing w:line="240" w:lineRule="auto"/>
            </w:pPr>
            <w:r w:rsidRPr="0091748C">
              <w:t>6 Flex Sensors</w:t>
            </w:r>
          </w:p>
        </w:tc>
        <w:tc>
          <w:tcPr>
            <w:tcW w:w="1165" w:type="dxa"/>
          </w:tcPr>
          <w:p w14:paraId="4A01735C" w14:textId="0CAC9E7A" w:rsidR="001B3996" w:rsidRPr="0091748C" w:rsidRDefault="00312478" w:rsidP="0069205B">
            <w:pPr>
              <w:pStyle w:val="MDPI42tablebody"/>
              <w:spacing w:line="240" w:lineRule="auto"/>
            </w:pPr>
            <w:r>
              <w:t>97.43%</w:t>
            </w:r>
          </w:p>
        </w:tc>
      </w:tr>
      <w:tr w:rsidR="001B3996" w:rsidRPr="00EF08AF" w14:paraId="3437838F" w14:textId="34B37B7F" w:rsidTr="006E74DA">
        <w:trPr>
          <w:trHeight w:val="562"/>
        </w:trPr>
        <w:tc>
          <w:tcPr>
            <w:tcW w:w="2795" w:type="dxa"/>
            <w:shd w:val="clear" w:color="auto" w:fill="auto"/>
            <w:vAlign w:val="center"/>
          </w:tcPr>
          <w:p w14:paraId="612F6857" w14:textId="066D60E3" w:rsidR="001B3996" w:rsidRPr="00424A49" w:rsidRDefault="001B3996" w:rsidP="0069205B">
            <w:pPr>
              <w:pStyle w:val="MDPI42tablebody"/>
              <w:spacing w:line="240" w:lineRule="auto"/>
            </w:pPr>
            <w:r w:rsidRPr="00122648">
              <w:t>Jeong and Park, 2021</w:t>
            </w:r>
            <w:r>
              <w:t xml:space="preserve"> </w:t>
            </w:r>
            <w:r>
              <w:fldChar w:fldCharType="begin"/>
            </w:r>
            <w:r>
              <w:instrText xml:space="preserve"> ADDIN ZOTERO_ITEM CSL_CITATION {"citationID":"IhXEyMsA","properties":{"formattedCitation":"[35]","plainCitation":"[35]","noteIndex":0},"citationItems":[{"id":169,"uris":["http://zotero.org/users/11398818/items/8IPGYUV4"],"itemData":{"id":169,"type":"article-journal","container-title":"IEEE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Pr="00DF6BFF">
              <w:t>[35]</w:t>
            </w:r>
            <w:r>
              <w:fldChar w:fldCharType="end"/>
            </w:r>
          </w:p>
        </w:tc>
        <w:tc>
          <w:tcPr>
            <w:tcW w:w="5940" w:type="dxa"/>
            <w:shd w:val="clear" w:color="auto" w:fill="auto"/>
            <w:vAlign w:val="center"/>
          </w:tcPr>
          <w:p w14:paraId="72C2BF73" w14:textId="30C139B1" w:rsidR="001B3996" w:rsidRPr="0091748C" w:rsidRDefault="001B3996" w:rsidP="0069205B">
            <w:pPr>
              <w:pStyle w:val="MDPI42tablebody"/>
              <w:spacing w:line="240" w:lineRule="auto"/>
            </w:pPr>
            <w:r w:rsidRPr="00122648">
              <w:t>6 Pressure Sensors &amp; 6 Infrared Reflective Distance Sensors</w:t>
            </w:r>
          </w:p>
        </w:tc>
        <w:tc>
          <w:tcPr>
            <w:tcW w:w="1165" w:type="dxa"/>
          </w:tcPr>
          <w:p w14:paraId="46FC003F" w14:textId="77777777" w:rsidR="00C37089" w:rsidRDefault="00C37089" w:rsidP="0069205B">
            <w:pPr>
              <w:pStyle w:val="MDPI42tablebody"/>
              <w:spacing w:line="240" w:lineRule="auto"/>
            </w:pPr>
          </w:p>
          <w:p w14:paraId="64958044" w14:textId="262DD2C8" w:rsidR="00312478" w:rsidRPr="00122648" w:rsidRDefault="00312478" w:rsidP="0069205B">
            <w:pPr>
              <w:pStyle w:val="MDPI42tablebody"/>
              <w:spacing w:line="240" w:lineRule="auto"/>
            </w:pPr>
            <w:r>
              <w:t>92%</w:t>
            </w:r>
          </w:p>
        </w:tc>
      </w:tr>
      <w:tr w:rsidR="001B3996" w:rsidRPr="00EF08AF" w14:paraId="3B4DB398" w14:textId="56669555" w:rsidTr="006E74DA">
        <w:trPr>
          <w:trHeight w:val="391"/>
        </w:trPr>
        <w:tc>
          <w:tcPr>
            <w:tcW w:w="2795" w:type="dxa"/>
            <w:shd w:val="clear" w:color="auto" w:fill="auto"/>
            <w:vAlign w:val="center"/>
          </w:tcPr>
          <w:p w14:paraId="18162092" w14:textId="5EF0F189" w:rsidR="001B3996" w:rsidRPr="00122648" w:rsidRDefault="001B3996" w:rsidP="0069205B">
            <w:pPr>
              <w:pStyle w:val="MDPI42tablebody"/>
              <w:spacing w:line="240" w:lineRule="auto"/>
            </w:pPr>
            <w:r w:rsidRPr="00975289">
              <w:t>Martins et al. 2013</w:t>
            </w:r>
            <w:r>
              <w:t xml:space="preserve"> </w:t>
            </w:r>
            <w:r>
              <w:fldChar w:fldCharType="begin"/>
            </w:r>
            <w:r>
              <w:instrText xml:space="preserve"> ADDIN ZOTERO_ITEM CSL_CITATION {"citationID":"A9fOCa3b","properties":{"formattedCitation":"[36]","plainCitation":"[36]","noteIndex":0},"citationItems":[{"id":170,"uris":["http://zotero.org/users/11398818/items/DXZPDRQ4"],"itemData":{"id":170,"type":"chapter","container-title":"Engineering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Pr="00DF6BFF">
              <w:t>[36]</w:t>
            </w:r>
            <w:r>
              <w:fldChar w:fldCharType="end"/>
            </w:r>
          </w:p>
        </w:tc>
        <w:tc>
          <w:tcPr>
            <w:tcW w:w="5940" w:type="dxa"/>
            <w:shd w:val="clear" w:color="auto" w:fill="auto"/>
            <w:vAlign w:val="center"/>
          </w:tcPr>
          <w:p w14:paraId="23EC4CDE" w14:textId="4BFC2906" w:rsidR="001B3996" w:rsidRPr="00122648" w:rsidRDefault="001B3996" w:rsidP="0069205B">
            <w:pPr>
              <w:pStyle w:val="MDPI42tablebody"/>
              <w:spacing w:line="240" w:lineRule="auto"/>
            </w:pPr>
            <w:r>
              <w:t xml:space="preserve">8 </w:t>
            </w:r>
            <w:r w:rsidRPr="00975289">
              <w:t>Low resolution matrices of Pressure Sensors</w:t>
            </w:r>
          </w:p>
        </w:tc>
        <w:tc>
          <w:tcPr>
            <w:tcW w:w="1165" w:type="dxa"/>
          </w:tcPr>
          <w:p w14:paraId="387BB58C" w14:textId="314C1856" w:rsidR="00312478" w:rsidRDefault="00C37089" w:rsidP="00AE7D5B">
            <w:pPr>
              <w:pStyle w:val="MDPI42tablebody"/>
              <w:spacing w:line="240" w:lineRule="auto"/>
            </w:pPr>
            <w:r>
              <w:t>70</w:t>
            </w:r>
            <w:r w:rsidR="00AE7D5B">
              <w:t>%</w:t>
            </w:r>
          </w:p>
        </w:tc>
      </w:tr>
      <w:tr w:rsidR="001B3996" w:rsidRPr="00EF08AF" w14:paraId="417259DA" w14:textId="7CF08343" w:rsidTr="006E74DA">
        <w:trPr>
          <w:trHeight w:val="175"/>
        </w:trPr>
        <w:tc>
          <w:tcPr>
            <w:tcW w:w="2795" w:type="dxa"/>
            <w:shd w:val="clear" w:color="auto" w:fill="auto"/>
            <w:vAlign w:val="center"/>
          </w:tcPr>
          <w:p w14:paraId="6EC5C4FD" w14:textId="5E34DD04" w:rsidR="001B3996" w:rsidRPr="00975289" w:rsidRDefault="001B3996" w:rsidP="0069205B">
            <w:pPr>
              <w:pStyle w:val="MDPI42tablebody"/>
              <w:spacing w:line="240" w:lineRule="auto"/>
            </w:pPr>
            <w:r w:rsidRPr="00CF46EC">
              <w:t>Ma et al., 2017</w:t>
            </w:r>
            <w:r>
              <w:t xml:space="preserve"> </w:t>
            </w:r>
            <w:r>
              <w:fldChar w:fldCharType="begin"/>
            </w:r>
            <w:r>
              <w:instrText xml:space="preserve"> ADDIN ZOTERO_ITEM CSL_CITATION {"citationID":"XbV3quPa","properties":{"formattedCitation":"[37]","plainCitation":"[37]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Pr="00DF6BFF">
              <w:t>[37]</w:t>
            </w:r>
            <w:r>
              <w:fldChar w:fldCharType="end"/>
            </w:r>
          </w:p>
        </w:tc>
        <w:tc>
          <w:tcPr>
            <w:tcW w:w="5940" w:type="dxa"/>
            <w:shd w:val="clear" w:color="auto" w:fill="auto"/>
            <w:vAlign w:val="center"/>
          </w:tcPr>
          <w:p w14:paraId="34231892" w14:textId="30BE720E" w:rsidR="001B3996" w:rsidRDefault="001B3996" w:rsidP="0069205B">
            <w:pPr>
              <w:pStyle w:val="MDPI42tablebody"/>
              <w:spacing w:line="240" w:lineRule="auto"/>
            </w:pPr>
            <w:r w:rsidRPr="00CF46EC">
              <w:t>12 Pressure Sensor (Force Sensitive Resistor)</w:t>
            </w:r>
          </w:p>
        </w:tc>
        <w:tc>
          <w:tcPr>
            <w:tcW w:w="1165" w:type="dxa"/>
          </w:tcPr>
          <w:p w14:paraId="31E8A584" w14:textId="6B81897A" w:rsidR="00C37089" w:rsidRPr="00CF46EC" w:rsidRDefault="00294955" w:rsidP="0069205B">
            <w:pPr>
              <w:pStyle w:val="MDPI42tablebody"/>
              <w:spacing w:line="240" w:lineRule="auto"/>
            </w:pPr>
            <w:r>
              <w:t>99.47%</w:t>
            </w:r>
          </w:p>
        </w:tc>
      </w:tr>
      <w:tr w:rsidR="001B3996" w:rsidRPr="00EF08AF" w14:paraId="3EBE3A3E" w14:textId="45227C50" w:rsidTr="006E74DA">
        <w:trPr>
          <w:trHeight w:val="262"/>
        </w:trPr>
        <w:tc>
          <w:tcPr>
            <w:tcW w:w="2795" w:type="dxa"/>
            <w:shd w:val="clear" w:color="auto" w:fill="auto"/>
            <w:vAlign w:val="center"/>
          </w:tcPr>
          <w:p w14:paraId="4FED6E92" w14:textId="77B1ACD3" w:rsidR="001B3996" w:rsidRPr="00CF46EC" w:rsidRDefault="001B3996" w:rsidP="0069205B">
            <w:pPr>
              <w:pStyle w:val="MDPI42tablebody"/>
              <w:spacing w:line="240" w:lineRule="auto"/>
            </w:pPr>
            <w:r w:rsidRPr="0034379F">
              <w:t>Zemp et al</w:t>
            </w:r>
            <w:r>
              <w:t>.</w:t>
            </w:r>
            <w:r w:rsidRPr="0034379F">
              <w:t>, 2016</w:t>
            </w:r>
            <w:r>
              <w:t xml:space="preserve"> </w:t>
            </w:r>
            <w:r>
              <w:fldChar w:fldCharType="begin"/>
            </w:r>
            <w:r>
              <w:instrText xml:space="preserve"> ADDIN ZOTERO_ITEM CSL_CITATION {"citationID":"SQwUhxMr","properties":{"formattedCitation":"[38]","plainCitation":"[38]","noteIndex":0},"citationItems":[{"id":182,"uris":["http://zotero.org/users/11398818/items/EJDVGSEA"],"itemData":{"id":182,"type":"article-journal","abstract":"Occupational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Pr="00DF6BFF">
              <w:t>[38]</w:t>
            </w:r>
            <w:r>
              <w:fldChar w:fldCharType="end"/>
            </w:r>
          </w:p>
        </w:tc>
        <w:tc>
          <w:tcPr>
            <w:tcW w:w="5940" w:type="dxa"/>
            <w:shd w:val="clear" w:color="auto" w:fill="auto"/>
            <w:vAlign w:val="center"/>
          </w:tcPr>
          <w:p w14:paraId="62B7C2EF" w14:textId="3C75F060" w:rsidR="001B3996" w:rsidRPr="00CF46EC" w:rsidRDefault="001B3996" w:rsidP="0069205B">
            <w:pPr>
              <w:pStyle w:val="MDPI42tablebody"/>
              <w:spacing w:line="240" w:lineRule="auto"/>
            </w:pPr>
            <w:r w:rsidRPr="0034379F">
              <w:t>16 Force Sensor</w:t>
            </w:r>
          </w:p>
        </w:tc>
        <w:tc>
          <w:tcPr>
            <w:tcW w:w="1165" w:type="dxa"/>
          </w:tcPr>
          <w:p w14:paraId="5707EE37" w14:textId="4C7D13C3" w:rsidR="001B3996" w:rsidRPr="0034379F" w:rsidRDefault="00294955" w:rsidP="0069205B">
            <w:pPr>
              <w:pStyle w:val="MDPI42tablebody"/>
              <w:spacing w:line="240" w:lineRule="auto"/>
            </w:pPr>
            <w:r>
              <w:t>90.90%</w:t>
            </w:r>
          </w:p>
        </w:tc>
      </w:tr>
      <w:tr w:rsidR="001B3996" w:rsidRPr="00EF08AF" w14:paraId="545AA8FA" w14:textId="664A960F" w:rsidTr="006E74DA">
        <w:trPr>
          <w:trHeight w:val="238"/>
        </w:trPr>
        <w:tc>
          <w:tcPr>
            <w:tcW w:w="2795" w:type="dxa"/>
            <w:shd w:val="clear" w:color="auto" w:fill="auto"/>
            <w:vAlign w:val="center"/>
          </w:tcPr>
          <w:p w14:paraId="731920E7" w14:textId="7FAC3BDB" w:rsidR="001B3996" w:rsidRPr="0034379F" w:rsidRDefault="001B3996" w:rsidP="0069205B">
            <w:pPr>
              <w:pStyle w:val="MDPI42tablebody"/>
              <w:spacing w:line="240" w:lineRule="auto"/>
            </w:pPr>
            <w:r w:rsidRPr="00051552">
              <w:t>Tsai et al</w:t>
            </w:r>
            <w:r>
              <w:t>.</w:t>
            </w:r>
            <w:r w:rsidRPr="00051552">
              <w:t>, 2023</w:t>
            </w:r>
            <w:r>
              <w:t xml:space="preserve"> </w:t>
            </w:r>
            <w:r>
              <w:fldChar w:fldCharType="begin"/>
            </w:r>
            <w:r>
              <w:instrText xml:space="preserve"> ADDIN ZOTERO_ITEM CSL_CITATION {"citationID":"hLcTSbMd","properties":{"formattedCitation":"[39]","plainCitation":"[39]","noteIndex":0},"citationItems":[{"id":159,"uris":["http://zotero.org/users/11398818/items/UGIYCU8F"],"itemData":{"id":159,"type":"article-journal","abstract":"Prolonged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Pr="00DF6BFF">
              <w:t>[39]</w:t>
            </w:r>
            <w:r>
              <w:fldChar w:fldCharType="end"/>
            </w:r>
          </w:p>
        </w:tc>
        <w:tc>
          <w:tcPr>
            <w:tcW w:w="5940" w:type="dxa"/>
            <w:shd w:val="clear" w:color="auto" w:fill="auto"/>
            <w:vAlign w:val="center"/>
          </w:tcPr>
          <w:p w14:paraId="261024A6" w14:textId="10BC9D88" w:rsidR="001B3996" w:rsidRPr="0034379F" w:rsidRDefault="001B3996" w:rsidP="0069205B">
            <w:pPr>
              <w:pStyle w:val="MDPI42tablebody"/>
              <w:spacing w:line="240" w:lineRule="auto"/>
            </w:pPr>
            <w:r w:rsidRPr="00051552">
              <w:t>13 pressure sensors (FSR-406)</w:t>
            </w:r>
          </w:p>
        </w:tc>
        <w:tc>
          <w:tcPr>
            <w:tcW w:w="1165" w:type="dxa"/>
          </w:tcPr>
          <w:p w14:paraId="566BB4BC" w14:textId="67C53044" w:rsidR="001D7276" w:rsidRPr="00051552" w:rsidRDefault="001D7276" w:rsidP="0069205B">
            <w:pPr>
              <w:pStyle w:val="MDPI42tablebody"/>
              <w:spacing w:line="240" w:lineRule="auto"/>
            </w:pPr>
            <w:r>
              <w:t>99.10%</w:t>
            </w:r>
          </w:p>
        </w:tc>
      </w:tr>
      <w:tr w:rsidR="001B3996" w:rsidRPr="00EF08AF" w14:paraId="15248D73" w14:textId="7D0170BA" w:rsidTr="006E74DA">
        <w:trPr>
          <w:trHeight w:val="319"/>
        </w:trPr>
        <w:tc>
          <w:tcPr>
            <w:tcW w:w="2795" w:type="dxa"/>
            <w:shd w:val="clear" w:color="auto" w:fill="auto"/>
            <w:vAlign w:val="center"/>
          </w:tcPr>
          <w:p w14:paraId="5C45F28A" w14:textId="3C10448B" w:rsidR="001B3996" w:rsidRPr="00051552" w:rsidRDefault="001B3996" w:rsidP="0069205B">
            <w:pPr>
              <w:pStyle w:val="MDPI42tablebody"/>
              <w:spacing w:line="240" w:lineRule="auto"/>
            </w:pPr>
            <w:r w:rsidRPr="00975865">
              <w:t>Luna-</w:t>
            </w:r>
            <w:proofErr w:type="spellStart"/>
            <w:r w:rsidRPr="00975865">
              <w:t>Perejón</w:t>
            </w:r>
            <w:proofErr w:type="spellEnd"/>
            <w:r w:rsidRPr="00975865">
              <w:t xml:space="preserve"> et al</w:t>
            </w:r>
            <w:r>
              <w:t>.</w:t>
            </w:r>
            <w:r w:rsidRPr="00975865">
              <w:t>, 2021</w:t>
            </w:r>
            <w:r>
              <w:t xml:space="preserve"> </w:t>
            </w:r>
            <w:r>
              <w:fldChar w:fldCharType="begin"/>
            </w:r>
            <w:r>
              <w:instrText xml:space="preserve"> ADDIN ZOTERO_ITEM CSL_CITATION {"citationID":"EPdh809h","properties":{"formattedCitation":"[40]","plainCitation":"[40]","noteIndex":0},"citationItems":[{"id":216,"uris":["http://zotero.org/users/11398818/items/AU67EL3E"],"itemData":{"id":216,"type":"article-journal","abstract":"Nowadays,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Pr="00DF6BFF">
              <w:t>[40]</w:t>
            </w:r>
            <w:r>
              <w:fldChar w:fldCharType="end"/>
            </w:r>
          </w:p>
        </w:tc>
        <w:tc>
          <w:tcPr>
            <w:tcW w:w="5940" w:type="dxa"/>
            <w:shd w:val="clear" w:color="auto" w:fill="auto"/>
            <w:vAlign w:val="center"/>
          </w:tcPr>
          <w:p w14:paraId="027672F3" w14:textId="79A7496F" w:rsidR="001B3996" w:rsidRPr="00051552" w:rsidRDefault="001B3996" w:rsidP="0069205B">
            <w:pPr>
              <w:pStyle w:val="MDPI42tablebody"/>
              <w:spacing w:line="240" w:lineRule="auto"/>
            </w:pPr>
            <w:r w:rsidRPr="00051552">
              <w:t>6 Force Sensitive Resistors (FSR)</w:t>
            </w:r>
          </w:p>
        </w:tc>
        <w:tc>
          <w:tcPr>
            <w:tcW w:w="1165" w:type="dxa"/>
          </w:tcPr>
          <w:p w14:paraId="3B4E8702" w14:textId="7FF398CA" w:rsidR="00662D9D" w:rsidRPr="00051552" w:rsidRDefault="001D7276" w:rsidP="00AE7D5B">
            <w:pPr>
              <w:pStyle w:val="MDPI42tablebody"/>
              <w:spacing w:line="240" w:lineRule="auto"/>
            </w:pPr>
            <w:r>
              <w:t>81%</w:t>
            </w:r>
          </w:p>
        </w:tc>
      </w:tr>
      <w:tr w:rsidR="001B3996" w:rsidRPr="00EF08AF" w14:paraId="0D7E9939" w14:textId="4E9E1FE2" w:rsidTr="006E74DA">
        <w:trPr>
          <w:trHeight w:val="280"/>
        </w:trPr>
        <w:tc>
          <w:tcPr>
            <w:tcW w:w="2795" w:type="dxa"/>
            <w:shd w:val="clear" w:color="auto" w:fill="auto"/>
            <w:vAlign w:val="center"/>
          </w:tcPr>
          <w:p w14:paraId="7C147AE4" w14:textId="21163954" w:rsidR="001B3996" w:rsidRPr="00975865" w:rsidRDefault="001B3996" w:rsidP="0069205B">
            <w:pPr>
              <w:pStyle w:val="MDPI42tablebody"/>
              <w:spacing w:line="240" w:lineRule="auto"/>
            </w:pPr>
            <w:r w:rsidRPr="00CF46EC">
              <w:t>Ma et al., 2</w:t>
            </w:r>
            <w:r>
              <w:t xml:space="preserve">020 </w:t>
            </w:r>
            <w:r>
              <w:fldChar w:fldCharType="begin"/>
            </w:r>
            <w:r>
              <w:instrText xml:space="preserve"> ADDIN ZOTERO_ITEM CSL_CITATION {"citationID":"IWnMmPTj","properties":{"formattedCitation":"[23]","plainCitation":"[23]","noteIndex":0},"citationItems":[{"id":223,"uris":["http://zotero.org/users/11398818/items/2HFDN9YP"],"itemData":{"id":223,"type":"article-journal","container-title":"IEEE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Pr="00DF6BFF">
              <w:t>[23]</w:t>
            </w:r>
            <w:r>
              <w:fldChar w:fldCharType="end"/>
            </w:r>
          </w:p>
        </w:tc>
        <w:tc>
          <w:tcPr>
            <w:tcW w:w="5940" w:type="dxa"/>
            <w:shd w:val="clear" w:color="auto" w:fill="auto"/>
            <w:vAlign w:val="center"/>
          </w:tcPr>
          <w:p w14:paraId="38BB88DF" w14:textId="50F4FEDF" w:rsidR="001B3996" w:rsidRPr="00051552" w:rsidRDefault="001B3996" w:rsidP="0069205B">
            <w:pPr>
              <w:pStyle w:val="MDPI42tablebody"/>
              <w:spacing w:line="240" w:lineRule="auto"/>
            </w:pPr>
            <w:r w:rsidRPr="00892953">
              <w:t>6 FSR Sensors</w:t>
            </w:r>
          </w:p>
        </w:tc>
        <w:tc>
          <w:tcPr>
            <w:tcW w:w="1165" w:type="dxa"/>
          </w:tcPr>
          <w:p w14:paraId="2339F7DF" w14:textId="2545D67E" w:rsidR="001B3996" w:rsidRPr="00892953" w:rsidRDefault="0069205B" w:rsidP="0069205B">
            <w:pPr>
              <w:pStyle w:val="MDPI42tablebody"/>
              <w:spacing w:line="240" w:lineRule="auto"/>
            </w:pPr>
            <w:r>
              <w:t>89%</w:t>
            </w:r>
          </w:p>
        </w:tc>
      </w:tr>
      <w:tr w:rsidR="001B3996" w:rsidRPr="00EF08AF" w14:paraId="2B34CC83" w14:textId="01E6E687" w:rsidTr="006E74DA">
        <w:trPr>
          <w:trHeight w:val="262"/>
        </w:trPr>
        <w:tc>
          <w:tcPr>
            <w:tcW w:w="2795" w:type="dxa"/>
            <w:shd w:val="clear" w:color="auto" w:fill="auto"/>
            <w:vAlign w:val="center"/>
          </w:tcPr>
          <w:p w14:paraId="4D52A185" w14:textId="2590C67D" w:rsidR="001B3996" w:rsidRPr="00CF46EC" w:rsidRDefault="001B3996" w:rsidP="0069205B">
            <w:pPr>
              <w:pStyle w:val="MDPI42tablebody"/>
              <w:spacing w:line="240" w:lineRule="auto"/>
            </w:pPr>
            <w:r w:rsidRPr="009E0B63">
              <w:t>Ren et al, 2013</w:t>
            </w:r>
            <w:r>
              <w:t xml:space="preserve"> </w:t>
            </w:r>
            <w:r>
              <w:fldChar w:fldCharType="begin"/>
            </w:r>
            <w:r>
              <w:instrText xml:space="preserve"> ADDIN ZOTERO_ITEM CSL_CITATION {"citationID":"EMq2qBtM","properties":{"formattedCitation":"[41]","plainCitation":"[41]","noteIndex":0},"citationItems":[{"id":228,"uris":["http://zotero.org/users/11398818/items/A72X998B"],"itemData":{"id":228,"type":"article-journal","container-title":"International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Pr="00DF6BFF">
              <w:t>[41]</w:t>
            </w:r>
            <w:r>
              <w:fldChar w:fldCharType="end"/>
            </w:r>
          </w:p>
        </w:tc>
        <w:tc>
          <w:tcPr>
            <w:tcW w:w="5940" w:type="dxa"/>
            <w:shd w:val="clear" w:color="auto" w:fill="auto"/>
            <w:vAlign w:val="center"/>
          </w:tcPr>
          <w:p w14:paraId="760B5124" w14:textId="2635E066" w:rsidR="001B3996" w:rsidRPr="00892953" w:rsidRDefault="001B3996" w:rsidP="0069205B">
            <w:pPr>
              <w:pStyle w:val="MDPI42tablebody"/>
              <w:spacing w:line="240" w:lineRule="auto"/>
            </w:pPr>
            <w:r w:rsidRPr="00335AD8">
              <w:t>6 Square-Type force Sensing Resistors</w:t>
            </w:r>
          </w:p>
        </w:tc>
        <w:tc>
          <w:tcPr>
            <w:tcW w:w="1165" w:type="dxa"/>
          </w:tcPr>
          <w:p w14:paraId="12268B95" w14:textId="42470993" w:rsidR="001B3996" w:rsidRPr="00335AD8" w:rsidRDefault="0069205B" w:rsidP="0069205B">
            <w:pPr>
              <w:pStyle w:val="MDPI42tablebody"/>
              <w:spacing w:line="240" w:lineRule="auto"/>
            </w:pPr>
            <w:r>
              <w:t>-</w:t>
            </w:r>
          </w:p>
        </w:tc>
      </w:tr>
      <w:tr w:rsidR="001B3996" w:rsidRPr="00EF08AF" w14:paraId="2E77A13A" w14:textId="6BC591FE" w:rsidTr="006E74DA">
        <w:trPr>
          <w:trHeight w:val="280"/>
        </w:trPr>
        <w:tc>
          <w:tcPr>
            <w:tcW w:w="2795" w:type="dxa"/>
            <w:shd w:val="clear" w:color="auto" w:fill="auto"/>
            <w:vAlign w:val="center"/>
          </w:tcPr>
          <w:p w14:paraId="488A0322" w14:textId="33D3D3ED" w:rsidR="001B3996" w:rsidRPr="009E0B63" w:rsidRDefault="001B3996" w:rsidP="00833EC2">
            <w:pPr>
              <w:pStyle w:val="MDPI42tablebody"/>
              <w:spacing w:line="240" w:lineRule="auto"/>
            </w:pPr>
            <w:r w:rsidRPr="007D2676">
              <w:t>Fu and MacLeod, 2014</w:t>
            </w:r>
            <w:r>
              <w:t xml:space="preserve"> </w:t>
            </w:r>
            <w:r>
              <w:fldChar w:fldCharType="begin"/>
            </w:r>
            <w:r>
              <w:instrText xml:space="preserve"> ADDIN ZOTERO_ITEM CSL_CITATION {"citationID":"hQ7c4dGO","properties":{"formattedCitation":"[42]","plainCitation":"[42]","noteIndex":0},"citationItems":[{"id":235,"uris":["http://zotero.org/users/11398818/items/MM83R5MW"],"itemData":{"id":235,"type":"paper-conference","container-title":"2014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Pr="00DF6BFF">
              <w:t>[42]</w:t>
            </w:r>
            <w:r>
              <w:fldChar w:fldCharType="end"/>
            </w:r>
          </w:p>
        </w:tc>
        <w:tc>
          <w:tcPr>
            <w:tcW w:w="5940" w:type="dxa"/>
            <w:shd w:val="clear" w:color="auto" w:fill="auto"/>
            <w:vAlign w:val="center"/>
          </w:tcPr>
          <w:p w14:paraId="71A6FE53" w14:textId="07CB6065" w:rsidR="001B3996" w:rsidRPr="00335AD8" w:rsidRDefault="001B3996" w:rsidP="006E74DA">
            <w:pPr>
              <w:pStyle w:val="MDPI42tablebody"/>
              <w:numPr>
                <w:ilvl w:val="0"/>
                <w:numId w:val="30"/>
              </w:numPr>
              <w:spacing w:line="240" w:lineRule="auto"/>
            </w:pPr>
            <w:r w:rsidRPr="007D2676">
              <w:t>Force Sensing Resistors FSR 406</w:t>
            </w:r>
          </w:p>
        </w:tc>
        <w:tc>
          <w:tcPr>
            <w:tcW w:w="1165" w:type="dxa"/>
          </w:tcPr>
          <w:p w14:paraId="157EBD54" w14:textId="08F627F7" w:rsidR="001B3996" w:rsidRPr="007D2676" w:rsidRDefault="006E74DA" w:rsidP="006E74DA">
            <w:pPr>
              <w:pStyle w:val="MDPI42tablebody"/>
              <w:spacing w:line="240" w:lineRule="auto"/>
            </w:pPr>
            <w:r>
              <w:t>-</w:t>
            </w:r>
          </w:p>
        </w:tc>
      </w:tr>
      <w:tr w:rsidR="001B3996" w:rsidRPr="00EF08AF" w14:paraId="3CFD338D" w14:textId="3A320354" w:rsidTr="006E74DA">
        <w:trPr>
          <w:trHeight w:val="280"/>
        </w:trPr>
        <w:tc>
          <w:tcPr>
            <w:tcW w:w="2795" w:type="dxa"/>
            <w:shd w:val="clear" w:color="auto" w:fill="auto"/>
            <w:vAlign w:val="center"/>
          </w:tcPr>
          <w:p w14:paraId="560C6430" w14:textId="3678FCBB" w:rsidR="001B3996" w:rsidRPr="007D2676" w:rsidRDefault="001B3996" w:rsidP="00833EC2">
            <w:pPr>
              <w:pStyle w:val="MDPI42tablebody"/>
              <w:spacing w:line="240" w:lineRule="auto"/>
            </w:pPr>
            <w:proofErr w:type="spellStart"/>
            <w:r w:rsidRPr="007D2676">
              <w:t>AbuTerkia</w:t>
            </w:r>
            <w:proofErr w:type="spellEnd"/>
            <w:r w:rsidRPr="007D2676">
              <w:t xml:space="preserve"> et al, 2022</w:t>
            </w:r>
            <w:r>
              <w:t xml:space="preserve"> </w:t>
            </w:r>
            <w:r>
              <w:fldChar w:fldCharType="begin"/>
            </w:r>
            <w:r>
              <w:instrText xml:space="preserve"> ADDIN ZOTERO_ITEM CSL_CITATION {"citationID":"MkL5FbQy","properties":{"formattedCitation":"[43]","plainCitation":"[43]","noteIndex":0},"citationItems":[{"id":254,"uris":["http://zotero.org/users/11398818/items/65CCGVLQ"],"itemData":{"id":254,"type":"paper-conference","container-title":"2022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Pr="00DF6BFF">
              <w:t>[43]</w:t>
            </w:r>
            <w:r>
              <w:fldChar w:fldCharType="end"/>
            </w:r>
          </w:p>
        </w:tc>
        <w:tc>
          <w:tcPr>
            <w:tcW w:w="5940" w:type="dxa"/>
            <w:shd w:val="clear" w:color="auto" w:fill="auto"/>
            <w:vAlign w:val="center"/>
          </w:tcPr>
          <w:p w14:paraId="346C6220" w14:textId="604DFA30" w:rsidR="001B3996" w:rsidRPr="007D2676" w:rsidRDefault="001B3996" w:rsidP="00833EC2">
            <w:pPr>
              <w:pStyle w:val="MDPI42tablebody"/>
              <w:spacing w:line="240" w:lineRule="auto"/>
            </w:pPr>
            <w:r w:rsidRPr="007D2676">
              <w:t>5 Flex sensors</w:t>
            </w:r>
          </w:p>
        </w:tc>
        <w:tc>
          <w:tcPr>
            <w:tcW w:w="1165" w:type="dxa"/>
          </w:tcPr>
          <w:p w14:paraId="2BB66FC1" w14:textId="6B92D30C" w:rsidR="008B38BF" w:rsidRPr="007D2676" w:rsidRDefault="008B38BF" w:rsidP="008B38BF">
            <w:pPr>
              <w:pStyle w:val="MDPI42tablebody"/>
              <w:spacing w:line="240" w:lineRule="auto"/>
            </w:pPr>
            <w:r>
              <w:t>-</w:t>
            </w:r>
          </w:p>
        </w:tc>
      </w:tr>
      <w:tr w:rsidR="001B3996" w:rsidRPr="00EF08AF" w14:paraId="21A8B5E0" w14:textId="10EA0879" w:rsidTr="006E74DA">
        <w:trPr>
          <w:trHeight w:val="280"/>
        </w:trPr>
        <w:tc>
          <w:tcPr>
            <w:tcW w:w="2795" w:type="dxa"/>
            <w:shd w:val="clear" w:color="auto" w:fill="auto"/>
            <w:vAlign w:val="center"/>
          </w:tcPr>
          <w:p w14:paraId="585B2701" w14:textId="405D902A" w:rsidR="001B3996" w:rsidRPr="007D2676" w:rsidRDefault="001B3996" w:rsidP="00833EC2">
            <w:pPr>
              <w:pStyle w:val="MDPI42tablebody"/>
              <w:spacing w:line="240" w:lineRule="auto"/>
            </w:pPr>
            <w:r w:rsidRPr="00117995">
              <w:t>La Mura et al, 2023</w:t>
            </w:r>
            <w:r>
              <w:t xml:space="preserve"> </w:t>
            </w:r>
            <w:r>
              <w:fldChar w:fldCharType="begin"/>
            </w:r>
            <w:r>
              <w:instrText xml:space="preserve"> ADDIN ZOTERO_ITEM CSL_CITATION {"citationID":"40sE9qpk","properties":{"formattedCitation":"[44]","plainCitation":"[44]","noteIndex":0},"citationItems":[{"id":261,"uris":["http://zotero.org/users/11398818/items/ETZJENJJ"],"itemData":{"id":261,"type":"article-journal","abstract":"The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Pr="00DF6BFF">
              <w:t>[44]</w:t>
            </w:r>
            <w:r>
              <w:fldChar w:fldCharType="end"/>
            </w:r>
          </w:p>
        </w:tc>
        <w:tc>
          <w:tcPr>
            <w:tcW w:w="5940" w:type="dxa"/>
            <w:shd w:val="clear" w:color="auto" w:fill="auto"/>
            <w:vAlign w:val="center"/>
          </w:tcPr>
          <w:p w14:paraId="3BF42E80" w14:textId="07EA7625" w:rsidR="001B3996" w:rsidRPr="007D2676" w:rsidRDefault="001B3996" w:rsidP="00833EC2">
            <w:pPr>
              <w:pStyle w:val="MDPI42tablebody"/>
              <w:spacing w:line="240" w:lineRule="auto"/>
            </w:pPr>
            <w:r w:rsidRPr="00117995">
              <w:t>4 FSR</w:t>
            </w:r>
            <w:r>
              <w:t xml:space="preserve"> Pressure Sensors</w:t>
            </w:r>
          </w:p>
        </w:tc>
        <w:tc>
          <w:tcPr>
            <w:tcW w:w="1165" w:type="dxa"/>
          </w:tcPr>
          <w:p w14:paraId="7D53B6C3" w14:textId="3788B8C5" w:rsidR="008B38BF" w:rsidRPr="00117995" w:rsidRDefault="008B38BF" w:rsidP="008B38BF">
            <w:pPr>
              <w:pStyle w:val="MDPI42tablebody"/>
              <w:spacing w:line="240" w:lineRule="auto"/>
            </w:pPr>
            <w:r>
              <w:t>-</w:t>
            </w:r>
          </w:p>
        </w:tc>
      </w:tr>
      <w:tr w:rsidR="001B3996" w:rsidRPr="00EF08AF" w14:paraId="3F146A3F" w14:textId="0F974882" w:rsidTr="00B248A0">
        <w:trPr>
          <w:trHeight w:val="346"/>
        </w:trPr>
        <w:tc>
          <w:tcPr>
            <w:tcW w:w="2795" w:type="dxa"/>
            <w:shd w:val="clear" w:color="auto" w:fill="auto"/>
            <w:vAlign w:val="center"/>
          </w:tcPr>
          <w:p w14:paraId="7D4CC8E3" w14:textId="7C52D11A" w:rsidR="001B3996" w:rsidRPr="00117995" w:rsidRDefault="001B3996" w:rsidP="00833EC2">
            <w:pPr>
              <w:pStyle w:val="MDPI42tablebody"/>
              <w:spacing w:line="240" w:lineRule="auto"/>
            </w:pPr>
            <w:r w:rsidRPr="00CD5E42">
              <w:t>Haeyoon Cho et al</w:t>
            </w:r>
            <w:r>
              <w:t xml:space="preserve">., 2019 </w:t>
            </w:r>
            <w:r>
              <w:fldChar w:fldCharType="begin"/>
            </w:r>
            <w:r>
              <w:instrText xml:space="preserve"> ADDIN ZOTERO_ITEM CSL_CITATION {"citationID":"TZlooGw9","properties":{"formattedCitation":"[45]","plainCitation":"[45]","noteIndex":0},"citationItems":[{"id":265,"uris":["http://zotero.org/users/11398818/items/89B29YFX"],"itemData":{"id":265,"type":"paper-conference","container-title":"2019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Pr="00DF6BFF">
              <w:t>[45]</w:t>
            </w:r>
            <w:r>
              <w:fldChar w:fldCharType="end"/>
            </w:r>
          </w:p>
        </w:tc>
        <w:tc>
          <w:tcPr>
            <w:tcW w:w="5940" w:type="dxa"/>
            <w:shd w:val="clear" w:color="auto" w:fill="auto"/>
            <w:vAlign w:val="center"/>
          </w:tcPr>
          <w:p w14:paraId="05C3AEC5" w14:textId="35F95C0C" w:rsidR="001B3996" w:rsidRPr="00117995" w:rsidRDefault="001B3996" w:rsidP="00117995">
            <w:pPr>
              <w:pStyle w:val="MDPI42tablebody"/>
              <w:spacing w:line="240" w:lineRule="auto"/>
            </w:pPr>
            <w:r>
              <w:t>16 Pressure sensors &amp; 2 Ultrasonic sensors</w:t>
            </w:r>
          </w:p>
        </w:tc>
        <w:tc>
          <w:tcPr>
            <w:tcW w:w="1165" w:type="dxa"/>
          </w:tcPr>
          <w:p w14:paraId="39C56BD5" w14:textId="0014C0AD" w:rsidR="001B3996" w:rsidRDefault="008B38BF" w:rsidP="00117995">
            <w:pPr>
              <w:pStyle w:val="MDPI42tablebody"/>
              <w:spacing w:line="240" w:lineRule="auto"/>
            </w:pPr>
            <w:r>
              <w:t>96%</w:t>
            </w:r>
          </w:p>
        </w:tc>
      </w:tr>
      <w:tr w:rsidR="001B3996" w:rsidRPr="00EF08AF" w14:paraId="1A25DAF3" w14:textId="65C6A497" w:rsidTr="006E74DA">
        <w:trPr>
          <w:trHeight w:val="280"/>
        </w:trPr>
        <w:tc>
          <w:tcPr>
            <w:tcW w:w="2795" w:type="dxa"/>
            <w:shd w:val="clear" w:color="auto" w:fill="auto"/>
            <w:vAlign w:val="center"/>
          </w:tcPr>
          <w:p w14:paraId="2BB9EECD" w14:textId="0338525E" w:rsidR="001B3996" w:rsidRPr="00CD5E42" w:rsidRDefault="001B3996" w:rsidP="00833EC2">
            <w:pPr>
              <w:pStyle w:val="MDPI42tablebody"/>
              <w:spacing w:line="240" w:lineRule="auto"/>
            </w:pPr>
            <w:proofErr w:type="spellStart"/>
            <w:r w:rsidRPr="00CD5E42">
              <w:t>Bourahmoune</w:t>
            </w:r>
            <w:proofErr w:type="spellEnd"/>
            <w:r w:rsidRPr="00CD5E42">
              <w:t xml:space="preserve"> et al.</w:t>
            </w:r>
            <w:r>
              <w:t>,</w:t>
            </w:r>
            <w:r w:rsidRPr="00CD5E42">
              <w:t xml:space="preserve"> 2022</w:t>
            </w:r>
            <w:r>
              <w:t xml:space="preserve"> </w:t>
            </w:r>
            <w:r>
              <w:fldChar w:fldCharType="begin"/>
            </w:r>
            <w:r>
              <w:instrText xml:space="preserve"> ADDIN ZOTERO_ITEM CSL_CITATION {"citationID":"KGWfZMUl","properties":{"formattedCitation":"[46]","plainCitation":"[46]","noteIndex":0},"citationItems":[{"id":272,"uris":["http://zotero.org/users/11398818/items/7ANKQUF4"],"itemData":{"id":272,"type":"article-journal","abstract":"We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Pr="00DF6BFF">
              <w:t>[46]</w:t>
            </w:r>
            <w:r>
              <w:fldChar w:fldCharType="end"/>
            </w:r>
          </w:p>
        </w:tc>
        <w:tc>
          <w:tcPr>
            <w:tcW w:w="5940" w:type="dxa"/>
            <w:shd w:val="clear" w:color="auto" w:fill="auto"/>
            <w:vAlign w:val="center"/>
          </w:tcPr>
          <w:p w14:paraId="170AF356" w14:textId="68C2A698" w:rsidR="001B3996" w:rsidRDefault="001B3996" w:rsidP="00117995">
            <w:pPr>
              <w:pStyle w:val="MDPI42tablebody"/>
              <w:spacing w:line="240" w:lineRule="auto"/>
            </w:pPr>
            <w:r w:rsidRPr="00F03D14">
              <w:t>9 E-Textile Pressure Sensor</w:t>
            </w:r>
          </w:p>
        </w:tc>
        <w:tc>
          <w:tcPr>
            <w:tcW w:w="1165" w:type="dxa"/>
          </w:tcPr>
          <w:p w14:paraId="10A5295F" w14:textId="4D8F9792" w:rsidR="001B3996" w:rsidRPr="00F03D14" w:rsidRDefault="00B248A0" w:rsidP="00117995">
            <w:pPr>
              <w:pStyle w:val="MDPI42tablebody"/>
              <w:spacing w:line="240" w:lineRule="auto"/>
            </w:pPr>
            <w:r>
              <w:t>98.82%</w:t>
            </w:r>
          </w:p>
        </w:tc>
      </w:tr>
    </w:tbl>
    <w:p w14:paraId="64C56C87" w14:textId="77777777" w:rsidR="00072A45" w:rsidRDefault="00072A45" w:rsidP="00DD2DDD">
      <w:pPr>
        <w:pStyle w:val="MDPI31text"/>
        <w:ind w:left="0" w:firstLine="0"/>
      </w:pPr>
    </w:p>
    <w:p w14:paraId="72627784" w14:textId="77777777" w:rsidR="00735236" w:rsidRDefault="00735236" w:rsidP="00735236">
      <w:pPr>
        <w:pStyle w:val="MDPI23heading3"/>
      </w:pPr>
      <w:r>
        <w:lastRenderedPageBreak/>
        <w:t>Load Cells</w:t>
      </w:r>
    </w:p>
    <w:p w14:paraId="6F5A448C" w14:textId="3BAF4313" w:rsidR="000162A3" w:rsidRDefault="00735236" w:rsidP="00735236">
      <w:pPr>
        <w:pStyle w:val="MDPI31text"/>
      </w:pPr>
      <w:r>
        <w:t>Load cells</w:t>
      </w:r>
      <w:r w:rsidR="00405542">
        <w:t xml:space="preserve"> also known as Strain Guage </w:t>
      </w:r>
      <w:r w:rsidR="00833EC2">
        <w:t>Loads cells</w:t>
      </w:r>
      <w:r>
        <w:t xml:space="preserve"> are another variation of force sensor which is commonly used to measure monitor sitting postures.</w:t>
      </w:r>
      <w:r w:rsidR="00CB22A4">
        <w:t xml:space="preserve"> The sensor </w:t>
      </w:r>
      <w:r>
        <w:t>works by converting the mechanical force being applied to it into digital signals which can be read by microcontrollers.</w:t>
      </w:r>
    </w:p>
    <w:p w14:paraId="4690069A" w14:textId="5333AD61" w:rsidR="00735236" w:rsidRDefault="00735236" w:rsidP="00735236">
      <w:pPr>
        <w:pStyle w:val="MDPI31text"/>
      </w:pPr>
      <w:r>
        <w:t xml:space="preserve"> </w:t>
      </w:r>
      <w:proofErr w:type="spellStart"/>
      <w:r>
        <w:t>Roh</w:t>
      </w:r>
      <w:proofErr w:type="spellEnd"/>
      <w:r>
        <w:t xml:space="preserve"> et al</w:t>
      </w:r>
      <w:r w:rsidR="0030701D">
        <w:t>.</w:t>
      </w:r>
      <w:r>
        <w:t xml:space="preserve"> in 2018 </w:t>
      </w:r>
      <w:r w:rsidR="00335DC6">
        <w:fldChar w:fldCharType="begin"/>
      </w:r>
      <w:r w:rsidR="00DF6BFF">
        <w:instrText xml:space="preserve"> ADDIN ZOTERO_ITEM CSL_CITATION {"citationID":"GKe7PrM7","properties":{"formattedCitation":"[47]","plainCitation":"[47]","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335DC6">
        <w:fldChar w:fldCharType="separate"/>
      </w:r>
      <w:r w:rsidR="00DF6BFF" w:rsidRPr="00DF6BFF">
        <w:t>[47]</w:t>
      </w:r>
      <w:r w:rsidR="00335DC6">
        <w:fldChar w:fldCharType="end"/>
      </w:r>
      <w:r>
        <w:t xml:space="preserve"> developed a smart chair by integrating 4 load cell sensors within the chair sitting cushion to classify 6 sitting postures. An accuracy of 97.94% was achieved using a SVM (RBF kernel) ML model. Similarly, Pereira and Plácido </w:t>
      </w:r>
      <w:r w:rsidR="004A0FCB">
        <w:t>da</w:t>
      </w:r>
      <w:r>
        <w:t xml:space="preserve"> Silva in 2023 </w:t>
      </w:r>
      <w:r w:rsidR="00152C3B">
        <w:fldChar w:fldCharType="begin"/>
      </w:r>
      <w:r w:rsidR="00DF6BFF">
        <w:instrText xml:space="preserve"> ADDIN ZOTERO_ITEM CSL_CITATION {"citationID":"gLgG9lFs","properties":{"formattedCitation":"[48]","plainCitation":"[48]","noteIndex":0},"citationItems":[{"id":145,"uris":["http://zotero.org/users/11398818/items/A9UVN24S"],"itemData":{"id":145,"type":"article-journal","abstract":"In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152C3B">
        <w:fldChar w:fldCharType="separate"/>
      </w:r>
      <w:r w:rsidR="00DF6BFF" w:rsidRPr="00DF6BFF">
        <w:t>[48]</w:t>
      </w:r>
      <w:r w:rsidR="00152C3B">
        <w:fldChar w:fldCharType="end"/>
      </w:r>
      <w:r>
        <w:t xml:space="preserve"> distributed 3 load cells across the seat’s cushion in order to classify 8 sitting postures; overall they were able to a classification accuracy of 98.50%.</w:t>
      </w:r>
    </w:p>
    <w:p w14:paraId="16746554" w14:textId="77777777" w:rsidR="00735236" w:rsidRDefault="00735236" w:rsidP="00735236">
      <w:pPr>
        <w:pStyle w:val="MDPI31text"/>
      </w:pPr>
    </w:p>
    <w:p w14:paraId="1E5A2155" w14:textId="19822DE6" w:rsidR="00735236" w:rsidRDefault="00735236" w:rsidP="00735236">
      <w:pPr>
        <w:pStyle w:val="MDPI52figure"/>
      </w:pPr>
      <w:r>
        <w:rPr>
          <w:noProof/>
        </w:rPr>
        <w:drawing>
          <wp:inline distT="0" distB="0" distL="0" distR="0" wp14:anchorId="1CE2A203" wp14:editId="3D6E1DCA">
            <wp:extent cx="2306595" cy="2038580"/>
            <wp:effectExtent l="19050" t="19050" r="0" b="0"/>
            <wp:docPr id="307332705"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chemeClr val="tx1"/>
                      </a:solidFill>
                    </a:ln>
                  </pic:spPr>
                </pic:pic>
              </a:graphicData>
            </a:graphic>
          </wp:inline>
        </w:drawing>
      </w:r>
    </w:p>
    <w:p w14:paraId="5C035AD4" w14:textId="2A47476F" w:rsidR="00804D4F" w:rsidRDefault="00804D4F" w:rsidP="00261428">
      <w:pPr>
        <w:pStyle w:val="MDPI511onefigurecaption"/>
      </w:pPr>
      <w:r w:rsidRPr="006B0865">
        <w:rPr>
          <w:b/>
          <w:bCs/>
        </w:rPr>
        <w:t>Figure</w:t>
      </w:r>
      <w:r w:rsidR="006B0865" w:rsidRPr="006B0865">
        <w:rPr>
          <w:b/>
          <w:bCs/>
        </w:rPr>
        <w:t xml:space="preserve"> </w:t>
      </w:r>
      <w:r w:rsidR="006B0865" w:rsidRPr="006B0865">
        <w:rPr>
          <w:b/>
          <w:bCs/>
          <w:noProof w:val="0"/>
        </w:rPr>
        <w:t>4</w:t>
      </w:r>
      <w:r w:rsidR="006B0865">
        <w:rPr>
          <w:noProof w:val="0"/>
        </w:rPr>
        <w:t>.</w:t>
      </w:r>
      <w:r>
        <w:t xml:space="preserve"> </w:t>
      </w:r>
      <w:r w:rsidR="00F858C0">
        <w:t xml:space="preserve">50 KG </w:t>
      </w:r>
      <w:r w:rsidRPr="00071DBF">
        <w:t>Load Cells</w:t>
      </w:r>
      <w:r w:rsidR="00F858C0">
        <w:t xml:space="preserve"> (</w:t>
      </w:r>
      <w:r w:rsidR="001E30F1" w:rsidRPr="001E30F1">
        <w:t>SEN-10245</w:t>
      </w:r>
      <w:r w:rsidR="00710BF1">
        <w:t>)</w:t>
      </w:r>
    </w:p>
    <w:p w14:paraId="6273A69A" w14:textId="77777777" w:rsidR="00735236" w:rsidRDefault="00735236" w:rsidP="00735236">
      <w:pPr>
        <w:pStyle w:val="MDPI23heading3"/>
      </w:pPr>
      <w:r>
        <w:t>Sensing Chair using Flex Sensors</w:t>
      </w:r>
    </w:p>
    <w:p w14:paraId="09CB48E7" w14:textId="59284D99" w:rsidR="00735236" w:rsidRDefault="00735236" w:rsidP="00735236">
      <w:pPr>
        <w:pStyle w:val="MDPI31text"/>
      </w:pPr>
      <w:r>
        <w:t xml:space="preserve">Flex sensors are another variation of sensors that </w:t>
      </w:r>
      <w:r w:rsidR="0074143B">
        <w:t>are</w:t>
      </w:r>
      <w:r>
        <w:t xml:space="preserve"> being used by </w:t>
      </w:r>
      <w:r w:rsidR="006E6100">
        <w:t>myriad studies</w:t>
      </w:r>
      <w:r>
        <w:t xml:space="preserve"> to classify different sitting postures. A flex sensor, also known as a bend </w:t>
      </w:r>
      <w:r w:rsidR="0023443F">
        <w:t>sensor,</w:t>
      </w:r>
      <w:r>
        <w:t xml:space="preserve"> works by measuring the degree of displacement resulting from the bending action being applied to the sensor </w:t>
      </w:r>
      <w:r w:rsidR="000A72BF">
        <w:fldChar w:fldCharType="begin"/>
      </w:r>
      <w:r w:rsidR="00DF6BFF">
        <w:instrText xml:space="preserve"> ADDIN ZOTERO_ITEM CSL_CITATION {"citationID":"snQR9O3i","properties":{"formattedCitation":"[49]","plainCitation":"[49]","noteIndex":0},"citationItems":[{"id":252,"uris":["http://zotero.org/users/11398818/items/MMKV59DG"],"itemData":{"id":252,"type":"article-journal","abstract":"Flex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0A72BF">
        <w:fldChar w:fldCharType="separate"/>
      </w:r>
      <w:r w:rsidR="00DF6BFF" w:rsidRPr="00DF6BFF">
        <w:t>[49]</w:t>
      </w:r>
      <w:r w:rsidR="000A72BF">
        <w:fldChar w:fldCharType="end"/>
      </w:r>
      <w:r>
        <w:t xml:space="preserve">. </w:t>
      </w:r>
    </w:p>
    <w:p w14:paraId="56B8690F" w14:textId="6501A122" w:rsidR="00735236" w:rsidRDefault="00735236" w:rsidP="00735236">
      <w:pPr>
        <w:pStyle w:val="MDPI31text"/>
      </w:pPr>
      <w:r>
        <w:t xml:space="preserve">It was seen that the primary use of flex sensors in the classification of sitting postures is not a widely popular approach among </w:t>
      </w:r>
      <w:r w:rsidR="006E6100">
        <w:t>numerous studies</w:t>
      </w:r>
      <w:r>
        <w:t xml:space="preserve">. Overall, there were only 2 studies identified that utilized this method for sitting posture detection. The first was by Hu et al </w:t>
      </w:r>
      <w:r w:rsidR="00917B70">
        <w:fldChar w:fldCharType="begin"/>
      </w:r>
      <w:r w:rsidR="00DF6BFF">
        <w:instrText xml:space="preserve"> ADDIN ZOTERO_ITEM CSL_CITATION {"citationID":"yIgAyEHq","properties":{"formattedCitation":"[34]","plainCitation":"[34]","noteIndex":0},"citationItems":[{"id":167,"uris":["http://zotero.org/users/11398818/items/DR5UVBDW"],"itemData":{"id":167,"type":"article-journal","container-title":"IEEE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sidR="00917B70">
        <w:fldChar w:fldCharType="separate"/>
      </w:r>
      <w:r w:rsidR="00DF6BFF" w:rsidRPr="00DF6BFF">
        <w:t>[34]</w:t>
      </w:r>
      <w:r w:rsidR="00917B70">
        <w:fldChar w:fldCharType="end"/>
      </w:r>
      <w:r>
        <w:t xml:space="preserve"> who developed a smart sensing chair using 6 flex sensors and a 2-layer Artificial neural network (ANN) for detecting 7 sitting postures and achieved an accuracy of 97.43%. The second was by </w:t>
      </w:r>
      <w:r w:rsidR="00917B70">
        <w:fldChar w:fldCharType="begin"/>
      </w:r>
      <w:r w:rsidR="00DF6BFF">
        <w:instrText xml:space="preserve"> ADDIN ZOTERO_ITEM CSL_CITATION {"citationID":"5tW320UG","properties":{"formattedCitation":"[43]","plainCitation":"[43]","noteIndex":0},"citationItems":[{"id":254,"uris":["http://zotero.org/users/11398818/items/65CCGVLQ"],"itemData":{"id":254,"type":"paper-conference","container-title":"2022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7B70">
        <w:fldChar w:fldCharType="separate"/>
      </w:r>
      <w:r w:rsidR="00DF6BFF" w:rsidRPr="00DF6BFF">
        <w:t>[43]</w:t>
      </w:r>
      <w:r w:rsidR="00917B70">
        <w:fldChar w:fldCharType="end"/>
      </w:r>
      <w:r>
        <w:t xml:space="preserve"> which also developed a similar system without the use of an ML model which aimed at detecting 7 different sitting postures. </w:t>
      </w:r>
    </w:p>
    <w:p w14:paraId="7BA3458E" w14:textId="77777777" w:rsidR="00735236" w:rsidRDefault="00735236" w:rsidP="00735236">
      <w:pPr>
        <w:pStyle w:val="MDPI31text"/>
      </w:pPr>
      <w:r>
        <w:t xml:space="preserve"> </w:t>
      </w:r>
    </w:p>
    <w:p w14:paraId="21E13672" w14:textId="5F79BC17" w:rsidR="00735236" w:rsidRDefault="00735236" w:rsidP="00475FA0">
      <w:pPr>
        <w:pStyle w:val="MDPI52figure"/>
      </w:pPr>
      <w:r w:rsidRPr="00735236">
        <w:rPr>
          <w:noProof/>
        </w:rPr>
        <w:lastRenderedPageBreak/>
        <w:drawing>
          <wp:inline distT="0" distB="0" distL="0" distR="0" wp14:anchorId="37B37FD2" wp14:editId="14716360">
            <wp:extent cx="2378786" cy="2378786"/>
            <wp:effectExtent l="0" t="0" r="0" b="0"/>
            <wp:docPr id="541246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7487" cy="2387487"/>
                    </a:xfrm>
                    <a:prstGeom prst="rect">
                      <a:avLst/>
                    </a:prstGeom>
                    <a:noFill/>
                  </pic:spPr>
                </pic:pic>
              </a:graphicData>
            </a:graphic>
          </wp:inline>
        </w:drawing>
      </w:r>
    </w:p>
    <w:p w14:paraId="00F79B72" w14:textId="2D14BBAB" w:rsidR="00E71E40" w:rsidRDefault="00475FA0" w:rsidP="00DC50A9">
      <w:pPr>
        <w:pStyle w:val="MDPI511onefigurecaption"/>
      </w:pPr>
      <w:r w:rsidRPr="006B0865">
        <w:rPr>
          <w:b/>
          <w:bCs/>
        </w:rPr>
        <w:t xml:space="preserve">Figure </w:t>
      </w:r>
      <w:r w:rsidR="006B0865" w:rsidRPr="006B0865">
        <w:rPr>
          <w:b/>
          <w:bCs/>
        </w:rPr>
        <w:t>5</w:t>
      </w:r>
      <w:r w:rsidR="006B0865">
        <w:t>.</w:t>
      </w:r>
      <w:r w:rsidRPr="00497160">
        <w:t xml:space="preserve"> Flex Sensor</w:t>
      </w:r>
    </w:p>
    <w:p w14:paraId="57F28695" w14:textId="77777777" w:rsidR="00735236" w:rsidRDefault="00735236" w:rsidP="008202F8">
      <w:pPr>
        <w:pStyle w:val="MDPI23heading3"/>
      </w:pPr>
      <w:r>
        <w:t>Sensing Chair using Mixed Sensors</w:t>
      </w:r>
    </w:p>
    <w:p w14:paraId="0E21F3CC" w14:textId="4EE7817B" w:rsidR="00735236" w:rsidRDefault="00735236" w:rsidP="00735236">
      <w:pPr>
        <w:pStyle w:val="MDPI31text"/>
      </w:pPr>
      <w:r>
        <w:t>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w:t>
      </w:r>
      <w:r w:rsidR="00530748">
        <w:t xml:space="preserve">. </w:t>
      </w:r>
    </w:p>
    <w:p w14:paraId="4792A1A4" w14:textId="0A931DEB" w:rsidR="00735236" w:rsidRDefault="00735236" w:rsidP="00735236">
      <w:pPr>
        <w:pStyle w:val="MDPI31text"/>
      </w:pPr>
      <w:r>
        <w:t xml:space="preserve">Jeong and Park </w:t>
      </w:r>
      <w:r w:rsidR="00DD7E19">
        <w:fldChar w:fldCharType="begin"/>
      </w:r>
      <w:r w:rsidR="00DF6BFF">
        <w:instrText xml:space="preserve"> ADDIN ZOTERO_ITEM CSL_CITATION {"citationID":"HvMeLFHb","properties":{"formattedCitation":"[35]","plainCitation":"[35]","noteIndex":0},"citationItems":[{"id":169,"uris":["http://zotero.org/users/11398818/items/8IPGYUV4"],"itemData":{"id":169,"type":"article-journal","container-title":"IEEE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DD7E19">
        <w:fldChar w:fldCharType="separate"/>
      </w:r>
      <w:r w:rsidR="00DF6BFF" w:rsidRPr="00DF6BFF">
        <w:t>[35]</w:t>
      </w:r>
      <w:r w:rsidR="00DD7E19">
        <w:fldChar w:fldCharType="end"/>
      </w:r>
      <w:r>
        <w:t xml:space="preserve"> utilized 6 pressure sensors (placed on the seating cushion) along with 6 Infrared Reflective Distance Sensors (placed on the back rest). By using the K-Nearest Network (KNN), they were able to classify </w:t>
      </w:r>
      <w:r w:rsidR="006E6100">
        <w:t>eleven</w:t>
      </w:r>
      <w:r>
        <w:t xml:space="preserve"> different sitting postures while achieving an accuracy of 92%. This study also highlighted one of the main limitations seen with other smart sensing systems. It was stated that the main limitation of entirely relying on pressure sensors is that the angle of spinal trunk rotation </w:t>
      </w:r>
      <w:r w:rsidR="006E6100">
        <w:t>cannot</w:t>
      </w:r>
      <w:r>
        <w:t xml:space="preserve"> be detected, which is an important aspect of a sitting posture. Similarly,</w:t>
      </w:r>
      <w:r w:rsidR="009E29FC">
        <w:t xml:space="preserve"> </w:t>
      </w:r>
      <w:r>
        <w:t>Cho et al</w:t>
      </w:r>
      <w:r w:rsidR="009E29FC">
        <w:t>.</w:t>
      </w:r>
      <w:r>
        <w:t xml:space="preserve"> </w:t>
      </w:r>
      <w:r w:rsidR="00DD7E19">
        <w:fldChar w:fldCharType="begin"/>
      </w:r>
      <w:r w:rsidR="00DF6BFF">
        <w:instrText xml:space="preserve"> ADDIN ZOTERO_ITEM CSL_CITATION {"citationID":"QEnFagwC","properties":{"formattedCitation":"[45]","plainCitation":"[45]","noteIndex":0},"citationItems":[{"id":265,"uris":["http://zotero.org/users/11398818/items/89B29YFX"],"itemData":{"id":265,"type":"paper-conference","container-title":"2019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DD7E19">
        <w:fldChar w:fldCharType="separate"/>
      </w:r>
      <w:r w:rsidR="00DF6BFF" w:rsidRPr="00DF6BFF">
        <w:t>[45]</w:t>
      </w:r>
      <w:r w:rsidR="00DD7E19">
        <w:fldChar w:fldCharType="end"/>
      </w:r>
      <w:r>
        <w:t xml:space="preserve">, used 16 pressure sensors place on the sitting cushion along with 2 ultrasonic sensors placed at the neck support region. With this configuration, they were able to achieve </w:t>
      </w:r>
      <w:r w:rsidR="008202F8">
        <w:t>96</w:t>
      </w:r>
      <w:r>
        <w:t xml:space="preserve">% accuracy using </w:t>
      </w:r>
      <w:proofErr w:type="spellStart"/>
      <w:r>
        <w:t>LBCNet</w:t>
      </w:r>
      <w:proofErr w:type="spellEnd"/>
      <w:r>
        <w:t xml:space="preserve"> to classify </w:t>
      </w:r>
      <w:r w:rsidR="006E6100">
        <w:t>fifteen</w:t>
      </w:r>
      <w:r>
        <w:t xml:space="preserve"> sitting postures. Ma et </w:t>
      </w:r>
      <w:r w:rsidR="008202F8">
        <w:t>al.</w:t>
      </w:r>
      <w:r>
        <w:t xml:space="preserve"> </w:t>
      </w:r>
      <w:r w:rsidR="00DD7E19">
        <w:fldChar w:fldCharType="begin"/>
      </w:r>
      <w:r w:rsidR="00DF6BFF">
        <w:instrText xml:space="preserve"> ADDIN ZOTERO_ITEM CSL_CITATION {"citationID":"JpvHa0BZ","properties":{"formattedCitation":"[23]","plainCitation":"[23]","noteIndex":0},"citationItems":[{"id":223,"uris":["http://zotero.org/users/11398818/items/2HFDN9YP"],"itemData":{"id":223,"type":"article-journal","container-title":"IEEE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DD7E19">
        <w:fldChar w:fldCharType="separate"/>
      </w:r>
      <w:r w:rsidR="00DF6BFF" w:rsidRPr="00DF6BFF">
        <w:t>[23]</w:t>
      </w:r>
      <w:r w:rsidR="00DD7E19">
        <w:fldChar w:fldCharType="end"/>
      </w:r>
      <w:r>
        <w:t xml:space="preserve"> developed a smart seating cushion which employed the </w:t>
      </w:r>
      <w:r w:rsidR="008202F8">
        <w:t>use of</w:t>
      </w:r>
      <w:r>
        <w:t xml:space="preserve"> 6 FSR sensors for detecting different sitting postures and an Inertial measurement unit (IMU) sensor to monitor user activity. </w:t>
      </w:r>
    </w:p>
    <w:p w14:paraId="1F9EA2B5" w14:textId="77777777" w:rsidR="008202F8" w:rsidRDefault="008202F8" w:rsidP="00735236">
      <w:pPr>
        <w:pStyle w:val="MDPI31text"/>
      </w:pPr>
    </w:p>
    <w:p w14:paraId="5F4FE3D2" w14:textId="77777777" w:rsidR="00735236" w:rsidRDefault="00735236" w:rsidP="008202F8">
      <w:pPr>
        <w:pStyle w:val="MDPI23heading3"/>
      </w:pPr>
      <w:r>
        <w:t>Smart Sensing Chairs using Image Processing</w:t>
      </w:r>
    </w:p>
    <w:p w14:paraId="16E3E7ED" w14:textId="0597BB1F" w:rsidR="00735236" w:rsidRDefault="00735236" w:rsidP="00735236">
      <w:pPr>
        <w:pStyle w:val="MDPI31text"/>
      </w:pPr>
      <w:r>
        <w:t>There were some research papers that have investigated the application of image processing in the detection of improper sitting postures. This approach mostly involves the utilization of a digital camera actively positioned directly on the subjects. Furthermore, by employing the use of image processing techniques and algorithms, one can analyze each video frame to determine the sitting posture.</w:t>
      </w:r>
    </w:p>
    <w:p w14:paraId="7FABA451" w14:textId="7D2F71E2" w:rsidR="00591202" w:rsidRDefault="00735236" w:rsidP="00B1653C">
      <w:pPr>
        <w:pStyle w:val="MDPI31text"/>
      </w:pPr>
      <w:r>
        <w:t xml:space="preserve">Mallare et al. in 2017 </w:t>
      </w:r>
      <w:r w:rsidR="00A4627E">
        <w:fldChar w:fldCharType="begin"/>
      </w:r>
      <w:r w:rsidR="00DF6BFF">
        <w:instrText xml:space="preserve"> ADDIN ZOTERO_ITEM CSL_CITATION {"citationID":"c8PYpcRd","properties":{"formattedCitation":"[50]","plainCitation":"[50]","noteIndex":0},"citationItems":[{"id":264,"uris":["http://zotero.org/users/11398818/items/682YCXV6"],"itemData":{"id":264,"type":"paper-conference","container-title":"2017IEEE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A4627E">
        <w:fldChar w:fldCharType="separate"/>
      </w:r>
      <w:r w:rsidR="00DF6BFF" w:rsidRPr="00DF6BFF">
        <w:t>[50]</w:t>
      </w:r>
      <w:r w:rsidR="00A4627E">
        <w:fldChar w:fldCharType="end"/>
      </w:r>
      <w:r>
        <w:t xml:space="preserve"> developed a system utilizing 2 cameras strategically positioned at (front and side) angles in the detection of bad sitting postures. Overall, they were only able to achieve an accuracy of 61.3% using the SVM algorithm. Chen </w:t>
      </w:r>
      <w:r w:rsidR="00E2736B">
        <w:t xml:space="preserve">et al. </w:t>
      </w:r>
      <w:r>
        <w:t xml:space="preserve">in 2019 </w:t>
      </w:r>
      <w:r w:rsidR="00A4627E">
        <w:fldChar w:fldCharType="begin"/>
      </w:r>
      <w:r w:rsidR="00DF6BFF">
        <w:instrText xml:space="preserve"> ADDIN ZOTERO_ITEM CSL_CITATION {"citationID":"xBttX9B0","properties":{"formattedCitation":"[51]","plainCitation":"[51]","noteIndex":0},"citationItems":[{"id":221,"uris":["http://zotero.org/users/11398818/items/UPDRDR8Z"],"itemData":{"id":221,"type":"article-journal","abstract":"Abstract\n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A4627E">
        <w:fldChar w:fldCharType="separate"/>
      </w:r>
      <w:r w:rsidR="00DF6BFF" w:rsidRPr="00DF6BFF">
        <w:t>[51]</w:t>
      </w:r>
      <w:r w:rsidR="00A4627E">
        <w:fldChar w:fldCharType="end"/>
      </w:r>
      <w:r>
        <w:t xml:space="preserve"> further improved on this by using a Astra3D Sensor which is a 3D depth camera. By using the </w:t>
      </w:r>
      <w:proofErr w:type="spellStart"/>
      <w:r>
        <w:t>OpenPose</w:t>
      </w:r>
      <w:proofErr w:type="spellEnd"/>
      <w:r>
        <w:t xml:space="preserve"> library along with CNN for the posture classification, an accuracy of 90% was achieved</w:t>
      </w:r>
      <w:r w:rsidR="00530748">
        <w:t xml:space="preserve">. </w:t>
      </w:r>
    </w:p>
    <w:p w14:paraId="1E653CD3" w14:textId="77777777" w:rsidR="0025212C" w:rsidRDefault="0025212C" w:rsidP="00735236">
      <w:pPr>
        <w:pStyle w:val="MDPI31text"/>
      </w:pPr>
    </w:p>
    <w:p w14:paraId="4BACCF19" w14:textId="77777777" w:rsidR="00505DAC" w:rsidRDefault="00505DAC" w:rsidP="00735236">
      <w:pPr>
        <w:pStyle w:val="MDPI31text"/>
      </w:pPr>
    </w:p>
    <w:p w14:paraId="57688CFC" w14:textId="77777777" w:rsidR="00505DAC" w:rsidRDefault="00505DAC" w:rsidP="00735236">
      <w:pPr>
        <w:pStyle w:val="MDPI31text"/>
      </w:pPr>
    </w:p>
    <w:p w14:paraId="43220971" w14:textId="77777777" w:rsidR="00505DAC" w:rsidRDefault="00505DAC" w:rsidP="00735236">
      <w:pPr>
        <w:pStyle w:val="MDPI31text"/>
      </w:pPr>
    </w:p>
    <w:p w14:paraId="6BE3EE75" w14:textId="77777777" w:rsidR="00505DAC" w:rsidRDefault="00505DAC" w:rsidP="00735236">
      <w:pPr>
        <w:pStyle w:val="MDPI31text"/>
      </w:pPr>
    </w:p>
    <w:p w14:paraId="0A8029EC" w14:textId="77777777" w:rsidR="00505DAC" w:rsidRDefault="00505DAC" w:rsidP="00735236">
      <w:pPr>
        <w:pStyle w:val="MDPI31text"/>
      </w:pPr>
    </w:p>
    <w:p w14:paraId="5B79B495" w14:textId="57424208" w:rsidR="00735236" w:rsidRDefault="00735236" w:rsidP="0025212C">
      <w:pPr>
        <w:pStyle w:val="MDPI22heading2"/>
      </w:pPr>
      <w:r>
        <w:lastRenderedPageBreak/>
        <w:t>Machine Learning Classification</w:t>
      </w:r>
    </w:p>
    <w:p w14:paraId="2A14F54D" w14:textId="4C8F41CA" w:rsidR="003327F4" w:rsidRDefault="009038C3" w:rsidP="003327F4">
      <w:pPr>
        <w:pStyle w:val="MDPI31text"/>
      </w:pPr>
      <w:r>
        <w:t>Multiple</w:t>
      </w:r>
      <w:r w:rsidR="00BE4703">
        <w:t xml:space="preserve"> machine learning algorithms </w:t>
      </w:r>
      <w:r>
        <w:t xml:space="preserve">across various studies </w:t>
      </w:r>
      <w:r w:rsidR="00BE4703">
        <w:t xml:space="preserve">are being </w:t>
      </w:r>
      <w:r>
        <w:t xml:space="preserve">adopted to </w:t>
      </w:r>
      <w:r w:rsidR="00BE4703">
        <w:t xml:space="preserve">classify different sitting postures. Two of the most used ML models among research studies were the CNN (Convolutional Neural Networks) </w:t>
      </w:r>
      <w:r w:rsidR="00BE4703">
        <w:fldChar w:fldCharType="begin"/>
      </w:r>
      <w:r w:rsidR="00DF6BFF">
        <w:instrText xml:space="preserve"> ADDIN ZOTERO_ITEM CSL_CITATION {"citationID":"gXKMbrup","properties":{"formattedCitation":"[25,30,45,51,52]","plainCitation":"[25,30,45,51,52]","noteIndex":0},"citationItems":[{"id":214,"uris":["http://zotero.org/users/11398818/items/SBMQ83RY"],"itemData":{"id":214,"type":"article-journal","abstract":"Sitting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sidR="00BE4703">
        <w:fldChar w:fldCharType="separate"/>
      </w:r>
      <w:r w:rsidR="00DF6BFF" w:rsidRPr="00DF6BFF">
        <w:t>[25,30,45,51,52]</w:t>
      </w:r>
      <w:r w:rsidR="00BE4703">
        <w:fldChar w:fldCharType="end"/>
      </w:r>
      <w:r w:rsidR="00BE4703">
        <w:t xml:space="preserve"> and ANN (Artificial Neural Networks) </w:t>
      </w:r>
      <w:r w:rsidR="00BE4703">
        <w:fldChar w:fldCharType="begin"/>
      </w:r>
      <w:r w:rsidR="00DF6BFF">
        <w:instrText xml:space="preserve"> ADDIN ZOTERO_ITEM CSL_CITATION {"citationID":"UVYBaN0e","properties":{"formattedCitation":"[24,27,36,40,41]","plainCitation":"[24,27,36,40,41]","noteIndex":0},"citationItems":[{"id":151,"uris":["http://zotero.org/users/11398818/items/IH6ZVDXW"],"itemData":{"id":151,"type":"article-journal","abstract":"&lt;p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BE4703">
        <w:fldChar w:fldCharType="separate"/>
      </w:r>
      <w:r w:rsidR="00DF6BFF" w:rsidRPr="00DF6BFF">
        <w:t>[24,27,36,40,41]</w:t>
      </w:r>
      <w:r w:rsidR="00BE4703">
        <w:fldChar w:fldCharType="end"/>
      </w:r>
      <w:r w:rsidR="00BE4703">
        <w:t xml:space="preserve">. Other algorithms being used were KNN (K-Nearest Neighbors) </w:t>
      </w:r>
      <w:r w:rsidR="00BE4703">
        <w:fldChar w:fldCharType="begin"/>
      </w:r>
      <w:r w:rsidR="00DF6BFF">
        <w:instrText xml:space="preserve"> ADDIN ZOTERO_ITEM CSL_CITATION {"citationID":"6KWy0F8a","properties":{"formattedCitation":"[36,48]","plainCitation":"[36,48]","noteIndex":0},"citationItems":[{"id":170,"uris":["http://zotero.org/users/11398818/items/DXZPDRQ4"],"itemData":{"id":170,"type":"chapter","container-title":"Engineering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BE4703">
        <w:fldChar w:fldCharType="separate"/>
      </w:r>
      <w:r w:rsidR="00DF6BFF" w:rsidRPr="00DF6BFF">
        <w:t>[36,48]</w:t>
      </w:r>
      <w:r w:rsidR="00BE4703">
        <w:fldChar w:fldCharType="end"/>
      </w:r>
      <w:r w:rsidR="00BE4703">
        <w:t xml:space="preserve">, Decision Tree </w:t>
      </w:r>
      <w:r w:rsidR="00BE4703">
        <w:fldChar w:fldCharType="begin"/>
      </w:r>
      <w:r w:rsidR="00DF6BFF">
        <w:instrText xml:space="preserve"> ADDIN ZOTERO_ITEM CSL_CITATION {"citationID":"XPFGUbQO","properties":{"formattedCitation":"[23,42]","plainCitation":"[23,42]","noteIndex":0},"citationItems":[{"id":223,"uris":["http://zotero.org/users/11398818/items/2HFDN9YP"],"itemData":{"id":223,"type":"article-journal","container-title":"IEEE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00BE4703">
        <w:fldChar w:fldCharType="separate"/>
      </w:r>
      <w:r w:rsidR="00DF6BFF" w:rsidRPr="00DF6BFF">
        <w:t>[23,42]</w:t>
      </w:r>
      <w:r w:rsidR="00BE4703">
        <w:fldChar w:fldCharType="end"/>
      </w:r>
      <w:r w:rsidR="00BE4703">
        <w:t xml:space="preserve">, SVM (Support Vector Machine) </w:t>
      </w:r>
      <w:r w:rsidR="00BE4703">
        <w:fldChar w:fldCharType="begin"/>
      </w:r>
      <w:r w:rsidR="00DF6BFF">
        <w:instrText xml:space="preserve"> ADDIN ZOTERO_ITEM CSL_CITATION {"citationID":"DlMTjBQy","properties":{"formattedCitation":"[39,47]","plainCitation":"[39,47]","noteIndex":0},"citationItems":[{"id":159,"uris":["http://zotero.org/users/11398818/items/UGIYCU8F"],"itemData":{"id":159,"type":"article-journal","abstract":"Prolonged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BE4703">
        <w:fldChar w:fldCharType="separate"/>
      </w:r>
      <w:r w:rsidR="00DF6BFF" w:rsidRPr="00DF6BFF">
        <w:t>[39,47]</w:t>
      </w:r>
      <w:r w:rsidR="00BE4703">
        <w:fldChar w:fldCharType="end"/>
      </w:r>
      <w:r w:rsidR="00BE4703">
        <w:t xml:space="preserve">, RF (Random Forest) </w:t>
      </w:r>
      <w:r w:rsidR="00BE4703">
        <w:fldChar w:fldCharType="begin"/>
      </w:r>
      <w:r w:rsidR="00DF6BFF">
        <w:instrText xml:space="preserve"> ADDIN ZOTERO_ITEM CSL_CITATION {"citationID":"7dtp7dkU","properties":{"formattedCitation":"[38,53]","plainCitation":"[38,53]","noteIndex":0},"citationItems":[{"id":182,"uris":["http://zotero.org/users/11398818/items/EJDVGSEA"],"itemData":{"id":182,"type":"article-journal","abstract":"Occupational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BE4703">
        <w:fldChar w:fldCharType="separate"/>
      </w:r>
      <w:r w:rsidR="00DF6BFF" w:rsidRPr="00DF6BFF">
        <w:t>[38,53]</w:t>
      </w:r>
      <w:r w:rsidR="00BE4703">
        <w:fldChar w:fldCharType="end"/>
      </w:r>
      <w:r w:rsidR="00BE4703">
        <w:t xml:space="preserve">, SNN (Spiking Neural Network) </w:t>
      </w:r>
      <w:r w:rsidR="00BE4703">
        <w:fldChar w:fldCharType="begin"/>
      </w:r>
      <w:r w:rsidR="00DF6BFF">
        <w:instrText xml:space="preserve"> ADDIN ZOTERO_ITEM CSL_CITATION {"citationID":"OarpLD3f","properties":{"formattedCitation":"[29]","plainCitation":"[29]","noteIndex":0},"citationItems":[{"id":126,"uris":["http://zotero.org/groups/5004747/items/SZ698YAT"],"itemData":{"id":126,"type":"article-journal","container-title":"IEEE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BE4703">
        <w:fldChar w:fldCharType="separate"/>
      </w:r>
      <w:r w:rsidR="00DF6BFF" w:rsidRPr="00DF6BFF">
        <w:t>[29]</w:t>
      </w:r>
      <w:r w:rsidR="00BE4703">
        <w:fldChar w:fldCharType="end"/>
      </w:r>
      <w:r w:rsidR="00BE4703">
        <w:t xml:space="preserve">, SLR (Simple Logistic Regression) </w:t>
      </w:r>
      <w:r w:rsidR="00BE4703">
        <w:fldChar w:fldCharType="begin"/>
      </w:r>
      <w:r w:rsidR="00DF6BFF">
        <w:instrText xml:space="preserve"> ADDIN ZOTERO_ITEM CSL_CITATION {"citationID":"dy83aUit","properties":{"formattedCitation":"[31]","plainCitation":"[31]","noteIndex":0},"citationItems":[{"id":177,"uris":["http://zotero.org/users/11398818/items/TIX5H2JM"],"itemData":{"id":177,"type":"paper-conference","container-title":"Proceedings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BE4703">
        <w:fldChar w:fldCharType="separate"/>
      </w:r>
      <w:r w:rsidR="00DF6BFF" w:rsidRPr="00DF6BFF">
        <w:t>[31]</w:t>
      </w:r>
      <w:r w:rsidR="00BE4703">
        <w:fldChar w:fldCharType="end"/>
      </w:r>
      <w:r w:rsidR="00BE4703">
        <w:t xml:space="preserve">, Self-Organizing Map </w:t>
      </w:r>
      <w:r w:rsidR="00BE4703">
        <w:fldChar w:fldCharType="begin"/>
      </w:r>
      <w:r w:rsidR="00DF6BFF">
        <w:instrText xml:space="preserve"> ADDIN ZOTERO_ITEM CSL_CITATION {"citationID":"XRsOSJqs","properties":{"formattedCitation":"[26]","plainCitation":"[26]","noteIndex":0},"citationItems":[{"id":143,"uris":["http://zotero.org/users/11398818/items/6LWNY69L"],"itemData":{"id":143,"type":"article-journal","abstract":"As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BE4703">
        <w:fldChar w:fldCharType="separate"/>
      </w:r>
      <w:r w:rsidR="00DF6BFF" w:rsidRPr="00DF6BFF">
        <w:t>[26]</w:t>
      </w:r>
      <w:r w:rsidR="00BE4703">
        <w:fldChar w:fldCharType="end"/>
      </w:r>
      <w:r w:rsidR="00BE4703">
        <w:t xml:space="preserve">, and Dynamic time Wrapping </w:t>
      </w:r>
      <w:r w:rsidR="00BE4703">
        <w:fldChar w:fldCharType="begin"/>
      </w:r>
      <w:r w:rsidR="00E92F0D">
        <w:instrText xml:space="preserve"> ADDIN ZOTERO_ITEM CSL_CITATION {"citationID":"l6v9Fv0T","properties":{"formattedCitation":"[22]","plainCitation":"[22]","noteIndex":0},"citationItems":[{"id":232,"uris":["http://zotero.org/users/11398818/items/ZMS5CAZB"],"itemData":{"id":232,"type":"article-journal","container-title":"IEEE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BE4703">
        <w:fldChar w:fldCharType="separate"/>
      </w:r>
      <w:r w:rsidR="00E92F0D" w:rsidRPr="00E92F0D">
        <w:t>[22]</w:t>
      </w:r>
      <w:r w:rsidR="00BE4703">
        <w:fldChar w:fldCharType="end"/>
      </w:r>
      <w:r w:rsidR="00BE4703">
        <w:t xml:space="preserve">. On the other hand, there were 7 studies that didn’t employ the use ML models in the classification of sitting postures </w:t>
      </w:r>
      <w:r w:rsidR="00BE4703">
        <w:fldChar w:fldCharType="begin"/>
      </w:r>
      <w:r w:rsidR="00E92F0D">
        <w:instrText xml:space="preserve"> ADDIN ZOTERO_ITEM CSL_CITATION {"citationID":"Uq3xL9PL","properties":{"formattedCitation":"[20,21,32,41,54,55]","plainCitation":"[20,21,32,41,54,55]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sidR="00BE4703">
        <w:fldChar w:fldCharType="separate"/>
      </w:r>
      <w:r w:rsidR="00E92F0D" w:rsidRPr="00E92F0D">
        <w:t>[20,21,32,41,54,55]</w:t>
      </w:r>
      <w:r w:rsidR="00BE4703">
        <w:fldChar w:fldCharType="end"/>
      </w:r>
      <w:r w:rsidR="00BE4703">
        <w:t xml:space="preserve">. Instead, most of these studies resulted in the implementation of straightforward threshold-based system. In the implementation of this approach, if the sensor data surpassed a specified threshold, a given posture is identified. </w:t>
      </w:r>
    </w:p>
    <w:p w14:paraId="582113A6" w14:textId="77777777" w:rsidR="003327F4" w:rsidRDefault="003327F4" w:rsidP="003327F4">
      <w:pPr>
        <w:pStyle w:val="MDPI31text"/>
      </w:pPr>
    </w:p>
    <w:p w14:paraId="5BC0B5D8" w14:textId="2F8AC62B" w:rsidR="003327F4" w:rsidRDefault="002A0D98" w:rsidP="003327F4">
      <w:pPr>
        <w:pStyle w:val="MDPI31text"/>
      </w:pPr>
      <w:r>
        <w:t>Figure 5 provides an overview of</w:t>
      </w:r>
      <w:r w:rsidR="0014623A">
        <w:t xml:space="preserve"> the machine learning </w:t>
      </w:r>
      <w:r w:rsidR="004047BF">
        <w:t>models being utilized and how it correlates</w:t>
      </w:r>
      <w:r w:rsidR="00547CB0">
        <w:t xml:space="preserve"> the number of postures classified against the overall classification accuracy. </w:t>
      </w:r>
      <w:r w:rsidR="000A5805">
        <w:t xml:space="preserve">Overall, </w:t>
      </w:r>
      <w:r w:rsidR="009A5A6C">
        <w:t xml:space="preserve">the data suggested </w:t>
      </w:r>
      <w:r w:rsidR="000D6A8B">
        <w:t xml:space="preserve">that the accuracy of the machine learning </w:t>
      </w:r>
      <w:r w:rsidR="00AD37AB">
        <w:t>model</w:t>
      </w:r>
      <w:r w:rsidR="000D6A8B">
        <w:t xml:space="preserve"> </w:t>
      </w:r>
      <w:r w:rsidR="00D26CCA">
        <w:t>negatively</w:t>
      </w:r>
      <w:r w:rsidR="000D6A8B">
        <w:t xml:space="preserve"> </w:t>
      </w:r>
      <w:r w:rsidR="006C6052">
        <w:t xml:space="preserve">influenced the </w:t>
      </w:r>
      <w:r w:rsidR="000D6A8B">
        <w:t xml:space="preserve">number of sitting </w:t>
      </w:r>
      <w:r w:rsidR="006C6052">
        <w:t>postures</w:t>
      </w:r>
      <w:r w:rsidR="000D6A8B">
        <w:t xml:space="preserve"> being </w:t>
      </w:r>
      <w:r w:rsidR="006C6052">
        <w:t xml:space="preserve">classified. </w:t>
      </w:r>
      <w:r w:rsidR="00F3135D">
        <w:t>I</w:t>
      </w:r>
      <w:r w:rsidR="00F3135D" w:rsidRPr="00F3135D">
        <w:t>t</w:t>
      </w:r>
      <w:r w:rsidR="00F3135D">
        <w:t xml:space="preserve"> is</w:t>
      </w:r>
      <w:r w:rsidR="00F3135D" w:rsidRPr="00F3135D">
        <w:t xml:space="preserve"> evident to see that the more sitting postures that are being classified, the less accuracy its classification accuracy would be</w:t>
      </w:r>
      <w:r w:rsidR="00670967">
        <w:t>.</w:t>
      </w:r>
      <w:r w:rsidR="00670967" w:rsidRPr="00670967">
        <w:t xml:space="preserve"> Hence, that is one of the main reasons why most studies on average limit the number of postures to 5-7 positions, which are leaning left, leaning right, leaning backward, upright sitting, and leaning forwards [56].</w:t>
      </w:r>
      <w:r w:rsidR="00670967">
        <w:t xml:space="preserve"> </w:t>
      </w:r>
      <w:r w:rsidR="00670967" w:rsidRPr="00670967">
        <w:t>The study that had the least number of postures classified was by Feng et al. [52] who used RFID tag</w:t>
      </w:r>
      <w:r w:rsidR="007845F3">
        <w:t xml:space="preserve"> along with a camera sensor</w:t>
      </w:r>
      <w:r w:rsidR="00670967" w:rsidRPr="00670967">
        <w:t xml:space="preserve"> to classify 3 sitting postures (a. Sitting straight, b. Leaning Forward, c. Leaning Backward). On the other hand, Wang et al. [28] and </w:t>
      </w:r>
      <w:proofErr w:type="spellStart"/>
      <w:r w:rsidR="00670967" w:rsidRPr="00670967">
        <w:t>Bourahmoune</w:t>
      </w:r>
      <w:proofErr w:type="spellEnd"/>
      <w:r w:rsidR="00670967" w:rsidRPr="00670967">
        <w:t xml:space="preserve"> et al. [45] looked at detecting up to 15 different postures which was the highest seen among other studies found</w:t>
      </w:r>
      <w:r w:rsidR="00670967">
        <w:t xml:space="preserve">. </w:t>
      </w:r>
    </w:p>
    <w:p w14:paraId="5D592077" w14:textId="77777777" w:rsidR="003327F4" w:rsidRDefault="003327F4" w:rsidP="00101A8B">
      <w:pPr>
        <w:pStyle w:val="MDPI31text"/>
      </w:pPr>
    </w:p>
    <w:p w14:paraId="71CDBB87" w14:textId="77777777" w:rsidR="003327F4" w:rsidRDefault="003327F4" w:rsidP="009065CE">
      <w:pPr>
        <w:pStyle w:val="MDPI31text"/>
        <w:ind w:left="0" w:firstLine="0"/>
      </w:pPr>
    </w:p>
    <w:p w14:paraId="20802885" w14:textId="68510C13" w:rsidR="00DC50A9" w:rsidRDefault="00DC50A9" w:rsidP="00DC50A9">
      <w:pPr>
        <w:pStyle w:val="MDPI52figure"/>
      </w:pPr>
      <w:r>
        <w:rPr>
          <w:noProof/>
        </w:rPr>
        <w:drawing>
          <wp:inline distT="0" distB="0" distL="0" distR="0" wp14:anchorId="084913D7" wp14:editId="16861187">
            <wp:extent cx="4161790" cy="2547257"/>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9ED0528" w14:textId="5197DE60" w:rsidR="008202F8" w:rsidRDefault="00DC50A9" w:rsidP="00BE4703">
      <w:pPr>
        <w:pStyle w:val="MDPI51figurecaption"/>
      </w:pPr>
      <w:r w:rsidRPr="006B0865">
        <w:rPr>
          <w:b/>
          <w:bCs/>
        </w:rPr>
        <w:t xml:space="preserve">Figure </w:t>
      </w:r>
      <w:r w:rsidR="006B0865" w:rsidRPr="006B0865">
        <w:rPr>
          <w:b/>
          <w:bCs/>
        </w:rPr>
        <w:t>6.</w:t>
      </w:r>
      <w:r>
        <w:t xml:space="preserve"> Comparison of Machine Learning Models: Number of Postures vs Accuracy vs Test Subjects</w:t>
      </w:r>
    </w:p>
    <w:p w14:paraId="2C67940F" w14:textId="77777777" w:rsidR="003B2913" w:rsidRDefault="003B2913" w:rsidP="00BE4703">
      <w:pPr>
        <w:pStyle w:val="MDPI51figurecaption"/>
      </w:pPr>
    </w:p>
    <w:p w14:paraId="3B744B69" w14:textId="77777777" w:rsidR="003B2913" w:rsidRDefault="003B2913" w:rsidP="0025212C">
      <w:pPr>
        <w:pStyle w:val="MDPI22heading2"/>
      </w:pPr>
    </w:p>
    <w:p w14:paraId="3060C4BB" w14:textId="77777777" w:rsidR="003B2913" w:rsidRDefault="003B2913" w:rsidP="0025212C">
      <w:pPr>
        <w:pStyle w:val="MDPI22heading2"/>
      </w:pPr>
    </w:p>
    <w:p w14:paraId="278CCF1B" w14:textId="777DCE50" w:rsidR="00735236" w:rsidRDefault="00735236" w:rsidP="0025212C">
      <w:pPr>
        <w:pStyle w:val="MDPI22heading2"/>
      </w:pPr>
      <w:r>
        <w:lastRenderedPageBreak/>
        <w:t>Machine Learning Performance Validation</w:t>
      </w:r>
    </w:p>
    <w:p w14:paraId="0FC75B4B" w14:textId="0666BBF7" w:rsidR="00261428" w:rsidRDefault="00735236" w:rsidP="007F3B63">
      <w:pPr>
        <w:pStyle w:val="MDPI31text"/>
      </w:pPr>
      <w:r>
        <w:t>To perform concrete validation on an ML model’s performance and accuracy, most studies result in various methods such as the use of a confusion matrix and</w:t>
      </w:r>
      <w:r w:rsidR="00DF281D">
        <w:t xml:space="preserve"> </w:t>
      </w:r>
      <w:r w:rsidR="00E26F70">
        <w:t>performance comparison</w:t>
      </w:r>
      <w:r>
        <w:t xml:space="preserve"> </w:t>
      </w:r>
      <w:r w:rsidR="00E97998">
        <w:t>between</w:t>
      </w:r>
      <w:r w:rsidR="00E26F70">
        <w:t xml:space="preserve"> different</w:t>
      </w:r>
      <w:r>
        <w:t xml:space="preserve"> ML models. </w:t>
      </w:r>
      <w:r w:rsidR="00E26F70">
        <w:t xml:space="preserve">A confusion matrix is a </w:t>
      </w:r>
      <w:r w:rsidR="00831728">
        <w:t xml:space="preserve">powerful analytical tool that is used to measure </w:t>
      </w:r>
      <w:r w:rsidR="00470F8C">
        <w:t>the performance</w:t>
      </w:r>
      <w:r w:rsidR="001658C7">
        <w:t xml:space="preserve"> of machine learning </w:t>
      </w:r>
      <w:r w:rsidR="00470F8C">
        <w:t>algorithms</w:t>
      </w:r>
      <w:r w:rsidR="001658C7">
        <w:t xml:space="preserve">. </w:t>
      </w:r>
      <w:r w:rsidR="00470F8C">
        <w:t xml:space="preserve">For binary classification models, </w:t>
      </w:r>
      <w:r w:rsidR="008A11FF">
        <w:t xml:space="preserve">there are only 4 possible options within a 2x2 matrix table which is </w:t>
      </w:r>
      <w:r w:rsidR="008E11BB">
        <w:t>True Positive (TP), True Negative (TN), False Positive (FP), and a False Negative (FN)</w:t>
      </w:r>
      <w:r w:rsidR="00B0624B">
        <w:t>. On the other hand</w:t>
      </w:r>
      <w:r w:rsidR="00141CD5">
        <w:t>,</w:t>
      </w:r>
      <w:r w:rsidR="00B0624B">
        <w:t xml:space="preserve"> for multi-class </w:t>
      </w:r>
      <w:r w:rsidR="00141CD5">
        <w:t xml:space="preserve">models, the confusion matrix goes beyond a 2x2 </w:t>
      </w:r>
      <w:r w:rsidR="00B17219">
        <w:t xml:space="preserve">matrix, for it becomes a </w:t>
      </w:r>
      <w:proofErr w:type="spellStart"/>
      <w:r w:rsidR="00B17219">
        <w:t>NxN</w:t>
      </w:r>
      <w:proofErr w:type="spellEnd"/>
      <w:r w:rsidR="00B17219">
        <w:t xml:space="preserve"> matrix. The N value signifies </w:t>
      </w:r>
      <w:r w:rsidR="00605DEE">
        <w:t>the number of classes being present</w:t>
      </w:r>
      <w:r w:rsidR="006A0990">
        <w:t xml:space="preserve"> </w:t>
      </w:r>
      <w:r w:rsidR="006A0990">
        <w:fldChar w:fldCharType="begin"/>
      </w:r>
      <w:r w:rsidR="00DF6BFF">
        <w:instrText xml:space="preserve"> ADDIN ZOTERO_ITEM CSL_CITATION {"citationID":"3ahQCF3c","properties":{"formattedCitation":"[56]","plainCitation":"[56]","noteIndex":0},"citationItems":[{"id":274,"uris":["http://zotero.org/users/11398818/items/7XCRKCYS"],"itemData":{"id":274,"type":"article-journal","abstract":"Classification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6A0990">
        <w:fldChar w:fldCharType="separate"/>
      </w:r>
      <w:r w:rsidR="00DF6BFF" w:rsidRPr="00DF6BFF">
        <w:t>[56]</w:t>
      </w:r>
      <w:r w:rsidR="006A0990">
        <w:fldChar w:fldCharType="end"/>
      </w:r>
      <w:r w:rsidR="00605DEE">
        <w:t>.</w:t>
      </w:r>
    </w:p>
    <w:p w14:paraId="02CF6930" w14:textId="77AF6020" w:rsidR="00735236" w:rsidRDefault="00735236" w:rsidP="000E5D21">
      <w:pPr>
        <w:pStyle w:val="MDPI31text"/>
        <w:ind w:left="0" w:firstLine="0"/>
      </w:pPr>
    </w:p>
    <w:p w14:paraId="616A4CBE" w14:textId="77777777" w:rsidR="00AE4DC0" w:rsidRDefault="00AE4DC0" w:rsidP="0025212C">
      <w:pPr>
        <w:pStyle w:val="MDPI22heading2"/>
      </w:pPr>
      <w:r>
        <w:t>User Feedback System</w:t>
      </w:r>
    </w:p>
    <w:p w14:paraId="460F1095" w14:textId="33C2E618" w:rsidR="00AE4DC0" w:rsidRDefault="00AE4DC0" w:rsidP="00AE4DC0">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w:t>
      </w:r>
      <w:r w:rsidR="00850BE3">
        <w:t>S</w:t>
      </w:r>
      <w:r>
        <w:t xml:space="preserve">o far only 33% (11) of all the studies incorporated </w:t>
      </w:r>
      <w:r w:rsidR="00BD15CF">
        <w:t>a</w:t>
      </w:r>
      <w:r>
        <w:t xml:space="preserve"> feedback platform that would encourage the user to maintain a correct posture. The implementation of mobile application was seen as the most used platform </w:t>
      </w:r>
      <w:r w:rsidR="0025212C">
        <w:t>for</w:t>
      </w:r>
      <w:r>
        <w:t xml:space="preserve"> alerting a user whenever an improper sitting posture is being detected</w:t>
      </w:r>
      <w:r w:rsidR="00F632C8">
        <w:t xml:space="preserve"> </w:t>
      </w:r>
      <w:r w:rsidR="005734CA">
        <w:fldChar w:fldCharType="begin"/>
      </w:r>
      <w:r w:rsidR="00DF6BFF">
        <w:instrText xml:space="preserve"> ADDIN ZOTERO_ITEM CSL_CITATION {"citationID":"LddtncA6","properties":{"formattedCitation":"[26,32,36,45,54]","plainCitation":"[26,32,36,45,54]","noteIndex":0},"citationItems":[{"id":143,"uris":["http://zotero.org/users/11398818/items/6LWNY69L"],"itemData":{"id":143,"type":"article-journal","abstract":"As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5734CA">
        <w:fldChar w:fldCharType="separate"/>
      </w:r>
      <w:r w:rsidR="00DF6BFF" w:rsidRPr="00DF6BFF">
        <w:t>[26,32,36,45,54]</w:t>
      </w:r>
      <w:r w:rsidR="005734CA">
        <w:fldChar w:fldCharType="end"/>
      </w:r>
      <w:r>
        <w:t xml:space="preserve">. Another common method was the use of a Desktop application which was done by some studies </w:t>
      </w:r>
      <w:r w:rsidR="009359BE">
        <w:fldChar w:fldCharType="begin"/>
      </w:r>
      <w:r w:rsidR="00DF6BFF">
        <w:instrText xml:space="preserve"> ADDIN ZOTERO_ITEM CSL_CITATION {"citationID":"fflZDuek","properties":{"formattedCitation":"[29,39,44,51]","plainCitation":"[29,39,44,51]","noteIndex":0},"citationItems":[{"id":126,"uris":["http://zotero.org/groups/5004747/items/SZ698YAT"],"itemData":{"id":126,"type":"article-journal","container-title":"IEEE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9359BE">
        <w:fldChar w:fldCharType="separate"/>
      </w:r>
      <w:r w:rsidR="00DF6BFF" w:rsidRPr="00DF6BFF">
        <w:t>[29,39,44,51]</w:t>
      </w:r>
      <w:r w:rsidR="009359BE">
        <w:fldChar w:fldCharType="end"/>
      </w:r>
      <w:r>
        <w:t>. Alternatively, instead of implementing an interactive platform such as a mobile or a desktop app,</w:t>
      </w:r>
      <w:r w:rsidR="00365487">
        <w:t xml:space="preserve"> Ran et al. </w:t>
      </w:r>
      <w:r w:rsidR="00365487">
        <w:fldChar w:fldCharType="begin"/>
      </w:r>
      <w:r w:rsidR="00DF6BFF">
        <w:instrText xml:space="preserve"> ADDIN ZOTERO_ITEM CSL_CITATION {"citationID":"pBafoljN","properties":{"formattedCitation":"[57]","plainCitation":"[57]","noteIndex":0},"citationItems":[{"id":103,"uris":["http://zotero.org/groups/5004747/items/JS76S86Q"],"itemData":{"id":103,"type":"article-journal","container-title":"Sensors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365487">
        <w:fldChar w:fldCharType="separate"/>
      </w:r>
      <w:r w:rsidR="00DF6BFF" w:rsidRPr="00DF6BFF">
        <w:t>[57]</w:t>
      </w:r>
      <w:r w:rsidR="00365487">
        <w:fldChar w:fldCharType="end"/>
      </w:r>
      <w:r w:rsidR="00365487">
        <w:t>,</w:t>
      </w:r>
      <w:r>
        <w:t xml:space="preserve"> </w:t>
      </w:r>
      <w:r w:rsidR="00AF61A5">
        <w:t>proposed</w:t>
      </w:r>
      <w:r>
        <w:t xml:space="preserve"> the use of </w:t>
      </w:r>
      <w:r w:rsidR="0067077E">
        <w:t>a</w:t>
      </w:r>
      <w:r>
        <w:t xml:space="preserve"> haptic motor system integrated into the seating which would vibrate whenever an incorrect sitting posture is being detected. To even make the system as unintrusive as possible, </w:t>
      </w:r>
      <w:r w:rsidR="00A20399">
        <w:fldChar w:fldCharType="begin"/>
      </w:r>
      <w:r w:rsidR="00DF6BFF">
        <w:instrText xml:space="preserve"> ADDIN ZOTERO_ITEM CSL_CITATION {"citationID":"G2YLu9L6","properties":{"formattedCitation":"[41]","plainCitation":"[41]","noteIndex":0},"citationItems":[{"id":228,"uris":["http://zotero.org/users/11398818/items/A72X998B"],"itemData":{"id":228,"type":"article-journal","container-title":"International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A20399">
        <w:fldChar w:fldCharType="separate"/>
      </w:r>
      <w:r w:rsidR="00DF6BFF" w:rsidRPr="00DF6BFF">
        <w:t>[41]</w:t>
      </w:r>
      <w:r w:rsidR="00A20399">
        <w:fldChar w:fldCharType="end"/>
      </w:r>
      <w:r>
        <w:t xml:space="preserve"> looked at using a RGB bulb capable of changing colors whenever an incorrect posture is being detected.</w:t>
      </w:r>
    </w:p>
    <w:p w14:paraId="4AFBEBC3" w14:textId="77777777" w:rsidR="00AE4DC0" w:rsidRDefault="00AE4DC0" w:rsidP="00AE4DC0">
      <w:pPr>
        <w:pStyle w:val="MDPI31text"/>
      </w:pPr>
      <w:r>
        <w:t xml:space="preserve"> </w:t>
      </w:r>
    </w:p>
    <w:p w14:paraId="67608929" w14:textId="0D3B4CC0" w:rsidR="00AE4DC0" w:rsidRDefault="00AE4DC0" w:rsidP="0025212C">
      <w:pPr>
        <w:pStyle w:val="MDPI22heading2"/>
      </w:pPr>
      <w:r>
        <w:t>(Internet of Things) IoT Integration with smart sensing chairs</w:t>
      </w:r>
    </w:p>
    <w:p w14:paraId="7D7AD02B" w14:textId="4C8D4A14" w:rsidR="00AE4DC0" w:rsidRDefault="00AE4DC0" w:rsidP="00AE4DC0">
      <w:pPr>
        <w:pStyle w:val="MDPI31text"/>
      </w:pPr>
      <w:r>
        <w:t xml:space="preserve">Over recent years, IoT has gained in popularity and has become a game changer within certain industries. It was projected that by </w:t>
      </w:r>
      <w:r w:rsidR="002C0F71">
        <w:t>the year</w:t>
      </w:r>
      <w:r>
        <w:t xml:space="preserve"> 2030, there would be over 50 billion devices interconnected through IoT [45].  Ma et al.</w:t>
      </w:r>
      <w:r w:rsidR="007D1776">
        <w:fldChar w:fldCharType="begin"/>
      </w:r>
      <w:r w:rsidR="00DF6BFF">
        <w:instrText xml:space="preserve"> ADDIN ZOTERO_ITEM CSL_CITATION {"citationID":"SG8l7x0S","properties":{"formattedCitation":"[23]","plainCitation":"[23]","noteIndex":0},"citationItems":[{"id":223,"uris":["http://zotero.org/users/11398818/items/2HFDN9YP"],"itemData":{"id":223,"type":"article-journal","container-title":"IEEE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7D1776">
        <w:fldChar w:fldCharType="separate"/>
      </w:r>
      <w:r w:rsidR="00DF6BFF" w:rsidRPr="00DF6BFF">
        <w:t>[23]</w:t>
      </w:r>
      <w:r w:rsidR="007D1776">
        <w:fldChar w:fldCharType="end"/>
      </w:r>
      <w:r>
        <w:t xml:space="preserve">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600DC6CD" w14:textId="485D8953" w:rsidR="00A04B2D" w:rsidRDefault="00AE4DC0" w:rsidP="006B086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w:t>
      </w:r>
      <w:r w:rsidR="006E6100">
        <w:t>”,</w:t>
      </w:r>
      <w:r>
        <w:t xml:space="preserve">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r w:rsidR="006E6100">
        <w:t xml:space="preserve">. </w:t>
      </w:r>
    </w:p>
    <w:p w14:paraId="4D71798E" w14:textId="77777777" w:rsidR="006B0865" w:rsidRDefault="006B0865" w:rsidP="006B0865">
      <w:pPr>
        <w:pStyle w:val="MDPI31text"/>
      </w:pPr>
    </w:p>
    <w:p w14:paraId="34A6B156" w14:textId="36646F2C" w:rsidR="00AE4DC0" w:rsidRDefault="00AE4DC0" w:rsidP="00430029">
      <w:pPr>
        <w:pStyle w:val="MDPI22heading2"/>
      </w:pPr>
      <w:r>
        <w:t>Research Gaps</w:t>
      </w:r>
    </w:p>
    <w:p w14:paraId="79EDF001" w14:textId="5933D732" w:rsidR="00AE4DC0" w:rsidRDefault="00AE4DC0" w:rsidP="00AE4DC0">
      <w:pPr>
        <w:pStyle w:val="MDPI31text"/>
      </w:pPr>
      <w:r>
        <w:t xml:space="preserve">Across all the research studies, it is apparent that there are different classification methods being used to classify different sitting postures. However, as previously discussed it was seen that </w:t>
      </w:r>
      <w:r w:rsidR="00567257">
        <w:t>many</w:t>
      </w:r>
      <w:r>
        <w:t xml:space="preserve"> studies focus on the classification aspects of things and leave out the implementation of a feedback system to guide the user in maintaining a </w:t>
      </w:r>
      <w:r>
        <w:lastRenderedPageBreak/>
        <w:t>correct sitting posture. As discussed in the previous section, only 33% (11) of studies found developed an interface that would enforce correct sitting posture; five of which implemented the use of mobile application. Overall, the implementation of a mobile application looks to be a useful approach in notifying the end-users about maintaining proper sitting postures. However, it is quite important to acknowledge the research gap in this field of interest – specifically the lack of comprehensive evaluations in accessing user’s experience with these applications.</w:t>
      </w:r>
    </w:p>
    <w:p w14:paraId="561F068F" w14:textId="2A179C94" w:rsidR="00AE4DC0" w:rsidRDefault="00AE4DC0" w:rsidP="008D3321">
      <w:pPr>
        <w:pStyle w:val="MDPI31text"/>
      </w:pPr>
      <w:r>
        <w:t xml:space="preserve">These few studies looked at the implementation of mobile </w:t>
      </w:r>
      <w:r w:rsidR="00D66B73">
        <w:t>applications</w:t>
      </w:r>
      <w:r>
        <w:t xml:space="preserve"> as a means of providing real-time feedback on one’s sitting postures. However, due to the lack of a comprehensive evaluation being conducted, a few questions are raised regarding the effectiveness, feasibility, and overall satisfaction from the user’s perspective when interacting with these apps</w:t>
      </w:r>
      <w:r w:rsidR="008D3321">
        <w:t>.</w:t>
      </w:r>
      <w:r>
        <w:t xml:space="preserve"> To address this research gap, future studies should go beyond focusing on achieving high classification accuracy of different sitting postures and prioritize conduction user-centered evaluations on 5the implemented feedback system. Methods such as interviews, surveys, and usability testing could be employed to collect valuable feedback. With this done, it would be very easy to gauge and measure the effectiveness of the proposed feedback system. </w:t>
      </w:r>
    </w:p>
    <w:p w14:paraId="16906FD2" w14:textId="77777777" w:rsidR="003A79BE" w:rsidRDefault="003A79BE" w:rsidP="00AE4DC0">
      <w:pPr>
        <w:pStyle w:val="MDPI31text"/>
      </w:pPr>
    </w:p>
    <w:p w14:paraId="6C2D61BA" w14:textId="77777777" w:rsidR="00E93210" w:rsidRPr="00325902" w:rsidRDefault="00E93210" w:rsidP="00DF3ACF">
      <w:pPr>
        <w:pStyle w:val="MDPI21heading1"/>
      </w:pPr>
      <w:r>
        <w:t>5. Conclusions</w:t>
      </w:r>
    </w:p>
    <w:p w14:paraId="240AFB5B" w14:textId="77777777" w:rsidR="00E93210" w:rsidRDefault="00E93210" w:rsidP="002D7D5E">
      <w:pPr>
        <w:pStyle w:val="MDPI31text"/>
      </w:pPr>
      <w:r w:rsidRPr="00325902">
        <w:t xml:space="preserve">This section is </w:t>
      </w:r>
      <w:r w:rsidR="004846E4">
        <w:t xml:space="preserve">not mandatory but </w:t>
      </w:r>
      <w:r w:rsidRPr="00325902">
        <w:t>can be added to the manuscript if the discussion is unusually long or complex.</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70" w:name="_Hlk89945590"/>
      <w:bookmarkStart w:id="71" w:name="_Hlk60054323"/>
      <w:r w:rsidRPr="00B27433">
        <w:rPr>
          <w:b/>
        </w:rPr>
        <w:t xml:space="preserve">Institutional Review Board Statement: </w:t>
      </w:r>
      <w:r w:rsidR="001718DC" w:rsidRPr="001718DC">
        <w:t>Not applicable</w:t>
      </w:r>
    </w:p>
    <w:bookmarkEnd w:id="70"/>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71"/>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72"/>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72"/>
      <w:r w:rsidR="00246D7F">
        <w:rPr>
          <w:rStyle w:val="CommentReference"/>
          <w:rFonts w:eastAsia="SimSun"/>
          <w:snapToGrid/>
          <w:lang w:eastAsia="zh-CN" w:bidi="ar-SA"/>
        </w:rPr>
        <w:commentReference w:id="72"/>
      </w:r>
    </w:p>
    <w:p w14:paraId="4D96F7B7" w14:textId="77777777" w:rsidR="00E93210" w:rsidRDefault="00E93210" w:rsidP="00070792">
      <w:pPr>
        <w:pStyle w:val="MDPI21heading1"/>
        <w:ind w:left="0"/>
      </w:pPr>
      <w:r w:rsidRPr="00FA04F1">
        <w:lastRenderedPageBreak/>
        <w:t>References</w:t>
      </w:r>
    </w:p>
    <w:p w14:paraId="54641C6E" w14:textId="77777777" w:rsidR="00E92F0D" w:rsidRDefault="007A08BB" w:rsidP="00E92F0D">
      <w:pPr>
        <w:pStyle w:val="Bibliography"/>
      </w:pPr>
      <w:r>
        <w:fldChar w:fldCharType="begin"/>
      </w:r>
      <w:r w:rsidR="00CB58AE">
        <w:instrText xml:space="preserve"> ADDIN ZOTERO_BIBL {"uncited":[],"omitted":[],"custom":[]} CSL_BIBLIOGRAPHY </w:instrText>
      </w:r>
      <w:r>
        <w:fldChar w:fldCharType="separate"/>
      </w:r>
      <w:r w:rsidR="00E92F0D">
        <w:t xml:space="preserve">1. </w:t>
      </w:r>
      <w:r w:rsidR="00E92F0D">
        <w:tab/>
        <w:t xml:space="preserve">Gill, T.K.; </w:t>
      </w:r>
      <w:proofErr w:type="spellStart"/>
      <w:r w:rsidR="00E92F0D">
        <w:t>Mittinty</w:t>
      </w:r>
      <w:proofErr w:type="spellEnd"/>
      <w:r w:rsidR="00E92F0D">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E92F0D">
        <w:rPr>
          <w:i/>
          <w:iCs/>
        </w:rPr>
        <w:t>The Lancet Rheumatology</w:t>
      </w:r>
      <w:r w:rsidR="00E92F0D">
        <w:t xml:space="preserve"> </w:t>
      </w:r>
      <w:r w:rsidR="00E92F0D">
        <w:rPr>
          <w:b/>
          <w:bCs/>
        </w:rPr>
        <w:t>2023</w:t>
      </w:r>
      <w:r w:rsidR="00E92F0D">
        <w:t xml:space="preserve">, </w:t>
      </w:r>
      <w:r w:rsidR="00E92F0D">
        <w:rPr>
          <w:i/>
          <w:iCs/>
        </w:rPr>
        <w:t>5</w:t>
      </w:r>
      <w:r w:rsidR="00E92F0D">
        <w:t>, e670–e682, doi:10.1016/S2665-9913(23)00232-1.</w:t>
      </w:r>
    </w:p>
    <w:p w14:paraId="1FA39D4D" w14:textId="77777777" w:rsidR="00E92F0D" w:rsidRDefault="00E92F0D" w:rsidP="00E92F0D">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xml:space="preserve">, 152–155, </w:t>
      </w:r>
      <w:proofErr w:type="gramStart"/>
      <w:r>
        <w:t>doi:10.1016/j.mpmed</w:t>
      </w:r>
      <w:proofErr w:type="gramEnd"/>
      <w:r>
        <w:t>.2017.12.005.</w:t>
      </w:r>
    </w:p>
    <w:p w14:paraId="62D657AE" w14:textId="77777777" w:rsidR="00E92F0D" w:rsidRDefault="00E92F0D" w:rsidP="00E92F0D">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xml:space="preserve">, 356–373, </w:t>
      </w:r>
      <w:proofErr w:type="gramStart"/>
      <w:r>
        <w:t>doi:10.1016/j.berh</w:t>
      </w:r>
      <w:proofErr w:type="gramEnd"/>
      <w:r>
        <w:t>.2015.08.002.</w:t>
      </w:r>
    </w:p>
    <w:p w14:paraId="53EE9DB4" w14:textId="77777777" w:rsidR="00E92F0D" w:rsidRDefault="00E92F0D" w:rsidP="00E92F0D">
      <w:pPr>
        <w:pStyle w:val="Bibliography"/>
      </w:pPr>
      <w:r>
        <w:t xml:space="preserve">4. </w:t>
      </w:r>
      <w:r>
        <w:tab/>
        <w:t xml:space="preserve">Devi, R.R.; Singh, C.I.; Singh, K.C. Incidence and Profile of Neonatal Musculoskeletal Birth Defects at a Tertiary Hospital in </w:t>
      </w:r>
      <w:proofErr w:type="gramStart"/>
      <w:r>
        <w:t>North East</w:t>
      </w:r>
      <w:proofErr w:type="gramEnd"/>
      <w:r>
        <w:t xml:space="preserve"> India. </w:t>
      </w:r>
      <w:r>
        <w:rPr>
          <w:i/>
          <w:iCs/>
        </w:rPr>
        <w:t>International Journal of Scientific Study</w:t>
      </w:r>
      <w:r>
        <w:t xml:space="preserve"> </w:t>
      </w:r>
      <w:r>
        <w:rPr>
          <w:b/>
          <w:bCs/>
        </w:rPr>
        <w:t>2015</w:t>
      </w:r>
      <w:r>
        <w:t>, doi:10.17354/</w:t>
      </w:r>
      <w:proofErr w:type="spellStart"/>
      <w:r>
        <w:t>ijss</w:t>
      </w:r>
      <w:proofErr w:type="spellEnd"/>
      <w:r>
        <w:t>/2015/469.</w:t>
      </w:r>
    </w:p>
    <w:p w14:paraId="0424E706" w14:textId="77777777" w:rsidR="00E92F0D" w:rsidRDefault="00E92F0D" w:rsidP="00E92F0D">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16BF827C" w14:textId="77777777" w:rsidR="00E92F0D" w:rsidRDefault="00E92F0D" w:rsidP="00E92F0D">
      <w:pPr>
        <w:pStyle w:val="Bibliography"/>
      </w:pPr>
      <w:r>
        <w:t xml:space="preserve">6. </w:t>
      </w:r>
      <w:r>
        <w:tab/>
        <w:t xml:space="preserve">European Agency for Safety and Health at Work. </w:t>
      </w:r>
      <w:r>
        <w:rPr>
          <w:i/>
          <w:iCs/>
        </w:rPr>
        <w:t xml:space="preserve">Musculoskeletal Disorders among Children and Young People: Prevalence, Risk Factors and Preventive </w:t>
      </w:r>
      <w:proofErr w:type="gramStart"/>
      <w:r>
        <w:rPr>
          <w:i/>
          <w:iCs/>
        </w:rPr>
        <w:t>Measures</w:t>
      </w:r>
      <w:r>
        <w:rPr>
          <w:rFonts w:ascii="Times New Roman" w:hAnsi="Times New Roman"/>
          <w:i/>
          <w:iCs/>
        </w:rPr>
        <w:t> </w:t>
      </w:r>
      <w:r>
        <w:rPr>
          <w:i/>
          <w:iCs/>
        </w:rPr>
        <w:t>:</w:t>
      </w:r>
      <w:proofErr w:type="gramEnd"/>
      <w:r>
        <w:rPr>
          <w:i/>
          <w:iCs/>
        </w:rPr>
        <w:t xml:space="preserve"> A Scoping Review.</w:t>
      </w:r>
      <w:r>
        <w:t>; Publications Office: LU, 2021;</w:t>
      </w:r>
    </w:p>
    <w:p w14:paraId="4BFD9674" w14:textId="77777777" w:rsidR="00E92F0D" w:rsidRDefault="00E92F0D" w:rsidP="00E92F0D">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w:t>
      </w:r>
      <w:proofErr w:type="spellStart"/>
      <w:r>
        <w:t>MeMeA</w:t>
      </w:r>
      <w:proofErr w:type="spellEnd"/>
      <w:r>
        <w:t>); IEEE: Benevento, Italy, May 2016; pp. 1–6.</w:t>
      </w:r>
    </w:p>
    <w:p w14:paraId="5A81BDF3" w14:textId="77777777" w:rsidR="00E92F0D" w:rsidRDefault="00E92F0D" w:rsidP="00E92F0D">
      <w:pPr>
        <w:pStyle w:val="Bibliography"/>
      </w:pPr>
      <w:r>
        <w:t xml:space="preserve">8. </w:t>
      </w:r>
      <w:r>
        <w:tab/>
        <w:t xml:space="preserve">Van </w:t>
      </w:r>
      <w:proofErr w:type="spellStart"/>
      <w:r>
        <w:t>Eerd</w:t>
      </w:r>
      <w:proofErr w:type="spellEnd"/>
      <w:r>
        <w:t xml:space="preserve">, D.; Irvin, E.; Le </w:t>
      </w:r>
      <w:proofErr w:type="spellStart"/>
      <w:r>
        <w:t>Pouésard</w:t>
      </w:r>
      <w:proofErr w:type="spellEnd"/>
      <w:r>
        <w:t xml:space="preserve">,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3E60FD00" w14:textId="77777777" w:rsidR="00E92F0D" w:rsidRDefault="00E92F0D" w:rsidP="00E92F0D">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29D6CE28" w14:textId="77777777" w:rsidR="00E92F0D" w:rsidRDefault="00E92F0D" w:rsidP="00E92F0D">
      <w:pPr>
        <w:pStyle w:val="Bibliography"/>
      </w:pPr>
      <w:r>
        <w:t xml:space="preserve">10. </w:t>
      </w:r>
      <w:r>
        <w:tab/>
      </w:r>
      <w:proofErr w:type="spellStart"/>
      <w:r>
        <w:t>Putsa</w:t>
      </w:r>
      <w:proofErr w:type="spellEnd"/>
      <w:r>
        <w:t xml:space="preserve">, B.; </w:t>
      </w:r>
      <w:proofErr w:type="spellStart"/>
      <w:r>
        <w:t>Jalayondeja</w:t>
      </w:r>
      <w:proofErr w:type="spellEnd"/>
      <w:r>
        <w:t xml:space="preserve">, W.; </w:t>
      </w:r>
      <w:proofErr w:type="spellStart"/>
      <w:r>
        <w:t>Mekhora</w:t>
      </w:r>
      <w:proofErr w:type="spellEnd"/>
      <w:r>
        <w:t xml:space="preserve">, K.; </w:t>
      </w:r>
      <w:proofErr w:type="spellStart"/>
      <w:r>
        <w:t>Bhuanantanondh</w:t>
      </w:r>
      <w:proofErr w:type="spellEnd"/>
      <w:r>
        <w:t xml:space="preserve">, P.; </w:t>
      </w:r>
      <w:proofErr w:type="spellStart"/>
      <w:r>
        <w:t>Jalayondeja</w:t>
      </w:r>
      <w:proofErr w:type="spellEnd"/>
      <w:r>
        <w:t xml:space="preserve">,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30AF9040" w14:textId="77777777" w:rsidR="00E92F0D" w:rsidRDefault="00E92F0D" w:rsidP="00E92F0D">
      <w:pPr>
        <w:pStyle w:val="Bibliography"/>
      </w:pPr>
      <w:r>
        <w:t xml:space="preserve">11. </w:t>
      </w:r>
      <w:r>
        <w:tab/>
        <w:t xml:space="preserve">Keskin, Y. Correlation between Sitting Duration and Position and Lumbar Pain among Office Workers. </w:t>
      </w:r>
      <w:proofErr w:type="spellStart"/>
      <w:r>
        <w:rPr>
          <w:i/>
          <w:iCs/>
        </w:rPr>
        <w:t>Haydarpasa</w:t>
      </w:r>
      <w:proofErr w:type="spellEnd"/>
      <w:r>
        <w:rPr>
          <w:i/>
          <w:iCs/>
        </w:rPr>
        <w:t xml:space="preserve"> </w:t>
      </w:r>
      <w:proofErr w:type="spellStart"/>
      <w:r>
        <w:rPr>
          <w:i/>
          <w:iCs/>
        </w:rPr>
        <w:t>Numune</w:t>
      </w:r>
      <w:proofErr w:type="spellEnd"/>
      <w:r>
        <w:rPr>
          <w:i/>
          <w:iCs/>
        </w:rPr>
        <w:t xml:space="preserve"> Med J</w:t>
      </w:r>
      <w:r>
        <w:t xml:space="preserve"> </w:t>
      </w:r>
      <w:r>
        <w:rPr>
          <w:b/>
          <w:bCs/>
        </w:rPr>
        <w:t>2019</w:t>
      </w:r>
      <w:r>
        <w:t>, doi:10.14744/hnhj.2019.04909.</w:t>
      </w:r>
    </w:p>
    <w:p w14:paraId="5A3DB82C" w14:textId="77777777" w:rsidR="00E92F0D" w:rsidRDefault="00E92F0D" w:rsidP="00E92F0D">
      <w:pPr>
        <w:pStyle w:val="Bibliography"/>
      </w:pPr>
      <w:r>
        <w:t xml:space="preserve">12. </w:t>
      </w:r>
      <w:r>
        <w:tab/>
      </w:r>
      <w:proofErr w:type="spellStart"/>
      <w:r>
        <w:t>Bontrup</w:t>
      </w:r>
      <w:proofErr w:type="spellEnd"/>
      <w:r>
        <w:t xml:space="preserve">, C.; Taylor, W.R.; </w:t>
      </w:r>
      <w:proofErr w:type="spellStart"/>
      <w:r>
        <w:t>Fliesser</w:t>
      </w:r>
      <w:proofErr w:type="spellEnd"/>
      <w:r>
        <w:t xml:space="preserve">, M.; Visscher, R.; Green, T.; Wippert, P.-M.; Zemp, R. Low Back </w:t>
      </w:r>
      <w:proofErr w:type="gramStart"/>
      <w:r>
        <w:t>Pain</w:t>
      </w:r>
      <w:proofErr w:type="gramEnd"/>
      <w:r>
        <w:t xml:space="preserve"> and Its Relationship with Sitting </w:t>
      </w:r>
      <w:proofErr w:type="spellStart"/>
      <w:r>
        <w:t>Behaviour</w:t>
      </w:r>
      <w:proofErr w:type="spellEnd"/>
      <w:r>
        <w:t xml:space="preserve"> among Sedentary Office Workers. </w:t>
      </w:r>
      <w:r>
        <w:rPr>
          <w:i/>
          <w:iCs/>
        </w:rPr>
        <w:t>Applied Ergonomics</w:t>
      </w:r>
      <w:r>
        <w:t xml:space="preserve"> </w:t>
      </w:r>
      <w:r>
        <w:rPr>
          <w:b/>
          <w:bCs/>
        </w:rPr>
        <w:t>2019</w:t>
      </w:r>
      <w:r>
        <w:t xml:space="preserve">, </w:t>
      </w:r>
      <w:r>
        <w:rPr>
          <w:i/>
          <w:iCs/>
        </w:rPr>
        <w:t>81</w:t>
      </w:r>
      <w:r>
        <w:t xml:space="preserve">, 102894, </w:t>
      </w:r>
      <w:proofErr w:type="gramStart"/>
      <w:r>
        <w:t>doi:10.1016/j.apergo</w:t>
      </w:r>
      <w:proofErr w:type="gramEnd"/>
      <w:r>
        <w:t>.2019.102894.</w:t>
      </w:r>
    </w:p>
    <w:p w14:paraId="0CCF506C" w14:textId="77777777" w:rsidR="00E92F0D" w:rsidRDefault="00E92F0D" w:rsidP="00E92F0D">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 xml:space="preserve">J </w:t>
      </w:r>
      <w:proofErr w:type="spellStart"/>
      <w:r>
        <w:rPr>
          <w:i/>
          <w:iCs/>
        </w:rPr>
        <w:t>Nutr</w:t>
      </w:r>
      <w:proofErr w:type="spellEnd"/>
      <w:r>
        <w:rPr>
          <w:i/>
          <w:iCs/>
        </w:rPr>
        <w:t xml:space="preserve"> Health Aging</w:t>
      </w:r>
      <w:r>
        <w:t xml:space="preserve"> </w:t>
      </w:r>
      <w:r>
        <w:rPr>
          <w:b/>
          <w:bCs/>
        </w:rPr>
        <w:t>2018</w:t>
      </w:r>
      <w:r>
        <w:t xml:space="preserve">, </w:t>
      </w:r>
      <w:r>
        <w:rPr>
          <w:i/>
          <w:iCs/>
        </w:rPr>
        <w:t>22</w:t>
      </w:r>
      <w:r>
        <w:t>, 944–951, doi:10.1007/s12603-018-1090-9.</w:t>
      </w:r>
    </w:p>
    <w:p w14:paraId="084CE9F2" w14:textId="77777777" w:rsidR="00E92F0D" w:rsidRDefault="00E92F0D" w:rsidP="00E92F0D">
      <w:pPr>
        <w:pStyle w:val="Bibliography"/>
      </w:pPr>
      <w:r>
        <w:t xml:space="preserve">14. </w:t>
      </w:r>
      <w:r>
        <w:tab/>
        <w:t xml:space="preserve">Tan, H.Z.; </w:t>
      </w:r>
      <w:proofErr w:type="spellStart"/>
      <w:r>
        <w:t>Slivovsky</w:t>
      </w:r>
      <w:proofErr w:type="spellEnd"/>
      <w:r>
        <w:t xml:space="preserve">, L.A.; Pentland, A. A Sensing Chair Using Pressure Distribution Sensors. </w:t>
      </w:r>
      <w:r>
        <w:rPr>
          <w:i/>
          <w:iCs/>
        </w:rPr>
        <w:t xml:space="preserve">IEEE/ASME Trans. </w:t>
      </w:r>
      <w:proofErr w:type="spellStart"/>
      <w:r>
        <w:rPr>
          <w:i/>
          <w:iCs/>
        </w:rPr>
        <w:t>Mechatron</w:t>
      </w:r>
      <w:proofErr w:type="spellEnd"/>
      <w:r>
        <w:rPr>
          <w:i/>
          <w:iCs/>
        </w:rPr>
        <w:t>.</w:t>
      </w:r>
      <w:r>
        <w:t xml:space="preserve"> </w:t>
      </w:r>
      <w:r>
        <w:rPr>
          <w:b/>
          <w:bCs/>
        </w:rPr>
        <w:t>2001</w:t>
      </w:r>
      <w:r>
        <w:t xml:space="preserve">, </w:t>
      </w:r>
      <w:r>
        <w:rPr>
          <w:i/>
          <w:iCs/>
        </w:rPr>
        <w:t>6</w:t>
      </w:r>
      <w:r>
        <w:t>, 261–268, doi:10.1109/3516.951364.</w:t>
      </w:r>
    </w:p>
    <w:p w14:paraId="09B7B0EC" w14:textId="77777777" w:rsidR="00E92F0D" w:rsidRDefault="00E92F0D" w:rsidP="00E92F0D">
      <w:pPr>
        <w:pStyle w:val="Bibliography"/>
      </w:pPr>
      <w:r>
        <w:t xml:space="preserve">15. </w:t>
      </w:r>
      <w:r>
        <w:tab/>
        <w:t xml:space="preserve">Paredes-Madrid, L.; Matute, A.; </w:t>
      </w:r>
      <w:proofErr w:type="spellStart"/>
      <w:r>
        <w:t>Bareño</w:t>
      </w:r>
      <w:proofErr w:type="spellEnd"/>
      <w:r>
        <w:t xml:space="preserve">,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670B1690" w14:textId="77777777" w:rsidR="00E92F0D" w:rsidRDefault="00E92F0D" w:rsidP="00E92F0D">
      <w:pPr>
        <w:pStyle w:val="Bibliography"/>
      </w:pPr>
      <w:r>
        <w:t xml:space="preserve">16. </w:t>
      </w:r>
      <w:r>
        <w:tab/>
        <w:t xml:space="preserve">Sadun, A.S.; Jalani, J.; </w:t>
      </w:r>
      <w:proofErr w:type="spellStart"/>
      <w:r>
        <w:t>Sukor</w:t>
      </w:r>
      <w:proofErr w:type="spellEnd"/>
      <w:r>
        <w:t xml:space="preserve">, J.A. Force Sensing Resistor (FSR): A Brief Overview and the Low-Cost Sensor for Active Compliance Control.; Jiang, X., Chen, G., Capi, G., </w:t>
      </w:r>
      <w:proofErr w:type="spellStart"/>
      <w:r>
        <w:t>Ishll</w:t>
      </w:r>
      <w:proofErr w:type="spellEnd"/>
      <w:r>
        <w:t>, C., Eds.; Tokyo, Japan, July 11</w:t>
      </w:r>
      <w:proofErr w:type="gramStart"/>
      <w:r>
        <w:t xml:space="preserve"> 2016</w:t>
      </w:r>
      <w:proofErr w:type="gramEnd"/>
      <w:r>
        <w:t>; p. 1001112.</w:t>
      </w:r>
    </w:p>
    <w:p w14:paraId="2F6D816F" w14:textId="77777777" w:rsidR="00E92F0D" w:rsidRDefault="00E92F0D" w:rsidP="00E92F0D">
      <w:pPr>
        <w:pStyle w:val="Bibliography"/>
      </w:pPr>
      <w:r>
        <w:t xml:space="preserve">17.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xml:space="preserve">, 100300, </w:t>
      </w:r>
      <w:proofErr w:type="gramStart"/>
      <w:r>
        <w:t>doi:10.1016/j.sbsr</w:t>
      </w:r>
      <w:proofErr w:type="gramEnd"/>
      <w:r>
        <w:t>.2019.100300.</w:t>
      </w:r>
    </w:p>
    <w:p w14:paraId="170B411D" w14:textId="77777777" w:rsidR="00E92F0D" w:rsidRDefault="00E92F0D" w:rsidP="00E92F0D">
      <w:pPr>
        <w:pStyle w:val="Bibliography"/>
      </w:pPr>
      <w:r>
        <w:lastRenderedPageBreak/>
        <w:t xml:space="preserve">18. </w:t>
      </w:r>
      <w:r>
        <w:tab/>
      </w:r>
      <w:proofErr w:type="spellStart"/>
      <w:r>
        <w:t>Ohmite</w:t>
      </w:r>
      <w:proofErr w:type="spellEnd"/>
      <w:r>
        <w:t xml:space="preserve"> </w:t>
      </w:r>
      <w:proofErr w:type="spellStart"/>
      <w:r>
        <w:t>Ohmite</w:t>
      </w:r>
      <w:proofErr w:type="spellEnd"/>
      <w:r>
        <w:t xml:space="preserve"> FSR Series Integration Guide: Force Sensing Resistor 2018.</w:t>
      </w:r>
    </w:p>
    <w:p w14:paraId="25CDBB72" w14:textId="77777777" w:rsidR="00E92F0D" w:rsidRDefault="00E92F0D" w:rsidP="00E92F0D">
      <w:pPr>
        <w:pStyle w:val="Bibliography"/>
      </w:pPr>
      <w:r>
        <w:t xml:space="preserve">19.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609CC9F2" w14:textId="77777777" w:rsidR="00E92F0D" w:rsidRDefault="00E92F0D" w:rsidP="00E92F0D">
      <w:pPr>
        <w:pStyle w:val="Bibliography"/>
      </w:pPr>
      <w:r>
        <w:t xml:space="preserve">20. </w:t>
      </w:r>
      <w:r>
        <w:tab/>
        <w:t xml:space="preserve">Martínez-Estrada, M.; </w:t>
      </w:r>
      <w:proofErr w:type="spellStart"/>
      <w:r>
        <w:t>Vuohijoki</w:t>
      </w:r>
      <w:proofErr w:type="spellEnd"/>
      <w:r>
        <w:t xml:space="preserve">, T.; </w:t>
      </w:r>
      <w:proofErr w:type="spellStart"/>
      <w:r>
        <w:t>Poberznik</w:t>
      </w:r>
      <w:proofErr w:type="spellEnd"/>
      <w:r>
        <w:t xml:space="preserve">,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79FC3854" w14:textId="77777777" w:rsidR="00E92F0D" w:rsidRDefault="00E92F0D" w:rsidP="00E92F0D">
      <w:pPr>
        <w:pStyle w:val="Bibliography"/>
      </w:pPr>
      <w:r>
        <w:t xml:space="preserve">21.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xml:space="preserve">, 394–400, </w:t>
      </w:r>
      <w:proofErr w:type="gramStart"/>
      <w:r>
        <w:t>doi:10.1016/j.sna</w:t>
      </w:r>
      <w:proofErr w:type="gramEnd"/>
      <w:r>
        <w:t>.2017.11.054.</w:t>
      </w:r>
    </w:p>
    <w:p w14:paraId="5C09F28A" w14:textId="77777777" w:rsidR="00E92F0D" w:rsidRDefault="00E92F0D" w:rsidP="00E92F0D">
      <w:pPr>
        <w:pStyle w:val="Bibliography"/>
      </w:pPr>
      <w:r>
        <w:t xml:space="preserve">22. </w:t>
      </w:r>
      <w:r>
        <w:tab/>
        <w:t xml:space="preserve">Xu, W.; Huang, M.-C.; Amini, N.; He, L.; </w:t>
      </w:r>
      <w:proofErr w:type="spellStart"/>
      <w:r>
        <w:t>Sarrafzadeh</w:t>
      </w:r>
      <w:proofErr w:type="spellEnd"/>
      <w:r>
        <w:t xml:space="preserve">, M. </w:t>
      </w:r>
      <w:proofErr w:type="spellStart"/>
      <w:r>
        <w:t>eCushion</w:t>
      </w:r>
      <w:proofErr w:type="spellEnd"/>
      <w:r>
        <w:t xml:space="preserve">: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04AA7413" w14:textId="77777777" w:rsidR="00E92F0D" w:rsidRDefault="00E92F0D" w:rsidP="00E92F0D">
      <w:pPr>
        <w:pStyle w:val="Bibliography"/>
      </w:pPr>
      <w:r>
        <w:t xml:space="preserve">23. </w:t>
      </w:r>
      <w:r>
        <w:tab/>
        <w:t xml:space="preserve">Ma, C.; Li, W.; Gravina, R.; Du, J.; Li, Q.; Fortino, G. Smart Cushion-Based Activity Recognition: Prompting Users to Maintain a Healthy Seated Posture. </w:t>
      </w:r>
      <w:r>
        <w:rPr>
          <w:i/>
          <w:iCs/>
        </w:rPr>
        <w:t xml:space="preserve">IEEE Syst. Man </w:t>
      </w:r>
      <w:proofErr w:type="spellStart"/>
      <w:r>
        <w:rPr>
          <w:i/>
          <w:iCs/>
        </w:rPr>
        <w:t>Cybern</w:t>
      </w:r>
      <w:proofErr w:type="spellEnd"/>
      <w:r>
        <w:rPr>
          <w:i/>
          <w:iCs/>
        </w:rPr>
        <w:t>. Mag.</w:t>
      </w:r>
      <w:r>
        <w:t xml:space="preserve"> </w:t>
      </w:r>
      <w:r>
        <w:rPr>
          <w:b/>
          <w:bCs/>
        </w:rPr>
        <w:t>2020</w:t>
      </w:r>
      <w:r>
        <w:t xml:space="preserve">, </w:t>
      </w:r>
      <w:r>
        <w:rPr>
          <w:i/>
          <w:iCs/>
        </w:rPr>
        <w:t>6</w:t>
      </w:r>
      <w:r>
        <w:t>, 6–14, doi:10.1109/MSMC.2019.2962226.</w:t>
      </w:r>
    </w:p>
    <w:p w14:paraId="1A33AB83" w14:textId="77777777" w:rsidR="00E92F0D" w:rsidRDefault="00E92F0D" w:rsidP="00E92F0D">
      <w:pPr>
        <w:pStyle w:val="Bibliography"/>
      </w:pPr>
      <w:r>
        <w:t xml:space="preserve">24.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w:t>
      </w:r>
      <w:proofErr w:type="gramStart"/>
      <w:r>
        <w:t>keg.v</w:t>
      </w:r>
      <w:proofErr w:type="gramEnd"/>
      <w:r>
        <w:t>2i2.626.</w:t>
      </w:r>
    </w:p>
    <w:p w14:paraId="4B477351" w14:textId="77777777" w:rsidR="00E92F0D" w:rsidRDefault="00E92F0D" w:rsidP="00E92F0D">
      <w:pPr>
        <w:pStyle w:val="Bibliography"/>
      </w:pPr>
      <w:r>
        <w:t xml:space="preserve">25.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0F1FC325" w14:textId="77777777" w:rsidR="00E92F0D" w:rsidRDefault="00E92F0D" w:rsidP="00E92F0D">
      <w:pPr>
        <w:pStyle w:val="Bibliography"/>
      </w:pPr>
      <w:r>
        <w:t xml:space="preserve">26.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508E1850" w14:textId="77777777" w:rsidR="00E92F0D" w:rsidRDefault="00E92F0D" w:rsidP="00E92F0D">
      <w:pPr>
        <w:pStyle w:val="Bibliography"/>
      </w:pPr>
      <w:r>
        <w:t xml:space="preserve">27.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xml:space="preserve">, 112900, </w:t>
      </w:r>
      <w:proofErr w:type="gramStart"/>
      <w:r>
        <w:t>doi:10.1016/j.sna</w:t>
      </w:r>
      <w:proofErr w:type="gramEnd"/>
      <w:r>
        <w:t>.2021.112900.</w:t>
      </w:r>
    </w:p>
    <w:p w14:paraId="7647A5E7" w14:textId="77777777" w:rsidR="00E92F0D" w:rsidRDefault="00E92F0D" w:rsidP="00E92F0D">
      <w:pPr>
        <w:pStyle w:val="Bibliography"/>
      </w:pPr>
      <w:r>
        <w:t xml:space="preserve">28. </w:t>
      </w:r>
      <w:r>
        <w:tab/>
        <w:t xml:space="preserve">Ahmad, J.; </w:t>
      </w:r>
      <w:proofErr w:type="spellStart"/>
      <w:r>
        <w:t>Sidén</w:t>
      </w:r>
      <w:proofErr w:type="spellEnd"/>
      <w:r>
        <w:t xml:space="preserve">, J.; Andersson, H. A Proposal </w:t>
      </w:r>
      <w:proofErr w:type="gramStart"/>
      <w:r>
        <w:t>of</w:t>
      </w:r>
      <w:proofErr w:type="gramEnd"/>
      <w:r>
        <w:t xml:space="preserve">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35B47DE3" w14:textId="77777777" w:rsidR="00E92F0D" w:rsidRDefault="00E92F0D" w:rsidP="00E92F0D">
      <w:pPr>
        <w:pStyle w:val="Bibliography"/>
      </w:pPr>
      <w:r>
        <w:t xml:space="preserve">29.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684E47C0" w14:textId="77777777" w:rsidR="00E92F0D" w:rsidRDefault="00E92F0D" w:rsidP="00E92F0D">
      <w:pPr>
        <w:pStyle w:val="Bibliography"/>
      </w:pPr>
      <w:r>
        <w:t xml:space="preserve">30.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xml:space="preserve">, 103432, </w:t>
      </w:r>
      <w:proofErr w:type="gramStart"/>
      <w:r>
        <w:t>doi:10.1016/j.bspc</w:t>
      </w:r>
      <w:proofErr w:type="gramEnd"/>
      <w:r>
        <w:t>.2021.103432.</w:t>
      </w:r>
    </w:p>
    <w:p w14:paraId="1E238C3C" w14:textId="77777777" w:rsidR="00E92F0D" w:rsidRDefault="00E92F0D" w:rsidP="00E92F0D">
      <w:pPr>
        <w:pStyle w:val="Bibliography"/>
      </w:pPr>
      <w:r>
        <w:t xml:space="preserve">31. </w:t>
      </w:r>
      <w:r>
        <w:tab/>
        <w:t xml:space="preserve">Mutlu, B.; Krause, A.; Forlizzi, J.; </w:t>
      </w:r>
      <w:proofErr w:type="spellStart"/>
      <w:r>
        <w:t>Guestrin</w:t>
      </w:r>
      <w:proofErr w:type="spellEnd"/>
      <w:r>
        <w:t>, C.; Hodgins, J. Robust, Low-Cost, Non-Intrusive Sensing and Recognition of Seated Postures. In Proceedings of the Proceedings of the 20th annual ACM symposium on User interface software and technology; ACM: Newport Rhode Island USA, October 7</w:t>
      </w:r>
      <w:proofErr w:type="gramStart"/>
      <w:r>
        <w:t xml:space="preserve"> 2007</w:t>
      </w:r>
      <w:proofErr w:type="gramEnd"/>
      <w:r>
        <w:t>; pp. 149–158.</w:t>
      </w:r>
    </w:p>
    <w:p w14:paraId="54C79A76" w14:textId="77777777" w:rsidR="00E92F0D" w:rsidRDefault="00E92F0D" w:rsidP="00E92F0D">
      <w:pPr>
        <w:pStyle w:val="Bibliography"/>
      </w:pPr>
      <w:r>
        <w:t xml:space="preserve">32.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087D7158" w14:textId="77777777" w:rsidR="00E92F0D" w:rsidRDefault="00E92F0D" w:rsidP="00E92F0D">
      <w:pPr>
        <w:pStyle w:val="Bibliography"/>
      </w:pPr>
      <w:r>
        <w:t xml:space="preserve">33. </w:t>
      </w:r>
      <w:r>
        <w:tab/>
      </w:r>
      <w:proofErr w:type="spellStart"/>
      <w:r>
        <w:t>Aminosharieh</w:t>
      </w:r>
      <w:proofErr w:type="spellEnd"/>
      <w:r>
        <w:t xml:space="preserve"> Najafi, T.; Abramo, A.; </w:t>
      </w:r>
      <w:proofErr w:type="spellStart"/>
      <w:r>
        <w:t>Kyamakya</w:t>
      </w:r>
      <w:proofErr w:type="spellEnd"/>
      <w:r>
        <w:t xml:space="preserve">, K.; </w:t>
      </w:r>
      <w:proofErr w:type="spellStart"/>
      <w:r>
        <w:t>Affanni</w:t>
      </w:r>
      <w:proofErr w:type="spellEnd"/>
      <w:r>
        <w:t xml:space="preserve">,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4F71F397" w14:textId="77777777" w:rsidR="00E92F0D" w:rsidRDefault="00E92F0D" w:rsidP="00E92F0D">
      <w:pPr>
        <w:pStyle w:val="Bibliography"/>
      </w:pPr>
      <w:r>
        <w:t xml:space="preserve">34.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619AD1A7" w14:textId="77777777" w:rsidR="00E92F0D" w:rsidRDefault="00E92F0D" w:rsidP="00E92F0D">
      <w:pPr>
        <w:pStyle w:val="Bibliography"/>
      </w:pPr>
      <w:r>
        <w:t xml:space="preserve">35.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0B69DFCB" w14:textId="77777777" w:rsidR="00E92F0D" w:rsidRDefault="00E92F0D" w:rsidP="00E92F0D">
      <w:pPr>
        <w:pStyle w:val="Bibliography"/>
      </w:pPr>
      <w:r>
        <w:lastRenderedPageBreak/>
        <w:t xml:space="preserve">36.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77BB2657" w14:textId="77777777" w:rsidR="00E92F0D" w:rsidRDefault="00E92F0D" w:rsidP="00E92F0D">
      <w:pPr>
        <w:pStyle w:val="Bibliography"/>
      </w:pPr>
      <w:r>
        <w:t xml:space="preserve">37.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61BACF44" w14:textId="77777777" w:rsidR="00E92F0D" w:rsidRDefault="00E92F0D" w:rsidP="00E92F0D">
      <w:pPr>
        <w:pStyle w:val="Bibliography"/>
      </w:pPr>
      <w:r>
        <w:t xml:space="preserve">38. </w:t>
      </w:r>
      <w:r>
        <w:tab/>
        <w:t xml:space="preserve">Zemp, R.; </w:t>
      </w:r>
      <w:proofErr w:type="spellStart"/>
      <w:r>
        <w:t>Tanadini</w:t>
      </w:r>
      <w:proofErr w:type="spellEnd"/>
      <w:r>
        <w:t xml:space="preserve">, M.; </w:t>
      </w:r>
      <w:proofErr w:type="spellStart"/>
      <w:r>
        <w:t>Plüss</w:t>
      </w:r>
      <w:proofErr w:type="spellEnd"/>
      <w:r>
        <w:t xml:space="preserve">, S.; </w:t>
      </w:r>
      <w:proofErr w:type="spellStart"/>
      <w:r>
        <w:t>Schnüriger</w:t>
      </w:r>
      <w:proofErr w:type="spellEnd"/>
      <w:r>
        <w:t xml:space="preserve">,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56AE40B0" w14:textId="77777777" w:rsidR="00E92F0D" w:rsidRDefault="00E92F0D" w:rsidP="00E92F0D">
      <w:pPr>
        <w:pStyle w:val="Bibliography"/>
      </w:pPr>
      <w:r>
        <w:t xml:space="preserve">39.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75F489BC" w14:textId="77777777" w:rsidR="00E92F0D" w:rsidRDefault="00E92F0D" w:rsidP="00E92F0D">
      <w:pPr>
        <w:pStyle w:val="Bibliography"/>
      </w:pPr>
      <w:r>
        <w:t xml:space="preserve">40. </w:t>
      </w:r>
      <w:r>
        <w:tab/>
        <w:t>Luna-</w:t>
      </w:r>
      <w:proofErr w:type="spellStart"/>
      <w:r>
        <w:t>Perejón</w:t>
      </w:r>
      <w:proofErr w:type="spellEnd"/>
      <w:r>
        <w:t>, F.; Montes-Sánchez, J.M.; Durán-López, L.; Vazquez-Baeza, A.; Beasley-</w:t>
      </w:r>
      <w:proofErr w:type="spellStart"/>
      <w:r>
        <w:t>Bohórquez</w:t>
      </w:r>
      <w:proofErr w:type="spellEnd"/>
      <w:r>
        <w:t xml:space="preserve">,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4154DD6B" w14:textId="77777777" w:rsidR="00E92F0D" w:rsidRDefault="00E92F0D" w:rsidP="00E92F0D">
      <w:pPr>
        <w:pStyle w:val="Bibliography"/>
      </w:pPr>
      <w:r>
        <w:t xml:space="preserve">41. </w:t>
      </w:r>
      <w:r>
        <w:tab/>
        <w:t xml:space="preserve">Ren, X.; Yu, B.; Lu, Y.; Chen, Y.; Pu, P. </w:t>
      </w:r>
      <w:proofErr w:type="spellStart"/>
      <w:r>
        <w:t>HealthSit</w:t>
      </w:r>
      <w:proofErr w:type="spellEnd"/>
      <w:r>
        <w:t xml:space="preserve">: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6FBF2FE7" w14:textId="77777777" w:rsidR="00E92F0D" w:rsidRDefault="00E92F0D" w:rsidP="00E92F0D">
      <w:pPr>
        <w:pStyle w:val="Bibliography"/>
      </w:pPr>
      <w:r>
        <w:t xml:space="preserve">42. </w:t>
      </w:r>
      <w:r>
        <w:tab/>
        <w:t xml:space="preserve">Fu, T.; Macleod, A. </w:t>
      </w:r>
      <w:proofErr w:type="spellStart"/>
      <w:r>
        <w:t>IntelliChair</w:t>
      </w:r>
      <w:proofErr w:type="spellEnd"/>
      <w:r>
        <w:t>: An Approach for Activity Detection and Prediction via Posture Analysis. In Proceedings of the 2014 International Conference on Intelligent Environments; IEEE: China, June 2014; pp. 211–213.</w:t>
      </w:r>
    </w:p>
    <w:p w14:paraId="149DAF8D" w14:textId="77777777" w:rsidR="00E92F0D" w:rsidRDefault="00E92F0D" w:rsidP="00E92F0D">
      <w:pPr>
        <w:pStyle w:val="Bibliography"/>
      </w:pPr>
      <w:r>
        <w:t xml:space="preserve">43. </w:t>
      </w:r>
      <w:r>
        <w:tab/>
      </w:r>
      <w:proofErr w:type="spellStart"/>
      <w:r>
        <w:t>AbuTerkia</w:t>
      </w:r>
      <w:proofErr w:type="spellEnd"/>
      <w:r>
        <w:t xml:space="preserve">, I.; Hannoun, M.; Suwal, B.; Ahmed, M.S.; </w:t>
      </w:r>
      <w:proofErr w:type="spellStart"/>
      <w:r>
        <w:t>Sundaravdivel</w:t>
      </w:r>
      <w:proofErr w:type="spellEnd"/>
      <w:r>
        <w:t xml:space="preserve">, P. FPGA-Based Smart Chair Recognition System Using Flex Sensors. In Proceedings of the 2022 IEEE 15th Dallas Circuit </w:t>
      </w:r>
      <w:proofErr w:type="gramStart"/>
      <w:r>
        <w:t>And</w:t>
      </w:r>
      <w:proofErr w:type="gramEnd"/>
      <w:r>
        <w:t xml:space="preserve"> System Conference (DCAS); IEEE: Dallas, TX, USA, June 17 2022; pp. 1–2.</w:t>
      </w:r>
    </w:p>
    <w:p w14:paraId="006466CE" w14:textId="77777777" w:rsidR="00E92F0D" w:rsidRDefault="00E92F0D" w:rsidP="00E92F0D">
      <w:pPr>
        <w:pStyle w:val="Bibliography"/>
      </w:pPr>
      <w:r>
        <w:t xml:space="preserve">44.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26C89141" w14:textId="77777777" w:rsidR="00E92F0D" w:rsidRDefault="00E92F0D" w:rsidP="00E92F0D">
      <w:pPr>
        <w:pStyle w:val="Bibliography"/>
      </w:pPr>
      <w:r>
        <w:t xml:space="preserve">45.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777928BA" w14:textId="77777777" w:rsidR="00E92F0D" w:rsidRDefault="00E92F0D" w:rsidP="00E92F0D">
      <w:pPr>
        <w:pStyle w:val="Bibliography"/>
      </w:pPr>
      <w:r>
        <w:t xml:space="preserve">46. </w:t>
      </w:r>
      <w:r>
        <w:tab/>
      </w:r>
      <w:proofErr w:type="spellStart"/>
      <w:r>
        <w:t>Bourahmoune</w:t>
      </w:r>
      <w:proofErr w:type="spellEnd"/>
      <w:r>
        <w:t xml:space="preserve">, K.; </w:t>
      </w:r>
      <w:proofErr w:type="spellStart"/>
      <w:r>
        <w:t>Ishac</w:t>
      </w:r>
      <w:proofErr w:type="spellEnd"/>
      <w:r>
        <w:t xml:space="preserve">, K.; </w:t>
      </w:r>
      <w:proofErr w:type="spellStart"/>
      <w:r>
        <w:t>Amagasa</w:t>
      </w:r>
      <w:proofErr w:type="spellEnd"/>
      <w:r>
        <w:t xml:space="preserve">,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7E1C660C" w14:textId="77777777" w:rsidR="00E92F0D" w:rsidRDefault="00E92F0D" w:rsidP="00E92F0D">
      <w:pPr>
        <w:pStyle w:val="Bibliography"/>
      </w:pPr>
      <w:r>
        <w:t xml:space="preserve">47. </w:t>
      </w:r>
      <w:r>
        <w:tab/>
      </w:r>
      <w:proofErr w:type="spellStart"/>
      <w:r>
        <w:t>Roh</w:t>
      </w:r>
      <w:proofErr w:type="spellEnd"/>
      <w:r>
        <w:t xml:space="preserve">,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2283CB94" w14:textId="77777777" w:rsidR="00E92F0D" w:rsidRDefault="00E92F0D" w:rsidP="00E92F0D">
      <w:pPr>
        <w:pStyle w:val="Bibliography"/>
      </w:pPr>
      <w:r>
        <w:t xml:space="preserve">48.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3525B1ED" w14:textId="77777777" w:rsidR="00E92F0D" w:rsidRDefault="00E92F0D" w:rsidP="00E92F0D">
      <w:pPr>
        <w:pStyle w:val="Bibliography"/>
      </w:pPr>
      <w:r>
        <w:t xml:space="preserve">49. </w:t>
      </w:r>
      <w:r>
        <w:tab/>
        <w:t xml:space="preserve">Sreejan, A.; Narayan, Y.S. A Review </w:t>
      </w:r>
      <w:proofErr w:type="gramStart"/>
      <w:r>
        <w:t>on</w:t>
      </w:r>
      <w:proofErr w:type="gramEnd"/>
      <w:r>
        <w:t xml:space="preserve">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02279DAE" w14:textId="77777777" w:rsidR="00E92F0D" w:rsidRDefault="00E92F0D" w:rsidP="00E92F0D">
      <w:pPr>
        <w:pStyle w:val="Bibliography"/>
      </w:pPr>
      <w:r>
        <w:t xml:space="preserve">50. </w:t>
      </w:r>
      <w:r>
        <w:tab/>
        <w:t xml:space="preserve">Mallare, J.C.T.; Pineda, D.F.G.; Trinidad, G.M.; Serafica, R.D.; Villanueva, J.B.K.; Dela Cruz, A.R.; </w:t>
      </w:r>
      <w:proofErr w:type="spellStart"/>
      <w:r>
        <w:t>Vicerra</w:t>
      </w:r>
      <w:proofErr w:type="spellEnd"/>
      <w:r>
        <w:t>,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44D8C1C0" w14:textId="77777777" w:rsidR="00E92F0D" w:rsidRDefault="00E92F0D" w:rsidP="00E92F0D">
      <w:pPr>
        <w:pStyle w:val="Bibliography"/>
      </w:pPr>
      <w:r>
        <w:t xml:space="preserve">51. </w:t>
      </w:r>
      <w:r>
        <w:tab/>
        <w:t xml:space="preserve">Chen, K. Sitting Posture Recognition Based on </w:t>
      </w:r>
      <w:proofErr w:type="spellStart"/>
      <w:r>
        <w:t>OpenPose</w:t>
      </w:r>
      <w:proofErr w:type="spellEnd"/>
      <w:r>
        <w:t xml:space="preserve">. </w:t>
      </w:r>
      <w:r>
        <w:rPr>
          <w:i/>
          <w:iCs/>
        </w:rPr>
        <w:t>IOP Conf. Ser.: Mater. Sci. Eng.</w:t>
      </w:r>
      <w:r>
        <w:t xml:space="preserve"> </w:t>
      </w:r>
      <w:r>
        <w:rPr>
          <w:b/>
          <w:bCs/>
        </w:rPr>
        <w:t>2019</w:t>
      </w:r>
      <w:r>
        <w:t xml:space="preserve">, </w:t>
      </w:r>
      <w:r>
        <w:rPr>
          <w:i/>
          <w:iCs/>
        </w:rPr>
        <w:t>677</w:t>
      </w:r>
      <w:r>
        <w:t>, 032057, doi:10.1088/1757-899X/677/3/032057.</w:t>
      </w:r>
    </w:p>
    <w:p w14:paraId="4A8DBCAA" w14:textId="77777777" w:rsidR="00E92F0D" w:rsidRDefault="00E92F0D" w:rsidP="00E92F0D">
      <w:pPr>
        <w:pStyle w:val="Bibliography"/>
      </w:pPr>
      <w:r>
        <w:lastRenderedPageBreak/>
        <w:t xml:space="preserve">52. </w:t>
      </w:r>
      <w:r>
        <w:tab/>
        <w:t xml:space="preserve">R, N.; Sudhakar, T.; </w:t>
      </w:r>
      <w:proofErr w:type="spellStart"/>
      <w:r>
        <w:t>Bethanney</w:t>
      </w:r>
      <w:proofErr w:type="spellEnd"/>
      <w:r>
        <w:t xml:space="preserve"> Janney, J.; Krishnamoorthy, N.R.; Dhanalakshmi, K.; Vigneshwaran, S. Sitting Posture Analysis Using CNN and RCNN. In Proceedings of the 2023 International Conference on Bio Signals, Images, and Instrumentation (ICBSII); IEEE: Chennai, India, March 16</w:t>
      </w:r>
      <w:proofErr w:type="gramStart"/>
      <w:r>
        <w:t xml:space="preserve"> 2023</w:t>
      </w:r>
      <w:proofErr w:type="gramEnd"/>
      <w:r>
        <w:t>; pp. 1–5.</w:t>
      </w:r>
    </w:p>
    <w:p w14:paraId="3A8BB567" w14:textId="77777777" w:rsidR="00E92F0D" w:rsidRDefault="00E92F0D" w:rsidP="00E92F0D">
      <w:pPr>
        <w:pStyle w:val="Bibliography"/>
      </w:pPr>
      <w:r>
        <w:t xml:space="preserve">53. </w:t>
      </w:r>
      <w:r>
        <w:tab/>
        <w:t xml:space="preserve">Feng, L.; Li, Z.; Liu, C. Are You Sitting </w:t>
      </w:r>
      <w:proofErr w:type="gramStart"/>
      <w:r>
        <w:t>Right?-</w:t>
      </w:r>
      <w:proofErr w:type="gramEnd"/>
      <w:r>
        <w:t>Sitting Posture Recognition Using RF Signals. In Proceedings of the 2019 IEEE Pacific Rim Conference on Communications, Computers and Signal Processing (PACRIM); IEEE: Victoria, BC, Canada, August 2019; pp. 1–6.</w:t>
      </w:r>
    </w:p>
    <w:p w14:paraId="1CBAFC9F" w14:textId="77777777" w:rsidR="00E92F0D" w:rsidRDefault="00E92F0D" w:rsidP="00E92F0D">
      <w:pPr>
        <w:pStyle w:val="Bibliography"/>
      </w:pPr>
      <w:r>
        <w:t xml:space="preserve">54. </w:t>
      </w:r>
      <w:r>
        <w:tab/>
      </w:r>
      <w:proofErr w:type="spellStart"/>
      <w:r>
        <w:t>Kundaliya</w:t>
      </w:r>
      <w:proofErr w:type="spellEnd"/>
      <w:r>
        <w:t xml:space="preserve">, B.; Patel, S.; Patel, J.; Barot, P.; Hadia, S.K. </w:t>
      </w:r>
      <w:r>
        <w:rPr>
          <w:i/>
          <w:iCs/>
        </w:rPr>
        <w:t>An IoT and Cloud Enabled Smart Chair for Detection and Notification of Wrong Seating Posture</w:t>
      </w:r>
      <w:r>
        <w:t xml:space="preserve">; In Review, </w:t>
      </w:r>
      <w:proofErr w:type="gramStart"/>
      <w:r>
        <w:t>2022;</w:t>
      </w:r>
      <w:proofErr w:type="gramEnd"/>
    </w:p>
    <w:p w14:paraId="4C7A2F2F" w14:textId="77777777" w:rsidR="00E92F0D" w:rsidRDefault="00E92F0D" w:rsidP="00E92F0D">
      <w:pPr>
        <w:pStyle w:val="Bibliography"/>
      </w:pPr>
      <w:r>
        <w:t xml:space="preserve">55.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06710C99" w14:textId="77777777" w:rsidR="00E92F0D" w:rsidRDefault="00E92F0D" w:rsidP="00E92F0D">
      <w:pPr>
        <w:pStyle w:val="Bibliography"/>
      </w:pPr>
      <w:r>
        <w:t xml:space="preserve">56. </w:t>
      </w:r>
      <w:r>
        <w:tab/>
        <w:t xml:space="preserve">Tharwat, A. Classification Assessment Methods. </w:t>
      </w:r>
      <w:r>
        <w:rPr>
          <w:i/>
          <w:iCs/>
        </w:rPr>
        <w:t>ACI</w:t>
      </w:r>
      <w:r>
        <w:t xml:space="preserve"> </w:t>
      </w:r>
      <w:r>
        <w:rPr>
          <w:b/>
          <w:bCs/>
        </w:rPr>
        <w:t>2021</w:t>
      </w:r>
      <w:r>
        <w:t xml:space="preserve">, </w:t>
      </w:r>
      <w:r>
        <w:rPr>
          <w:i/>
          <w:iCs/>
        </w:rPr>
        <w:t>17</w:t>
      </w:r>
      <w:r>
        <w:t xml:space="preserve">, 168–192, </w:t>
      </w:r>
      <w:proofErr w:type="gramStart"/>
      <w:r>
        <w:t>doi:10.1016/j.aci</w:t>
      </w:r>
      <w:proofErr w:type="gramEnd"/>
      <w:r>
        <w:t>.2018.08.003.</w:t>
      </w:r>
    </w:p>
    <w:p w14:paraId="39FCF9FD" w14:textId="77777777" w:rsidR="00E92F0D" w:rsidRDefault="00E92F0D" w:rsidP="00E92F0D">
      <w:pPr>
        <w:pStyle w:val="Bibliography"/>
      </w:pPr>
      <w:r>
        <w:t xml:space="preserve">57.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xml:space="preserve">, 112900, </w:t>
      </w:r>
      <w:proofErr w:type="gramStart"/>
      <w:r>
        <w:t>doi:10.1016/j.sna</w:t>
      </w:r>
      <w:proofErr w:type="gramEnd"/>
      <w:r>
        <w:t>.2021.112900.</w:t>
      </w:r>
    </w:p>
    <w:p w14:paraId="2CD0C967" w14:textId="5DF60C94"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B958EA">
        <w:t>instructions</w:t>
      </w:r>
      <w:proofErr w:type="gramEnd"/>
      <w:r w:rsidRPr="00B958EA">
        <w:t xml:space="preserve"> or products referred to in the content.</w:t>
      </w:r>
    </w:p>
    <w:sectPr w:rsidR="00E93210" w:rsidRPr="00B958EA" w:rsidSect="0040533B">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6:00Z" w:initials="SV">
    <w:p w14:paraId="59933E12" w14:textId="77777777" w:rsidR="00CB770F" w:rsidRDefault="00CB770F" w:rsidP="00CB770F">
      <w:pPr>
        <w:jc w:val="left"/>
      </w:pPr>
      <w:r>
        <w:rPr>
          <w:rStyle w:val="CommentReference"/>
        </w:rPr>
        <w:annotationRef/>
      </w:r>
      <w:r>
        <w:t>Any study that you could probably reference?</w:t>
      </w:r>
    </w:p>
    <w:p w14:paraId="7C94E037" w14:textId="77777777" w:rsidR="00CB770F" w:rsidRDefault="00CB770F" w:rsidP="00CB770F">
      <w:pPr>
        <w:jc w:val="left"/>
      </w:pPr>
    </w:p>
  </w:comment>
  <w:comment w:id="46" w:author="Janusz Kulon" w:date="2024-01-18T13:00:00Z" w:initials="JK">
    <w:p w14:paraId="37AF06CE" w14:textId="77777777" w:rsidR="000A05FC" w:rsidRDefault="000A05FC" w:rsidP="000A05FC">
      <w:pPr>
        <w:pStyle w:val="CommentText"/>
        <w:jc w:val="left"/>
      </w:pPr>
      <w:r>
        <w:rPr>
          <w:rStyle w:val="CommentReference"/>
        </w:rPr>
        <w:annotationRef/>
      </w:r>
      <w:r>
        <w:t>Was this the first study?</w:t>
      </w:r>
    </w:p>
  </w:comment>
  <w:comment w:id="47"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5" w:author="Shiny Verghese" w:date="2024-01-18T09:44:00Z" w:initials="SV">
    <w:p w14:paraId="183932BE" w14:textId="2C309BDE" w:rsidR="00CB770F" w:rsidRDefault="00CB770F" w:rsidP="00CB770F">
      <w:pPr>
        <w:jc w:val="left"/>
      </w:pPr>
      <w:r>
        <w:rPr>
          <w:rStyle w:val="CommentReference"/>
        </w:rPr>
        <w:annotationRef/>
      </w:r>
      <w:r>
        <w:t>Maybe another way of presenting this?</w:t>
      </w:r>
    </w:p>
    <w:p w14:paraId="7F8D5297" w14:textId="77777777" w:rsidR="00CB770F" w:rsidRDefault="00CB770F" w:rsidP="00CB770F">
      <w:pPr>
        <w:jc w:val="left"/>
      </w:pPr>
    </w:p>
  </w:comment>
  <w:comment w:id="62" w:author="Janusz Kulon" w:date="2024-01-18T13:19:00Z" w:initials="JK">
    <w:p w14:paraId="75B1D3E4" w14:textId="77777777" w:rsidR="00941BF9" w:rsidRDefault="00941BF9" w:rsidP="00941BF9">
      <w:pPr>
        <w:pStyle w:val="CommentText"/>
        <w:jc w:val="left"/>
      </w:pPr>
      <w:r>
        <w:rPr>
          <w:rStyle w:val="CommentReference"/>
        </w:rPr>
        <w:annotationRef/>
      </w:r>
      <w:r>
        <w:t>It would be good idea to start with the overview of the sensing technology and then delve deeper into the specific types and kinds. Also good to spell out the criteria for evaluation such as ease of use accuracy, cost etc</w:t>
      </w:r>
    </w:p>
  </w:comment>
  <w:comment w:id="72"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7C94E037" w15:done="0"/>
  <w15:commentEx w15:paraId="37AF06CE" w15:done="0"/>
  <w15:commentEx w15:paraId="3FD1ADC7" w15:done="0"/>
  <w15:commentEx w15:paraId="7F8D5297" w15:done="0"/>
  <w15:commentEx w15:paraId="75B1D3E4"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339A9BEF" w16cex:dateUtc="2024-01-18T09:36:00Z"/>
  <w16cex:commentExtensible w16cex:durableId="10BD7177" w16cex:dateUtc="2024-01-18T13:00:00Z"/>
  <w16cex:commentExtensible w16cex:durableId="294DD924" w16cex:dateUtc="2024-01-18T09:38:00Z"/>
  <w16cex:commentExtensible w16cex:durableId="31928B5A" w16cex:dateUtc="2024-01-18T09:44:00Z"/>
  <w16cex:commentExtensible w16cex:durableId="1DD288FB" w16cex:dateUtc="2024-01-18T13:19: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7C94E037" w16cid:durableId="339A9BEF"/>
  <w16cid:commentId w16cid:paraId="37AF06CE" w16cid:durableId="10BD7177"/>
  <w16cid:commentId w16cid:paraId="3FD1ADC7" w16cid:durableId="294DD924"/>
  <w16cid:commentId w16cid:paraId="7F8D5297" w16cid:durableId="31928B5A"/>
  <w16cid:commentId w16cid:paraId="75B1D3E4" w16cid:durableId="1DD288FB"/>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413C4" w14:textId="77777777" w:rsidR="0040533B" w:rsidRDefault="0040533B">
      <w:pPr>
        <w:spacing w:line="240" w:lineRule="auto"/>
      </w:pPr>
      <w:r>
        <w:separator/>
      </w:r>
    </w:p>
  </w:endnote>
  <w:endnote w:type="continuationSeparator" w:id="0">
    <w:p w14:paraId="4F75985F" w14:textId="77777777" w:rsidR="0040533B" w:rsidRDefault="00405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73"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74" w:author="Janusz Kulon" w:date="2024-01-18T12:44:00Z">
          <w:rPr>
            <w:lang w:val="fr-CH"/>
          </w:rPr>
        </w:rPrChange>
      </w:rPr>
      <w:tab/>
    </w:r>
    <w:r w:rsidRPr="00943C10">
      <w:rPr>
        <w:lang w:val="it-IT"/>
        <w:rPrChange w:id="75"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7F8CB" w14:textId="77777777" w:rsidR="0040533B" w:rsidRDefault="0040533B">
      <w:pPr>
        <w:spacing w:line="240" w:lineRule="auto"/>
      </w:pPr>
      <w:r>
        <w:separator/>
      </w:r>
    </w:p>
  </w:footnote>
  <w:footnote w:type="continuationSeparator" w:id="0">
    <w:p w14:paraId="36AC5CAA" w14:textId="77777777" w:rsidR="0040533B" w:rsidRDefault="004053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0"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3"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4"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6"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4"/>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5"/>
  </w:num>
  <w:num w:numId="6" w16cid:durableId="185486536">
    <w:abstractNumId w:val="12"/>
  </w:num>
  <w:num w:numId="7" w16cid:durableId="506138153">
    <w:abstractNumId w:val="2"/>
  </w:num>
  <w:num w:numId="8" w16cid:durableId="435441756">
    <w:abstractNumId w:val="12"/>
  </w:num>
  <w:num w:numId="9" w16cid:durableId="2099599000">
    <w:abstractNumId w:val="2"/>
  </w:num>
  <w:num w:numId="10" w16cid:durableId="2097052928">
    <w:abstractNumId w:val="12"/>
  </w:num>
  <w:num w:numId="11" w16cid:durableId="561722406">
    <w:abstractNumId w:val="2"/>
  </w:num>
  <w:num w:numId="12" w16cid:durableId="389156302">
    <w:abstractNumId w:val="16"/>
  </w:num>
  <w:num w:numId="13" w16cid:durableId="1071126010">
    <w:abstractNumId w:val="12"/>
  </w:num>
  <w:num w:numId="14" w16cid:durableId="421951362">
    <w:abstractNumId w:val="2"/>
  </w:num>
  <w:num w:numId="15" w16cid:durableId="1415662396">
    <w:abstractNumId w:val="1"/>
  </w:num>
  <w:num w:numId="16" w16cid:durableId="1437555045">
    <w:abstractNumId w:val="11"/>
  </w:num>
  <w:num w:numId="17" w16cid:durableId="1787506705">
    <w:abstractNumId w:val="0"/>
  </w:num>
  <w:num w:numId="18" w16cid:durableId="1257591184">
    <w:abstractNumId w:val="12"/>
  </w:num>
  <w:num w:numId="19" w16cid:durableId="816339839">
    <w:abstractNumId w:val="2"/>
  </w:num>
  <w:num w:numId="20" w16cid:durableId="82184573">
    <w:abstractNumId w:val="1"/>
  </w:num>
  <w:num w:numId="21" w16cid:durableId="2131849546">
    <w:abstractNumId w:val="0"/>
  </w:num>
  <w:num w:numId="22" w16cid:durableId="412893780">
    <w:abstractNumId w:val="10"/>
  </w:num>
  <w:num w:numId="23" w16cid:durableId="1463156902">
    <w:abstractNumId w:val="17"/>
  </w:num>
  <w:num w:numId="24" w16cid:durableId="1619292069">
    <w:abstractNumId w:val="15"/>
  </w:num>
  <w:num w:numId="25" w16cid:durableId="1480927341">
    <w:abstractNumId w:val="6"/>
  </w:num>
  <w:num w:numId="26" w16cid:durableId="473643400">
    <w:abstractNumId w:val="18"/>
  </w:num>
  <w:num w:numId="27" w16cid:durableId="1171142315">
    <w:abstractNumId w:val="9"/>
  </w:num>
  <w:num w:numId="28" w16cid:durableId="8022413">
    <w:abstractNumId w:val="13"/>
  </w:num>
  <w:num w:numId="29" w16cid:durableId="1576162926">
    <w:abstractNumId w:val="8"/>
  </w:num>
  <w:num w:numId="30" w16cid:durableId="183680186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DB4"/>
    <w:rsid w:val="00004247"/>
    <w:rsid w:val="00007D3D"/>
    <w:rsid w:val="00012035"/>
    <w:rsid w:val="000122AB"/>
    <w:rsid w:val="00012F4D"/>
    <w:rsid w:val="00013DA3"/>
    <w:rsid w:val="0001448F"/>
    <w:rsid w:val="000162A3"/>
    <w:rsid w:val="0001720C"/>
    <w:rsid w:val="000205B9"/>
    <w:rsid w:val="0002414D"/>
    <w:rsid w:val="000245F1"/>
    <w:rsid w:val="00024C20"/>
    <w:rsid w:val="00035BA7"/>
    <w:rsid w:val="00035DBF"/>
    <w:rsid w:val="000426F6"/>
    <w:rsid w:val="00043CB0"/>
    <w:rsid w:val="00043D16"/>
    <w:rsid w:val="000502EB"/>
    <w:rsid w:val="0005127A"/>
    <w:rsid w:val="00051552"/>
    <w:rsid w:val="00053F66"/>
    <w:rsid w:val="00054346"/>
    <w:rsid w:val="000561FF"/>
    <w:rsid w:val="00056FD5"/>
    <w:rsid w:val="00057ED3"/>
    <w:rsid w:val="00060983"/>
    <w:rsid w:val="0006450F"/>
    <w:rsid w:val="00064A99"/>
    <w:rsid w:val="00065B5F"/>
    <w:rsid w:val="000660BB"/>
    <w:rsid w:val="0006703E"/>
    <w:rsid w:val="00067346"/>
    <w:rsid w:val="00070792"/>
    <w:rsid w:val="00072A45"/>
    <w:rsid w:val="00072F75"/>
    <w:rsid w:val="00073282"/>
    <w:rsid w:val="000774FA"/>
    <w:rsid w:val="00080004"/>
    <w:rsid w:val="00083677"/>
    <w:rsid w:val="0008677F"/>
    <w:rsid w:val="000920EF"/>
    <w:rsid w:val="000921C6"/>
    <w:rsid w:val="000965BE"/>
    <w:rsid w:val="00096C5B"/>
    <w:rsid w:val="000A05FC"/>
    <w:rsid w:val="000A1078"/>
    <w:rsid w:val="000A159A"/>
    <w:rsid w:val="000A22EF"/>
    <w:rsid w:val="000A5805"/>
    <w:rsid w:val="000A5F1C"/>
    <w:rsid w:val="000A7172"/>
    <w:rsid w:val="000A72BF"/>
    <w:rsid w:val="000B0937"/>
    <w:rsid w:val="000B0C7D"/>
    <w:rsid w:val="000B4FD6"/>
    <w:rsid w:val="000B569B"/>
    <w:rsid w:val="000B5EC8"/>
    <w:rsid w:val="000B61C3"/>
    <w:rsid w:val="000B6F7E"/>
    <w:rsid w:val="000C6EF6"/>
    <w:rsid w:val="000D093B"/>
    <w:rsid w:val="000D386D"/>
    <w:rsid w:val="000D4377"/>
    <w:rsid w:val="000D5B2B"/>
    <w:rsid w:val="000D6A8B"/>
    <w:rsid w:val="000D745D"/>
    <w:rsid w:val="000E0831"/>
    <w:rsid w:val="000E10A1"/>
    <w:rsid w:val="000E2958"/>
    <w:rsid w:val="000E41D4"/>
    <w:rsid w:val="000E48EA"/>
    <w:rsid w:val="000E49B8"/>
    <w:rsid w:val="000E5D21"/>
    <w:rsid w:val="000E6755"/>
    <w:rsid w:val="000F10D5"/>
    <w:rsid w:val="000F4E67"/>
    <w:rsid w:val="000F7A19"/>
    <w:rsid w:val="000F7EEF"/>
    <w:rsid w:val="00100B24"/>
    <w:rsid w:val="00101A8B"/>
    <w:rsid w:val="00102E15"/>
    <w:rsid w:val="0010482A"/>
    <w:rsid w:val="00104A38"/>
    <w:rsid w:val="00106602"/>
    <w:rsid w:val="00106BC1"/>
    <w:rsid w:val="00107716"/>
    <w:rsid w:val="00114546"/>
    <w:rsid w:val="0011586B"/>
    <w:rsid w:val="00115E34"/>
    <w:rsid w:val="00116A62"/>
    <w:rsid w:val="00116D08"/>
    <w:rsid w:val="00117995"/>
    <w:rsid w:val="00122648"/>
    <w:rsid w:val="0012339E"/>
    <w:rsid w:val="00131EA8"/>
    <w:rsid w:val="001335E2"/>
    <w:rsid w:val="00135066"/>
    <w:rsid w:val="001368F3"/>
    <w:rsid w:val="00141589"/>
    <w:rsid w:val="00141CD5"/>
    <w:rsid w:val="00142BCA"/>
    <w:rsid w:val="001441F6"/>
    <w:rsid w:val="001442BA"/>
    <w:rsid w:val="001445B9"/>
    <w:rsid w:val="001446F3"/>
    <w:rsid w:val="0014623A"/>
    <w:rsid w:val="00146F28"/>
    <w:rsid w:val="00151F3A"/>
    <w:rsid w:val="00152BF4"/>
    <w:rsid w:val="00152C3B"/>
    <w:rsid w:val="00153545"/>
    <w:rsid w:val="00155325"/>
    <w:rsid w:val="0015690E"/>
    <w:rsid w:val="00156EFF"/>
    <w:rsid w:val="001615DC"/>
    <w:rsid w:val="0016232F"/>
    <w:rsid w:val="00163483"/>
    <w:rsid w:val="00163FF9"/>
    <w:rsid w:val="00164AE5"/>
    <w:rsid w:val="001658C7"/>
    <w:rsid w:val="001718DC"/>
    <w:rsid w:val="00174178"/>
    <w:rsid w:val="0017624F"/>
    <w:rsid w:val="00176972"/>
    <w:rsid w:val="001853F6"/>
    <w:rsid w:val="00190BA2"/>
    <w:rsid w:val="001914F3"/>
    <w:rsid w:val="00194D3B"/>
    <w:rsid w:val="001A3085"/>
    <w:rsid w:val="001A6BED"/>
    <w:rsid w:val="001B078C"/>
    <w:rsid w:val="001B2108"/>
    <w:rsid w:val="001B25A6"/>
    <w:rsid w:val="001B3996"/>
    <w:rsid w:val="001B4E6A"/>
    <w:rsid w:val="001B65E3"/>
    <w:rsid w:val="001C4008"/>
    <w:rsid w:val="001C60E4"/>
    <w:rsid w:val="001C6BA7"/>
    <w:rsid w:val="001D0990"/>
    <w:rsid w:val="001D1D0D"/>
    <w:rsid w:val="001D1D7E"/>
    <w:rsid w:val="001D247C"/>
    <w:rsid w:val="001D2764"/>
    <w:rsid w:val="001D3467"/>
    <w:rsid w:val="001D6A40"/>
    <w:rsid w:val="001D7276"/>
    <w:rsid w:val="001E2AEB"/>
    <w:rsid w:val="001E30F1"/>
    <w:rsid w:val="001E4D3B"/>
    <w:rsid w:val="001E743B"/>
    <w:rsid w:val="001E78D5"/>
    <w:rsid w:val="001E7DBA"/>
    <w:rsid w:val="001F3965"/>
    <w:rsid w:val="001F4F28"/>
    <w:rsid w:val="001F5853"/>
    <w:rsid w:val="001F6C8E"/>
    <w:rsid w:val="00204513"/>
    <w:rsid w:val="00214271"/>
    <w:rsid w:val="002162FC"/>
    <w:rsid w:val="0021739A"/>
    <w:rsid w:val="00217BC0"/>
    <w:rsid w:val="00222CA6"/>
    <w:rsid w:val="00226367"/>
    <w:rsid w:val="00230BB2"/>
    <w:rsid w:val="00230F90"/>
    <w:rsid w:val="0023111C"/>
    <w:rsid w:val="0023364C"/>
    <w:rsid w:val="00233CA3"/>
    <w:rsid w:val="0023443F"/>
    <w:rsid w:val="00236040"/>
    <w:rsid w:val="002420AB"/>
    <w:rsid w:val="002443F2"/>
    <w:rsid w:val="00246D7F"/>
    <w:rsid w:val="002470B2"/>
    <w:rsid w:val="002512E1"/>
    <w:rsid w:val="00251533"/>
    <w:rsid w:val="0025212C"/>
    <w:rsid w:val="002532CA"/>
    <w:rsid w:val="00255A6D"/>
    <w:rsid w:val="00256D45"/>
    <w:rsid w:val="0026026D"/>
    <w:rsid w:val="00261188"/>
    <w:rsid w:val="00261428"/>
    <w:rsid w:val="00261810"/>
    <w:rsid w:val="00263A0A"/>
    <w:rsid w:val="00265AC0"/>
    <w:rsid w:val="002667F5"/>
    <w:rsid w:val="00266A6B"/>
    <w:rsid w:val="0027042E"/>
    <w:rsid w:val="002739C4"/>
    <w:rsid w:val="00277DA8"/>
    <w:rsid w:val="0028001A"/>
    <w:rsid w:val="0028224B"/>
    <w:rsid w:val="0028456A"/>
    <w:rsid w:val="002917A1"/>
    <w:rsid w:val="00294955"/>
    <w:rsid w:val="002A0D98"/>
    <w:rsid w:val="002A1F1B"/>
    <w:rsid w:val="002A7520"/>
    <w:rsid w:val="002A77E9"/>
    <w:rsid w:val="002A78E0"/>
    <w:rsid w:val="002B1144"/>
    <w:rsid w:val="002B1557"/>
    <w:rsid w:val="002B4990"/>
    <w:rsid w:val="002B5A55"/>
    <w:rsid w:val="002B5C8F"/>
    <w:rsid w:val="002B786A"/>
    <w:rsid w:val="002C0F71"/>
    <w:rsid w:val="002C44D5"/>
    <w:rsid w:val="002C58FA"/>
    <w:rsid w:val="002C622D"/>
    <w:rsid w:val="002D0695"/>
    <w:rsid w:val="002D3352"/>
    <w:rsid w:val="002D527E"/>
    <w:rsid w:val="002D6C2A"/>
    <w:rsid w:val="002D70FE"/>
    <w:rsid w:val="002D7310"/>
    <w:rsid w:val="002D7871"/>
    <w:rsid w:val="002D7AC1"/>
    <w:rsid w:val="002D7D5E"/>
    <w:rsid w:val="002E03E4"/>
    <w:rsid w:val="002E102D"/>
    <w:rsid w:val="002E32B4"/>
    <w:rsid w:val="002E34CD"/>
    <w:rsid w:val="002E69A2"/>
    <w:rsid w:val="002E72A0"/>
    <w:rsid w:val="002F26EF"/>
    <w:rsid w:val="002F3AF5"/>
    <w:rsid w:val="002F519B"/>
    <w:rsid w:val="002F78E4"/>
    <w:rsid w:val="0030186F"/>
    <w:rsid w:val="00302482"/>
    <w:rsid w:val="00303767"/>
    <w:rsid w:val="0030687D"/>
    <w:rsid w:val="0030701D"/>
    <w:rsid w:val="00310216"/>
    <w:rsid w:val="00311AE0"/>
    <w:rsid w:val="00312478"/>
    <w:rsid w:val="00313E7D"/>
    <w:rsid w:val="00314382"/>
    <w:rsid w:val="00315D74"/>
    <w:rsid w:val="00317AC0"/>
    <w:rsid w:val="00320D3C"/>
    <w:rsid w:val="00326141"/>
    <w:rsid w:val="0033058F"/>
    <w:rsid w:val="003317E6"/>
    <w:rsid w:val="003327F4"/>
    <w:rsid w:val="00335AD8"/>
    <w:rsid w:val="00335DC6"/>
    <w:rsid w:val="00336831"/>
    <w:rsid w:val="00342047"/>
    <w:rsid w:val="00343425"/>
    <w:rsid w:val="0034379F"/>
    <w:rsid w:val="0035032D"/>
    <w:rsid w:val="003521AE"/>
    <w:rsid w:val="003523B2"/>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74C1"/>
    <w:rsid w:val="00375A07"/>
    <w:rsid w:val="00375F4D"/>
    <w:rsid w:val="00377155"/>
    <w:rsid w:val="00380350"/>
    <w:rsid w:val="00380625"/>
    <w:rsid w:val="00380AAD"/>
    <w:rsid w:val="00380AED"/>
    <w:rsid w:val="00381B0E"/>
    <w:rsid w:val="00385582"/>
    <w:rsid w:val="00385C42"/>
    <w:rsid w:val="003879C2"/>
    <w:rsid w:val="003879CC"/>
    <w:rsid w:val="00391D55"/>
    <w:rsid w:val="00392C34"/>
    <w:rsid w:val="00395BD1"/>
    <w:rsid w:val="003A1A3F"/>
    <w:rsid w:val="003A23D2"/>
    <w:rsid w:val="003A2904"/>
    <w:rsid w:val="003A446E"/>
    <w:rsid w:val="003A5952"/>
    <w:rsid w:val="003A6680"/>
    <w:rsid w:val="003A78BB"/>
    <w:rsid w:val="003A79BE"/>
    <w:rsid w:val="003B2913"/>
    <w:rsid w:val="003B3247"/>
    <w:rsid w:val="003B353A"/>
    <w:rsid w:val="003B4977"/>
    <w:rsid w:val="003B57C7"/>
    <w:rsid w:val="003B684D"/>
    <w:rsid w:val="003B7EE8"/>
    <w:rsid w:val="003C0D91"/>
    <w:rsid w:val="003C0EEF"/>
    <w:rsid w:val="003C28C8"/>
    <w:rsid w:val="003C4184"/>
    <w:rsid w:val="003C56C2"/>
    <w:rsid w:val="003C7292"/>
    <w:rsid w:val="003D19DF"/>
    <w:rsid w:val="003D428C"/>
    <w:rsid w:val="003D6424"/>
    <w:rsid w:val="003D660D"/>
    <w:rsid w:val="003D76A7"/>
    <w:rsid w:val="003E1412"/>
    <w:rsid w:val="003E1429"/>
    <w:rsid w:val="003E1F3A"/>
    <w:rsid w:val="003E1F6E"/>
    <w:rsid w:val="003E2099"/>
    <w:rsid w:val="003E48BB"/>
    <w:rsid w:val="003E4CB9"/>
    <w:rsid w:val="003E5CDA"/>
    <w:rsid w:val="003E7FFA"/>
    <w:rsid w:val="003F1D3D"/>
    <w:rsid w:val="003F3E95"/>
    <w:rsid w:val="003F5301"/>
    <w:rsid w:val="003F5356"/>
    <w:rsid w:val="003F57FE"/>
    <w:rsid w:val="003F6CBF"/>
    <w:rsid w:val="003F7CB2"/>
    <w:rsid w:val="00401B29"/>
    <w:rsid w:val="00401D30"/>
    <w:rsid w:val="004047BF"/>
    <w:rsid w:val="0040533B"/>
    <w:rsid w:val="00405542"/>
    <w:rsid w:val="004072F0"/>
    <w:rsid w:val="00413195"/>
    <w:rsid w:val="004133BA"/>
    <w:rsid w:val="004144C5"/>
    <w:rsid w:val="00415DB7"/>
    <w:rsid w:val="00416C94"/>
    <w:rsid w:val="00420A3D"/>
    <w:rsid w:val="00421DAE"/>
    <w:rsid w:val="004223D5"/>
    <w:rsid w:val="00422435"/>
    <w:rsid w:val="00422649"/>
    <w:rsid w:val="00424A49"/>
    <w:rsid w:val="00430029"/>
    <w:rsid w:val="00430066"/>
    <w:rsid w:val="00431A1E"/>
    <w:rsid w:val="004332C2"/>
    <w:rsid w:val="00435E48"/>
    <w:rsid w:val="00441187"/>
    <w:rsid w:val="0045409B"/>
    <w:rsid w:val="004546AA"/>
    <w:rsid w:val="00454769"/>
    <w:rsid w:val="0045658A"/>
    <w:rsid w:val="004567F8"/>
    <w:rsid w:val="00461C17"/>
    <w:rsid w:val="00463AC8"/>
    <w:rsid w:val="00464186"/>
    <w:rsid w:val="00466707"/>
    <w:rsid w:val="00466881"/>
    <w:rsid w:val="00470F8C"/>
    <w:rsid w:val="00471EDC"/>
    <w:rsid w:val="0047217C"/>
    <w:rsid w:val="00473E89"/>
    <w:rsid w:val="00474ED6"/>
    <w:rsid w:val="00475FA0"/>
    <w:rsid w:val="00480774"/>
    <w:rsid w:val="00481804"/>
    <w:rsid w:val="00481CAC"/>
    <w:rsid w:val="004835B0"/>
    <w:rsid w:val="004846E4"/>
    <w:rsid w:val="004853C6"/>
    <w:rsid w:val="004860FC"/>
    <w:rsid w:val="00487F85"/>
    <w:rsid w:val="00491C60"/>
    <w:rsid w:val="00494B46"/>
    <w:rsid w:val="00494C08"/>
    <w:rsid w:val="004955E5"/>
    <w:rsid w:val="0049588C"/>
    <w:rsid w:val="00496163"/>
    <w:rsid w:val="00496D70"/>
    <w:rsid w:val="00497112"/>
    <w:rsid w:val="00497B82"/>
    <w:rsid w:val="004A0FCB"/>
    <w:rsid w:val="004A176C"/>
    <w:rsid w:val="004A1A00"/>
    <w:rsid w:val="004A3D5D"/>
    <w:rsid w:val="004A44D3"/>
    <w:rsid w:val="004A49D9"/>
    <w:rsid w:val="004A515F"/>
    <w:rsid w:val="004A55FD"/>
    <w:rsid w:val="004A59FE"/>
    <w:rsid w:val="004A7176"/>
    <w:rsid w:val="004A7B5B"/>
    <w:rsid w:val="004B0BB4"/>
    <w:rsid w:val="004B2B0E"/>
    <w:rsid w:val="004C02D5"/>
    <w:rsid w:val="004C0E93"/>
    <w:rsid w:val="004C3326"/>
    <w:rsid w:val="004C7DB0"/>
    <w:rsid w:val="004D7BC9"/>
    <w:rsid w:val="004D7F67"/>
    <w:rsid w:val="004E0CDD"/>
    <w:rsid w:val="004E2C8B"/>
    <w:rsid w:val="004E36FA"/>
    <w:rsid w:val="004E37AA"/>
    <w:rsid w:val="004E7441"/>
    <w:rsid w:val="004F0C07"/>
    <w:rsid w:val="004F30C0"/>
    <w:rsid w:val="004F5641"/>
    <w:rsid w:val="004F5EEF"/>
    <w:rsid w:val="00505DAC"/>
    <w:rsid w:val="00510258"/>
    <w:rsid w:val="00521754"/>
    <w:rsid w:val="00521F2D"/>
    <w:rsid w:val="00530748"/>
    <w:rsid w:val="0053287E"/>
    <w:rsid w:val="00532D3F"/>
    <w:rsid w:val="005335D1"/>
    <w:rsid w:val="0053554F"/>
    <w:rsid w:val="00535E6D"/>
    <w:rsid w:val="00542B66"/>
    <w:rsid w:val="00544F17"/>
    <w:rsid w:val="00545897"/>
    <w:rsid w:val="00545E57"/>
    <w:rsid w:val="00546FFF"/>
    <w:rsid w:val="005474F0"/>
    <w:rsid w:val="00547CB0"/>
    <w:rsid w:val="00554016"/>
    <w:rsid w:val="00554497"/>
    <w:rsid w:val="00556E99"/>
    <w:rsid w:val="0055789E"/>
    <w:rsid w:val="005608DF"/>
    <w:rsid w:val="00562FC7"/>
    <w:rsid w:val="005643C5"/>
    <w:rsid w:val="00567257"/>
    <w:rsid w:val="00571EA7"/>
    <w:rsid w:val="005734CA"/>
    <w:rsid w:val="005763B8"/>
    <w:rsid w:val="00577137"/>
    <w:rsid w:val="00582397"/>
    <w:rsid w:val="00582D56"/>
    <w:rsid w:val="005851B2"/>
    <w:rsid w:val="0058611F"/>
    <w:rsid w:val="0058626E"/>
    <w:rsid w:val="005865EE"/>
    <w:rsid w:val="00591202"/>
    <w:rsid w:val="005939A2"/>
    <w:rsid w:val="005942A1"/>
    <w:rsid w:val="005B1E55"/>
    <w:rsid w:val="005B483A"/>
    <w:rsid w:val="005B4F47"/>
    <w:rsid w:val="005B52EB"/>
    <w:rsid w:val="005B6D28"/>
    <w:rsid w:val="005B6DB9"/>
    <w:rsid w:val="005C3F29"/>
    <w:rsid w:val="005C50C4"/>
    <w:rsid w:val="005C56E0"/>
    <w:rsid w:val="005C64F1"/>
    <w:rsid w:val="005C6DF2"/>
    <w:rsid w:val="005D00DE"/>
    <w:rsid w:val="005D0CFE"/>
    <w:rsid w:val="005D1121"/>
    <w:rsid w:val="005D1882"/>
    <w:rsid w:val="005D28B4"/>
    <w:rsid w:val="005D48B7"/>
    <w:rsid w:val="005D7B57"/>
    <w:rsid w:val="005E25DB"/>
    <w:rsid w:val="005E2BCD"/>
    <w:rsid w:val="005F159A"/>
    <w:rsid w:val="00601B2D"/>
    <w:rsid w:val="006027AC"/>
    <w:rsid w:val="00602D1F"/>
    <w:rsid w:val="0060325B"/>
    <w:rsid w:val="00603D28"/>
    <w:rsid w:val="00604F0C"/>
    <w:rsid w:val="00605DEE"/>
    <w:rsid w:val="00607C93"/>
    <w:rsid w:val="0061122C"/>
    <w:rsid w:val="00615581"/>
    <w:rsid w:val="00616CEF"/>
    <w:rsid w:val="00617F9E"/>
    <w:rsid w:val="006204BF"/>
    <w:rsid w:val="00621A2A"/>
    <w:rsid w:val="00621FA4"/>
    <w:rsid w:val="00624800"/>
    <w:rsid w:val="00625FF5"/>
    <w:rsid w:val="006267EB"/>
    <w:rsid w:val="00627F07"/>
    <w:rsid w:val="00627F28"/>
    <w:rsid w:val="00632932"/>
    <w:rsid w:val="00632C59"/>
    <w:rsid w:val="00633CE7"/>
    <w:rsid w:val="00636B13"/>
    <w:rsid w:val="00641662"/>
    <w:rsid w:val="006434BC"/>
    <w:rsid w:val="00643773"/>
    <w:rsid w:val="00645610"/>
    <w:rsid w:val="00645882"/>
    <w:rsid w:val="0064678E"/>
    <w:rsid w:val="0064712E"/>
    <w:rsid w:val="00647ACF"/>
    <w:rsid w:val="00655DDE"/>
    <w:rsid w:val="00661460"/>
    <w:rsid w:val="006623FF"/>
    <w:rsid w:val="00662D9D"/>
    <w:rsid w:val="0066301F"/>
    <w:rsid w:val="00665EBC"/>
    <w:rsid w:val="006679C4"/>
    <w:rsid w:val="006706ED"/>
    <w:rsid w:val="0067077E"/>
    <w:rsid w:val="00670967"/>
    <w:rsid w:val="00670CE4"/>
    <w:rsid w:val="0068192E"/>
    <w:rsid w:val="00681F10"/>
    <w:rsid w:val="00683581"/>
    <w:rsid w:val="00683603"/>
    <w:rsid w:val="006843E2"/>
    <w:rsid w:val="00684B0D"/>
    <w:rsid w:val="00685A14"/>
    <w:rsid w:val="0069016C"/>
    <w:rsid w:val="006906F4"/>
    <w:rsid w:val="00691AA3"/>
    <w:rsid w:val="0069205B"/>
    <w:rsid w:val="00692393"/>
    <w:rsid w:val="00692B59"/>
    <w:rsid w:val="00695578"/>
    <w:rsid w:val="006A0990"/>
    <w:rsid w:val="006A0F39"/>
    <w:rsid w:val="006A2084"/>
    <w:rsid w:val="006A64EF"/>
    <w:rsid w:val="006B0336"/>
    <w:rsid w:val="006B0865"/>
    <w:rsid w:val="006B20D5"/>
    <w:rsid w:val="006B377C"/>
    <w:rsid w:val="006B3D52"/>
    <w:rsid w:val="006B6FE8"/>
    <w:rsid w:val="006C2DB5"/>
    <w:rsid w:val="006C2EEE"/>
    <w:rsid w:val="006C3A1E"/>
    <w:rsid w:val="006C41A0"/>
    <w:rsid w:val="006C6052"/>
    <w:rsid w:val="006C64AD"/>
    <w:rsid w:val="006C66E6"/>
    <w:rsid w:val="006C6ED9"/>
    <w:rsid w:val="006D40A8"/>
    <w:rsid w:val="006D50AE"/>
    <w:rsid w:val="006E07F2"/>
    <w:rsid w:val="006E1AAC"/>
    <w:rsid w:val="006E6100"/>
    <w:rsid w:val="006E7296"/>
    <w:rsid w:val="006E74DA"/>
    <w:rsid w:val="006E756F"/>
    <w:rsid w:val="006E7811"/>
    <w:rsid w:val="006F0F75"/>
    <w:rsid w:val="006F2E13"/>
    <w:rsid w:val="006F3B47"/>
    <w:rsid w:val="006F4CE9"/>
    <w:rsid w:val="006F53F4"/>
    <w:rsid w:val="00704B35"/>
    <w:rsid w:val="0070534D"/>
    <w:rsid w:val="00710521"/>
    <w:rsid w:val="00710BF1"/>
    <w:rsid w:val="007128A4"/>
    <w:rsid w:val="00712AFD"/>
    <w:rsid w:val="00714480"/>
    <w:rsid w:val="0071484F"/>
    <w:rsid w:val="00717F4D"/>
    <w:rsid w:val="007214E4"/>
    <w:rsid w:val="0072236F"/>
    <w:rsid w:val="00723B17"/>
    <w:rsid w:val="00725E63"/>
    <w:rsid w:val="007262F6"/>
    <w:rsid w:val="007272C8"/>
    <w:rsid w:val="007273C6"/>
    <w:rsid w:val="00730AE0"/>
    <w:rsid w:val="00732927"/>
    <w:rsid w:val="007333A0"/>
    <w:rsid w:val="00733AA7"/>
    <w:rsid w:val="00735236"/>
    <w:rsid w:val="00735819"/>
    <w:rsid w:val="00736C05"/>
    <w:rsid w:val="0074024D"/>
    <w:rsid w:val="0074143B"/>
    <w:rsid w:val="00741E43"/>
    <w:rsid w:val="00742F10"/>
    <w:rsid w:val="00743DD4"/>
    <w:rsid w:val="0075170B"/>
    <w:rsid w:val="0075353B"/>
    <w:rsid w:val="00753912"/>
    <w:rsid w:val="00755FD4"/>
    <w:rsid w:val="00761BFC"/>
    <w:rsid w:val="007627CE"/>
    <w:rsid w:val="00764085"/>
    <w:rsid w:val="00764D84"/>
    <w:rsid w:val="00770D6E"/>
    <w:rsid w:val="00770E7B"/>
    <w:rsid w:val="007712FB"/>
    <w:rsid w:val="00774833"/>
    <w:rsid w:val="0077488E"/>
    <w:rsid w:val="00777CAB"/>
    <w:rsid w:val="00780533"/>
    <w:rsid w:val="00781D1A"/>
    <w:rsid w:val="00782D4F"/>
    <w:rsid w:val="00783AD1"/>
    <w:rsid w:val="007845F3"/>
    <w:rsid w:val="00785180"/>
    <w:rsid w:val="00785F57"/>
    <w:rsid w:val="00794AAE"/>
    <w:rsid w:val="00796647"/>
    <w:rsid w:val="007970B3"/>
    <w:rsid w:val="007A08BB"/>
    <w:rsid w:val="007A169D"/>
    <w:rsid w:val="007A5D3C"/>
    <w:rsid w:val="007A7F74"/>
    <w:rsid w:val="007B1497"/>
    <w:rsid w:val="007B1A92"/>
    <w:rsid w:val="007B36C8"/>
    <w:rsid w:val="007B4CEF"/>
    <w:rsid w:val="007B5159"/>
    <w:rsid w:val="007B65CE"/>
    <w:rsid w:val="007C2AC7"/>
    <w:rsid w:val="007C5CE4"/>
    <w:rsid w:val="007C769F"/>
    <w:rsid w:val="007D064C"/>
    <w:rsid w:val="007D0D00"/>
    <w:rsid w:val="007D1776"/>
    <w:rsid w:val="007D2676"/>
    <w:rsid w:val="007D2C0A"/>
    <w:rsid w:val="007D4625"/>
    <w:rsid w:val="007D5B14"/>
    <w:rsid w:val="007D65C8"/>
    <w:rsid w:val="007E3569"/>
    <w:rsid w:val="007E4020"/>
    <w:rsid w:val="007F053F"/>
    <w:rsid w:val="007F2629"/>
    <w:rsid w:val="007F3B63"/>
    <w:rsid w:val="007F75EE"/>
    <w:rsid w:val="00804D4F"/>
    <w:rsid w:val="00807744"/>
    <w:rsid w:val="008120F1"/>
    <w:rsid w:val="00813EF2"/>
    <w:rsid w:val="00816774"/>
    <w:rsid w:val="008202F8"/>
    <w:rsid w:val="0082389D"/>
    <w:rsid w:val="00823A9F"/>
    <w:rsid w:val="00824F40"/>
    <w:rsid w:val="00825080"/>
    <w:rsid w:val="00831728"/>
    <w:rsid w:val="00832955"/>
    <w:rsid w:val="0083346F"/>
    <w:rsid w:val="00833EC2"/>
    <w:rsid w:val="008368F5"/>
    <w:rsid w:val="00843224"/>
    <w:rsid w:val="008432E2"/>
    <w:rsid w:val="00843DC4"/>
    <w:rsid w:val="00850BE3"/>
    <w:rsid w:val="0085407B"/>
    <w:rsid w:val="00855DDF"/>
    <w:rsid w:val="00861B5C"/>
    <w:rsid w:val="008633AC"/>
    <w:rsid w:val="00864137"/>
    <w:rsid w:val="00866FC1"/>
    <w:rsid w:val="00870C6F"/>
    <w:rsid w:val="00872787"/>
    <w:rsid w:val="00875D3E"/>
    <w:rsid w:val="00876F4D"/>
    <w:rsid w:val="008810CD"/>
    <w:rsid w:val="0088199C"/>
    <w:rsid w:val="0088200B"/>
    <w:rsid w:val="008837AF"/>
    <w:rsid w:val="00883FA8"/>
    <w:rsid w:val="00885B0D"/>
    <w:rsid w:val="00886EDD"/>
    <w:rsid w:val="0089129A"/>
    <w:rsid w:val="00892953"/>
    <w:rsid w:val="00893BDA"/>
    <w:rsid w:val="0089502E"/>
    <w:rsid w:val="00896B9F"/>
    <w:rsid w:val="00897848"/>
    <w:rsid w:val="008978A0"/>
    <w:rsid w:val="008A11FF"/>
    <w:rsid w:val="008A1B99"/>
    <w:rsid w:val="008A3A6A"/>
    <w:rsid w:val="008A550A"/>
    <w:rsid w:val="008A6C81"/>
    <w:rsid w:val="008B02A4"/>
    <w:rsid w:val="008B02B2"/>
    <w:rsid w:val="008B04EA"/>
    <w:rsid w:val="008B13CE"/>
    <w:rsid w:val="008B38BF"/>
    <w:rsid w:val="008B4619"/>
    <w:rsid w:val="008B5CF5"/>
    <w:rsid w:val="008B612F"/>
    <w:rsid w:val="008B63A3"/>
    <w:rsid w:val="008C4975"/>
    <w:rsid w:val="008C59BD"/>
    <w:rsid w:val="008D2D50"/>
    <w:rsid w:val="008D2E88"/>
    <w:rsid w:val="008D3321"/>
    <w:rsid w:val="008D65BE"/>
    <w:rsid w:val="008E07FA"/>
    <w:rsid w:val="008E11BB"/>
    <w:rsid w:val="008E399F"/>
    <w:rsid w:val="008E49AB"/>
    <w:rsid w:val="008E5863"/>
    <w:rsid w:val="008E5A67"/>
    <w:rsid w:val="008F05AB"/>
    <w:rsid w:val="008F070A"/>
    <w:rsid w:val="008F541B"/>
    <w:rsid w:val="008F6696"/>
    <w:rsid w:val="00901295"/>
    <w:rsid w:val="00901CAE"/>
    <w:rsid w:val="00902F90"/>
    <w:rsid w:val="009038C3"/>
    <w:rsid w:val="00904E60"/>
    <w:rsid w:val="009065CE"/>
    <w:rsid w:val="00907CF8"/>
    <w:rsid w:val="00910275"/>
    <w:rsid w:val="00911B1A"/>
    <w:rsid w:val="00913916"/>
    <w:rsid w:val="00913BBC"/>
    <w:rsid w:val="0091546D"/>
    <w:rsid w:val="009169F1"/>
    <w:rsid w:val="0091748C"/>
    <w:rsid w:val="00917B70"/>
    <w:rsid w:val="00920D40"/>
    <w:rsid w:val="009214D5"/>
    <w:rsid w:val="00923CA2"/>
    <w:rsid w:val="0092499A"/>
    <w:rsid w:val="00925A50"/>
    <w:rsid w:val="00925AEC"/>
    <w:rsid w:val="00927119"/>
    <w:rsid w:val="00927E3C"/>
    <w:rsid w:val="009306EC"/>
    <w:rsid w:val="00930EE8"/>
    <w:rsid w:val="009352B4"/>
    <w:rsid w:val="009359BE"/>
    <w:rsid w:val="00937748"/>
    <w:rsid w:val="009402FF"/>
    <w:rsid w:val="00940F1C"/>
    <w:rsid w:val="00941318"/>
    <w:rsid w:val="00941BF9"/>
    <w:rsid w:val="00943C10"/>
    <w:rsid w:val="009450FE"/>
    <w:rsid w:val="00945382"/>
    <w:rsid w:val="00947030"/>
    <w:rsid w:val="00952152"/>
    <w:rsid w:val="00955A27"/>
    <w:rsid w:val="0096331C"/>
    <w:rsid w:val="009634E5"/>
    <w:rsid w:val="009639EC"/>
    <w:rsid w:val="009662EA"/>
    <w:rsid w:val="00966D59"/>
    <w:rsid w:val="00967F36"/>
    <w:rsid w:val="00974112"/>
    <w:rsid w:val="00974880"/>
    <w:rsid w:val="00975289"/>
    <w:rsid w:val="009757D2"/>
    <w:rsid w:val="00975865"/>
    <w:rsid w:val="009762B9"/>
    <w:rsid w:val="0097642D"/>
    <w:rsid w:val="00982A2F"/>
    <w:rsid w:val="0098358E"/>
    <w:rsid w:val="00986A1A"/>
    <w:rsid w:val="009914D6"/>
    <w:rsid w:val="00994F14"/>
    <w:rsid w:val="00996C22"/>
    <w:rsid w:val="009A44F2"/>
    <w:rsid w:val="009A4C12"/>
    <w:rsid w:val="009A4CE3"/>
    <w:rsid w:val="009A5A6C"/>
    <w:rsid w:val="009A5D81"/>
    <w:rsid w:val="009A62E2"/>
    <w:rsid w:val="009B0D8E"/>
    <w:rsid w:val="009B20DA"/>
    <w:rsid w:val="009B285B"/>
    <w:rsid w:val="009B5CD5"/>
    <w:rsid w:val="009B65CD"/>
    <w:rsid w:val="009B6D1C"/>
    <w:rsid w:val="009C0E82"/>
    <w:rsid w:val="009C1197"/>
    <w:rsid w:val="009C6F9A"/>
    <w:rsid w:val="009C7198"/>
    <w:rsid w:val="009C7B1A"/>
    <w:rsid w:val="009C7E74"/>
    <w:rsid w:val="009D0D08"/>
    <w:rsid w:val="009D1C0F"/>
    <w:rsid w:val="009D27C1"/>
    <w:rsid w:val="009D47FE"/>
    <w:rsid w:val="009D5FEF"/>
    <w:rsid w:val="009E06B7"/>
    <w:rsid w:val="009E0B63"/>
    <w:rsid w:val="009E29FC"/>
    <w:rsid w:val="009E38C7"/>
    <w:rsid w:val="009E4B0B"/>
    <w:rsid w:val="009E584D"/>
    <w:rsid w:val="009F082E"/>
    <w:rsid w:val="009F0AEF"/>
    <w:rsid w:val="009F4432"/>
    <w:rsid w:val="009F4E5D"/>
    <w:rsid w:val="009F57AA"/>
    <w:rsid w:val="009F5DFF"/>
    <w:rsid w:val="009F70E6"/>
    <w:rsid w:val="00A0205C"/>
    <w:rsid w:val="00A02F01"/>
    <w:rsid w:val="00A0359E"/>
    <w:rsid w:val="00A04B2D"/>
    <w:rsid w:val="00A0504F"/>
    <w:rsid w:val="00A05178"/>
    <w:rsid w:val="00A10201"/>
    <w:rsid w:val="00A1079D"/>
    <w:rsid w:val="00A10AAE"/>
    <w:rsid w:val="00A17DA6"/>
    <w:rsid w:val="00A20399"/>
    <w:rsid w:val="00A20E4D"/>
    <w:rsid w:val="00A2309D"/>
    <w:rsid w:val="00A24432"/>
    <w:rsid w:val="00A336F0"/>
    <w:rsid w:val="00A34842"/>
    <w:rsid w:val="00A35127"/>
    <w:rsid w:val="00A3525E"/>
    <w:rsid w:val="00A36B33"/>
    <w:rsid w:val="00A41F22"/>
    <w:rsid w:val="00A42380"/>
    <w:rsid w:val="00A44847"/>
    <w:rsid w:val="00A4627E"/>
    <w:rsid w:val="00A46F1A"/>
    <w:rsid w:val="00A4739E"/>
    <w:rsid w:val="00A5004C"/>
    <w:rsid w:val="00A52879"/>
    <w:rsid w:val="00A55167"/>
    <w:rsid w:val="00A5706E"/>
    <w:rsid w:val="00A575AC"/>
    <w:rsid w:val="00A60337"/>
    <w:rsid w:val="00A70FC4"/>
    <w:rsid w:val="00A72C2F"/>
    <w:rsid w:val="00A763B6"/>
    <w:rsid w:val="00A77E62"/>
    <w:rsid w:val="00A8031D"/>
    <w:rsid w:val="00A826E6"/>
    <w:rsid w:val="00A843F6"/>
    <w:rsid w:val="00A848C9"/>
    <w:rsid w:val="00A8692B"/>
    <w:rsid w:val="00A86F13"/>
    <w:rsid w:val="00A87033"/>
    <w:rsid w:val="00A87A08"/>
    <w:rsid w:val="00A940F7"/>
    <w:rsid w:val="00A944CF"/>
    <w:rsid w:val="00A964F8"/>
    <w:rsid w:val="00AA0B2C"/>
    <w:rsid w:val="00AA0E8E"/>
    <w:rsid w:val="00AA2CBC"/>
    <w:rsid w:val="00AA3144"/>
    <w:rsid w:val="00AA34D1"/>
    <w:rsid w:val="00AA5616"/>
    <w:rsid w:val="00AC0D2B"/>
    <w:rsid w:val="00AC1248"/>
    <w:rsid w:val="00AC1BBA"/>
    <w:rsid w:val="00AC478D"/>
    <w:rsid w:val="00AC5D9C"/>
    <w:rsid w:val="00AC7BA8"/>
    <w:rsid w:val="00AD1288"/>
    <w:rsid w:val="00AD37AB"/>
    <w:rsid w:val="00AE1DC4"/>
    <w:rsid w:val="00AE1F31"/>
    <w:rsid w:val="00AE2596"/>
    <w:rsid w:val="00AE4DC0"/>
    <w:rsid w:val="00AE7C84"/>
    <w:rsid w:val="00AE7D5B"/>
    <w:rsid w:val="00AF0594"/>
    <w:rsid w:val="00AF43F9"/>
    <w:rsid w:val="00AF504B"/>
    <w:rsid w:val="00AF52C8"/>
    <w:rsid w:val="00AF61A5"/>
    <w:rsid w:val="00AF7571"/>
    <w:rsid w:val="00B00B65"/>
    <w:rsid w:val="00B0200B"/>
    <w:rsid w:val="00B026D2"/>
    <w:rsid w:val="00B0381A"/>
    <w:rsid w:val="00B043C7"/>
    <w:rsid w:val="00B0624B"/>
    <w:rsid w:val="00B07F8C"/>
    <w:rsid w:val="00B10C9C"/>
    <w:rsid w:val="00B12E4D"/>
    <w:rsid w:val="00B1653C"/>
    <w:rsid w:val="00B1705F"/>
    <w:rsid w:val="00B17219"/>
    <w:rsid w:val="00B17B20"/>
    <w:rsid w:val="00B222A5"/>
    <w:rsid w:val="00B248A0"/>
    <w:rsid w:val="00B26BA1"/>
    <w:rsid w:val="00B27139"/>
    <w:rsid w:val="00B31025"/>
    <w:rsid w:val="00B31295"/>
    <w:rsid w:val="00B32AF4"/>
    <w:rsid w:val="00B3382C"/>
    <w:rsid w:val="00B379B7"/>
    <w:rsid w:val="00B40C01"/>
    <w:rsid w:val="00B40F0F"/>
    <w:rsid w:val="00B53B6D"/>
    <w:rsid w:val="00B53E13"/>
    <w:rsid w:val="00B54269"/>
    <w:rsid w:val="00B54F33"/>
    <w:rsid w:val="00B5517E"/>
    <w:rsid w:val="00B55FF5"/>
    <w:rsid w:val="00B6112C"/>
    <w:rsid w:val="00B62A6E"/>
    <w:rsid w:val="00B62C65"/>
    <w:rsid w:val="00B66445"/>
    <w:rsid w:val="00B718CB"/>
    <w:rsid w:val="00B724BB"/>
    <w:rsid w:val="00B737F2"/>
    <w:rsid w:val="00B75AC7"/>
    <w:rsid w:val="00B768DE"/>
    <w:rsid w:val="00B800D1"/>
    <w:rsid w:val="00B82E84"/>
    <w:rsid w:val="00B83D03"/>
    <w:rsid w:val="00B90F41"/>
    <w:rsid w:val="00B957C9"/>
    <w:rsid w:val="00B958EA"/>
    <w:rsid w:val="00B96074"/>
    <w:rsid w:val="00B9665A"/>
    <w:rsid w:val="00B96976"/>
    <w:rsid w:val="00B97BA0"/>
    <w:rsid w:val="00BA0BAB"/>
    <w:rsid w:val="00BB0DF8"/>
    <w:rsid w:val="00BB117C"/>
    <w:rsid w:val="00BB143C"/>
    <w:rsid w:val="00BB5199"/>
    <w:rsid w:val="00BB6348"/>
    <w:rsid w:val="00BB7246"/>
    <w:rsid w:val="00BC06EF"/>
    <w:rsid w:val="00BC29D1"/>
    <w:rsid w:val="00BC60EC"/>
    <w:rsid w:val="00BC7983"/>
    <w:rsid w:val="00BD0F11"/>
    <w:rsid w:val="00BD10C0"/>
    <w:rsid w:val="00BD15CF"/>
    <w:rsid w:val="00BD2995"/>
    <w:rsid w:val="00BE3F91"/>
    <w:rsid w:val="00BE4703"/>
    <w:rsid w:val="00BE6576"/>
    <w:rsid w:val="00BE78C8"/>
    <w:rsid w:val="00BF1219"/>
    <w:rsid w:val="00BF2071"/>
    <w:rsid w:val="00BF3C8B"/>
    <w:rsid w:val="00BF42F0"/>
    <w:rsid w:val="00BF6337"/>
    <w:rsid w:val="00BF749B"/>
    <w:rsid w:val="00BF76FB"/>
    <w:rsid w:val="00C02D89"/>
    <w:rsid w:val="00C070E8"/>
    <w:rsid w:val="00C1007D"/>
    <w:rsid w:val="00C14A58"/>
    <w:rsid w:val="00C15FFC"/>
    <w:rsid w:val="00C2059F"/>
    <w:rsid w:val="00C213F2"/>
    <w:rsid w:val="00C21676"/>
    <w:rsid w:val="00C31700"/>
    <w:rsid w:val="00C3171F"/>
    <w:rsid w:val="00C3191B"/>
    <w:rsid w:val="00C33CBC"/>
    <w:rsid w:val="00C343FE"/>
    <w:rsid w:val="00C35DFC"/>
    <w:rsid w:val="00C37089"/>
    <w:rsid w:val="00C371AE"/>
    <w:rsid w:val="00C37F35"/>
    <w:rsid w:val="00C406C2"/>
    <w:rsid w:val="00C40ECA"/>
    <w:rsid w:val="00C4577C"/>
    <w:rsid w:val="00C46FA4"/>
    <w:rsid w:val="00C55C4B"/>
    <w:rsid w:val="00C63CFB"/>
    <w:rsid w:val="00C642FB"/>
    <w:rsid w:val="00C64437"/>
    <w:rsid w:val="00C6499E"/>
    <w:rsid w:val="00C67E4C"/>
    <w:rsid w:val="00C72509"/>
    <w:rsid w:val="00C74FA2"/>
    <w:rsid w:val="00C76330"/>
    <w:rsid w:val="00C802D3"/>
    <w:rsid w:val="00C80A7B"/>
    <w:rsid w:val="00C82CF6"/>
    <w:rsid w:val="00C82D7C"/>
    <w:rsid w:val="00C83DC1"/>
    <w:rsid w:val="00C8709B"/>
    <w:rsid w:val="00C97B26"/>
    <w:rsid w:val="00CA0383"/>
    <w:rsid w:val="00CA07BB"/>
    <w:rsid w:val="00CA10B0"/>
    <w:rsid w:val="00CA1D7B"/>
    <w:rsid w:val="00CA3C9E"/>
    <w:rsid w:val="00CA4948"/>
    <w:rsid w:val="00CA58DF"/>
    <w:rsid w:val="00CB101D"/>
    <w:rsid w:val="00CB219E"/>
    <w:rsid w:val="00CB22A4"/>
    <w:rsid w:val="00CB4382"/>
    <w:rsid w:val="00CB4660"/>
    <w:rsid w:val="00CB58AE"/>
    <w:rsid w:val="00CB770F"/>
    <w:rsid w:val="00CB7FEB"/>
    <w:rsid w:val="00CC0DE9"/>
    <w:rsid w:val="00CC196E"/>
    <w:rsid w:val="00CC30F1"/>
    <w:rsid w:val="00CC4E9D"/>
    <w:rsid w:val="00CC5128"/>
    <w:rsid w:val="00CC6139"/>
    <w:rsid w:val="00CC7AF8"/>
    <w:rsid w:val="00CD208D"/>
    <w:rsid w:val="00CD35FD"/>
    <w:rsid w:val="00CD4B8A"/>
    <w:rsid w:val="00CD5D9D"/>
    <w:rsid w:val="00CD5E42"/>
    <w:rsid w:val="00CD6C60"/>
    <w:rsid w:val="00CE27E6"/>
    <w:rsid w:val="00CE32EB"/>
    <w:rsid w:val="00CE340B"/>
    <w:rsid w:val="00CE65FD"/>
    <w:rsid w:val="00CF0299"/>
    <w:rsid w:val="00CF1162"/>
    <w:rsid w:val="00CF376C"/>
    <w:rsid w:val="00CF3F9E"/>
    <w:rsid w:val="00CF46EC"/>
    <w:rsid w:val="00CF61BE"/>
    <w:rsid w:val="00D00F21"/>
    <w:rsid w:val="00D01CF7"/>
    <w:rsid w:val="00D03CBA"/>
    <w:rsid w:val="00D040FB"/>
    <w:rsid w:val="00D12612"/>
    <w:rsid w:val="00D15522"/>
    <w:rsid w:val="00D157BF"/>
    <w:rsid w:val="00D16116"/>
    <w:rsid w:val="00D162E9"/>
    <w:rsid w:val="00D20880"/>
    <w:rsid w:val="00D20981"/>
    <w:rsid w:val="00D21FAE"/>
    <w:rsid w:val="00D26CCA"/>
    <w:rsid w:val="00D31D8A"/>
    <w:rsid w:val="00D32E2F"/>
    <w:rsid w:val="00D368D6"/>
    <w:rsid w:val="00D40574"/>
    <w:rsid w:val="00D408CD"/>
    <w:rsid w:val="00D42D71"/>
    <w:rsid w:val="00D43E1F"/>
    <w:rsid w:val="00D45615"/>
    <w:rsid w:val="00D46295"/>
    <w:rsid w:val="00D50DB5"/>
    <w:rsid w:val="00D51C33"/>
    <w:rsid w:val="00D52036"/>
    <w:rsid w:val="00D608F8"/>
    <w:rsid w:val="00D66B73"/>
    <w:rsid w:val="00D70AE4"/>
    <w:rsid w:val="00D70DB9"/>
    <w:rsid w:val="00D757C2"/>
    <w:rsid w:val="00D81624"/>
    <w:rsid w:val="00D8194C"/>
    <w:rsid w:val="00D81A03"/>
    <w:rsid w:val="00D836BD"/>
    <w:rsid w:val="00D8417A"/>
    <w:rsid w:val="00D84BAF"/>
    <w:rsid w:val="00D84C3B"/>
    <w:rsid w:val="00D93BAE"/>
    <w:rsid w:val="00D948CF"/>
    <w:rsid w:val="00D94F65"/>
    <w:rsid w:val="00D967A9"/>
    <w:rsid w:val="00DA1FD6"/>
    <w:rsid w:val="00DA3662"/>
    <w:rsid w:val="00DA3C3F"/>
    <w:rsid w:val="00DA5D82"/>
    <w:rsid w:val="00DB0A7C"/>
    <w:rsid w:val="00DB3BD8"/>
    <w:rsid w:val="00DB74CD"/>
    <w:rsid w:val="00DC04F0"/>
    <w:rsid w:val="00DC50A9"/>
    <w:rsid w:val="00DD267E"/>
    <w:rsid w:val="00DD2C50"/>
    <w:rsid w:val="00DD2DDD"/>
    <w:rsid w:val="00DD34F9"/>
    <w:rsid w:val="00DD7E19"/>
    <w:rsid w:val="00DE70C8"/>
    <w:rsid w:val="00DF25C3"/>
    <w:rsid w:val="00DF281D"/>
    <w:rsid w:val="00DF2A6B"/>
    <w:rsid w:val="00DF3ACF"/>
    <w:rsid w:val="00DF4052"/>
    <w:rsid w:val="00DF6BFF"/>
    <w:rsid w:val="00DF7608"/>
    <w:rsid w:val="00E02AA2"/>
    <w:rsid w:val="00E03954"/>
    <w:rsid w:val="00E06406"/>
    <w:rsid w:val="00E06DD1"/>
    <w:rsid w:val="00E11121"/>
    <w:rsid w:val="00E116C4"/>
    <w:rsid w:val="00E1484A"/>
    <w:rsid w:val="00E16624"/>
    <w:rsid w:val="00E2110B"/>
    <w:rsid w:val="00E22A5D"/>
    <w:rsid w:val="00E23A75"/>
    <w:rsid w:val="00E240C1"/>
    <w:rsid w:val="00E2476B"/>
    <w:rsid w:val="00E25B0B"/>
    <w:rsid w:val="00E2603B"/>
    <w:rsid w:val="00E26F70"/>
    <w:rsid w:val="00E2736B"/>
    <w:rsid w:val="00E276EB"/>
    <w:rsid w:val="00E34D3E"/>
    <w:rsid w:val="00E35AB9"/>
    <w:rsid w:val="00E40704"/>
    <w:rsid w:val="00E423CB"/>
    <w:rsid w:val="00E443CF"/>
    <w:rsid w:val="00E460EA"/>
    <w:rsid w:val="00E467C7"/>
    <w:rsid w:val="00E531A2"/>
    <w:rsid w:val="00E542EA"/>
    <w:rsid w:val="00E5485F"/>
    <w:rsid w:val="00E5518A"/>
    <w:rsid w:val="00E551C2"/>
    <w:rsid w:val="00E559B2"/>
    <w:rsid w:val="00E55A61"/>
    <w:rsid w:val="00E60214"/>
    <w:rsid w:val="00E60687"/>
    <w:rsid w:val="00E61391"/>
    <w:rsid w:val="00E616A9"/>
    <w:rsid w:val="00E63247"/>
    <w:rsid w:val="00E63837"/>
    <w:rsid w:val="00E63F99"/>
    <w:rsid w:val="00E6669F"/>
    <w:rsid w:val="00E7042B"/>
    <w:rsid w:val="00E71ACB"/>
    <w:rsid w:val="00E71E40"/>
    <w:rsid w:val="00E74609"/>
    <w:rsid w:val="00E770F9"/>
    <w:rsid w:val="00E777DD"/>
    <w:rsid w:val="00E81C57"/>
    <w:rsid w:val="00E84B46"/>
    <w:rsid w:val="00E86931"/>
    <w:rsid w:val="00E8747F"/>
    <w:rsid w:val="00E87D46"/>
    <w:rsid w:val="00E9090D"/>
    <w:rsid w:val="00E91723"/>
    <w:rsid w:val="00E92BEF"/>
    <w:rsid w:val="00E92F0D"/>
    <w:rsid w:val="00E93210"/>
    <w:rsid w:val="00E95767"/>
    <w:rsid w:val="00E9715D"/>
    <w:rsid w:val="00E97998"/>
    <w:rsid w:val="00EA1D64"/>
    <w:rsid w:val="00EA2634"/>
    <w:rsid w:val="00EA510A"/>
    <w:rsid w:val="00EA55B0"/>
    <w:rsid w:val="00EA589B"/>
    <w:rsid w:val="00EA6055"/>
    <w:rsid w:val="00EA6FF7"/>
    <w:rsid w:val="00EB11BA"/>
    <w:rsid w:val="00EB44AE"/>
    <w:rsid w:val="00EC1007"/>
    <w:rsid w:val="00ED0684"/>
    <w:rsid w:val="00ED21A3"/>
    <w:rsid w:val="00ED4102"/>
    <w:rsid w:val="00ED4D91"/>
    <w:rsid w:val="00ED78EF"/>
    <w:rsid w:val="00EE0746"/>
    <w:rsid w:val="00EE3E7E"/>
    <w:rsid w:val="00EE61AC"/>
    <w:rsid w:val="00EF08AF"/>
    <w:rsid w:val="00EF2A78"/>
    <w:rsid w:val="00EF6C57"/>
    <w:rsid w:val="00EF75FC"/>
    <w:rsid w:val="00F00EF0"/>
    <w:rsid w:val="00F0207C"/>
    <w:rsid w:val="00F03D14"/>
    <w:rsid w:val="00F0535B"/>
    <w:rsid w:val="00F077E1"/>
    <w:rsid w:val="00F100D5"/>
    <w:rsid w:val="00F12450"/>
    <w:rsid w:val="00F14534"/>
    <w:rsid w:val="00F20D7B"/>
    <w:rsid w:val="00F20D87"/>
    <w:rsid w:val="00F210BA"/>
    <w:rsid w:val="00F213F0"/>
    <w:rsid w:val="00F246DC"/>
    <w:rsid w:val="00F2604E"/>
    <w:rsid w:val="00F27AC6"/>
    <w:rsid w:val="00F30EE5"/>
    <w:rsid w:val="00F30F19"/>
    <w:rsid w:val="00F3135D"/>
    <w:rsid w:val="00F34D3C"/>
    <w:rsid w:val="00F34DC3"/>
    <w:rsid w:val="00F431CA"/>
    <w:rsid w:val="00F4404D"/>
    <w:rsid w:val="00F443B2"/>
    <w:rsid w:val="00F47055"/>
    <w:rsid w:val="00F4777B"/>
    <w:rsid w:val="00F5616A"/>
    <w:rsid w:val="00F60101"/>
    <w:rsid w:val="00F632C8"/>
    <w:rsid w:val="00F651F4"/>
    <w:rsid w:val="00F7034C"/>
    <w:rsid w:val="00F70D97"/>
    <w:rsid w:val="00F71585"/>
    <w:rsid w:val="00F75871"/>
    <w:rsid w:val="00F763F5"/>
    <w:rsid w:val="00F77958"/>
    <w:rsid w:val="00F80EB8"/>
    <w:rsid w:val="00F858C0"/>
    <w:rsid w:val="00F8699A"/>
    <w:rsid w:val="00F877EB"/>
    <w:rsid w:val="00FA2A7C"/>
    <w:rsid w:val="00FA3CE1"/>
    <w:rsid w:val="00FA42EC"/>
    <w:rsid w:val="00FA5436"/>
    <w:rsid w:val="00FA68EC"/>
    <w:rsid w:val="00FA7232"/>
    <w:rsid w:val="00FA7328"/>
    <w:rsid w:val="00FB0FBE"/>
    <w:rsid w:val="00FB1119"/>
    <w:rsid w:val="00FB1248"/>
    <w:rsid w:val="00FB17BE"/>
    <w:rsid w:val="00FB2688"/>
    <w:rsid w:val="00FB2E6B"/>
    <w:rsid w:val="00FC0349"/>
    <w:rsid w:val="00FC1D18"/>
    <w:rsid w:val="00FC3929"/>
    <w:rsid w:val="00FC3BCF"/>
    <w:rsid w:val="00FC471A"/>
    <w:rsid w:val="00FD1A7B"/>
    <w:rsid w:val="00FD2F87"/>
    <w:rsid w:val="00FE0181"/>
    <w:rsid w:val="00FE0DCF"/>
    <w:rsid w:val="00FE2A09"/>
    <w:rsid w:val="00FE325B"/>
    <w:rsid w:val="00FE40D7"/>
    <w:rsid w:val="00FE4368"/>
    <w:rsid w:val="00FE630E"/>
    <w:rsid w:val="00FF0629"/>
    <w:rsid w:val="00FF1851"/>
    <w:rsid w:val="00FF1B9D"/>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1.xml"/><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D9E0-4862-9238-F8A9C82FE89B}"/>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D9E0-4862-9238-F8A9C82FE89B}"/>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D9E0-4862-9238-F8A9C82FE89B}"/>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D9E0-4862-9238-F8A9C82FE89B}"/>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D9E0-4862-9238-F8A9C82FE89B}"/>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59F9ADE0-68CA-41DE-AB36-3A9680CB300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7033-48FC-A809-6BA12C47BACF}"/>
                </c:ext>
              </c:extLst>
            </c:dLbl>
            <c:dLbl>
              <c:idx val="1"/>
              <c:layout>
                <c:manualLayout>
                  <c:x val="2.1321744232473017E-2"/>
                  <c:y val="2.2933510156114001E-2"/>
                </c:manualLayout>
              </c:layout>
              <c:tx>
                <c:rich>
                  <a:bodyPr/>
                  <a:lstStyle/>
                  <a:p>
                    <a:fld id="{1B1CEEF1-2CFE-465D-8C51-7698CBA9671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7033-48FC-A809-6BA12C47BACF}"/>
                </c:ext>
              </c:extLst>
            </c:dLbl>
            <c:dLbl>
              <c:idx val="2"/>
              <c:layout>
                <c:manualLayout>
                  <c:x val="-0.17082368872204817"/>
                  <c:y val="8.2560636562010362E-2"/>
                </c:manualLayout>
              </c:layout>
              <c:tx>
                <c:rich>
                  <a:bodyPr/>
                  <a:lstStyle/>
                  <a:p>
                    <a:fld id="{7969BC58-B6A5-499B-A61B-825D9148601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7033-48FC-A809-6BA12C47BACF}"/>
                </c:ext>
              </c:extLst>
            </c:dLbl>
            <c:dLbl>
              <c:idx val="3"/>
              <c:layout>
                <c:manualLayout>
                  <c:x val="-0.12602927927483487"/>
                  <c:y val="8.256063656201032E-2"/>
                </c:manualLayout>
              </c:layout>
              <c:tx>
                <c:rich>
                  <a:bodyPr/>
                  <a:lstStyle/>
                  <a:p>
                    <a:fld id="{E7A1970F-8A67-4B5C-9D48-780811C59AC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7033-48FC-A809-6BA12C47BACF}"/>
                </c:ext>
              </c:extLst>
            </c:dLbl>
            <c:dLbl>
              <c:idx val="4"/>
              <c:layout>
                <c:manualLayout>
                  <c:x val="8.858242467336587E-2"/>
                  <c:y val="-4.5867020312228002E-2"/>
                </c:manualLayout>
              </c:layout>
              <c:tx>
                <c:rich>
                  <a:bodyPr/>
                  <a:lstStyle/>
                  <a:p>
                    <a:fld id="{5C300193-F5C1-4990-8B79-831B3405FE7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7033-48FC-A809-6BA12C47BACF}"/>
                </c:ext>
              </c:extLst>
            </c:dLbl>
            <c:dLbl>
              <c:idx val="5"/>
              <c:layout>
                <c:manualLayout>
                  <c:x val="-1.363346245437069E-3"/>
                  <c:y val="-3.2106914218559643E-2"/>
                </c:manualLayout>
              </c:layout>
              <c:tx>
                <c:rich>
                  <a:bodyPr/>
                  <a:lstStyle/>
                  <a:p>
                    <a:fld id="{3716279B-0127-496E-859C-E72E80F8CC1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7033-48FC-A809-6BA12C47BACF}"/>
                </c:ext>
              </c:extLst>
            </c:dLbl>
            <c:dLbl>
              <c:idx val="6"/>
              <c:layout>
                <c:manualLayout>
                  <c:x val="-0.11944693484989712"/>
                  <c:y val="-0.1009074446869016"/>
                </c:manualLayout>
              </c:layout>
              <c:tx>
                <c:rich>
                  <a:bodyPr/>
                  <a:lstStyle/>
                  <a:p>
                    <a:fld id="{4A179B97-ED2D-4665-89D7-CDCBE865BC3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7033-48FC-A809-6BA12C47BACF}"/>
                </c:ext>
              </c:extLst>
            </c:dLbl>
            <c:dLbl>
              <c:idx val="7"/>
              <c:layout>
                <c:manualLayout>
                  <c:x val="-0.12127949321582869"/>
                  <c:y val="-5.5040424374673561E-2"/>
                </c:manualLayout>
              </c:layout>
              <c:tx>
                <c:rich>
                  <a:bodyPr/>
                  <a:lstStyle/>
                  <a:p>
                    <a:fld id="{D9F30F35-8400-4895-B2F8-86328E29746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7033-48FC-A809-6BA12C47BACF}"/>
                </c:ext>
              </c:extLst>
            </c:dLbl>
            <c:dLbl>
              <c:idx val="8"/>
              <c:layout>
                <c:manualLayout>
                  <c:x val="1.124727763785463E-2"/>
                  <c:y val="4.5867020312228002E-2"/>
                </c:manualLayout>
              </c:layout>
              <c:tx>
                <c:rich>
                  <a:bodyPr/>
                  <a:lstStyle/>
                  <a:p>
                    <a:fld id="{AEDBFDAB-3391-4034-8292-4CC548B1F43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7033-48FC-A809-6BA12C47BACF}"/>
                </c:ext>
              </c:extLst>
            </c:dLbl>
            <c:dLbl>
              <c:idx val="9"/>
              <c:layout>
                <c:manualLayout>
                  <c:x val="-0.17754745455713503"/>
                  <c:y val="-7.7973934530787603E-2"/>
                </c:manualLayout>
              </c:layout>
              <c:tx>
                <c:rich>
                  <a:bodyPr/>
                  <a:lstStyle/>
                  <a:p>
                    <a:fld id="{344EC6AE-7EF8-4BEE-B278-B37B45509D5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7033-48FC-A809-6BA12C47BACF}"/>
                </c:ext>
              </c:extLst>
            </c:dLbl>
            <c:dLbl>
              <c:idx val="10"/>
              <c:layout>
                <c:manualLayout>
                  <c:x val="-0.13440585105333433"/>
                  <c:y val="7.1517082858928327E-2"/>
                </c:manualLayout>
              </c:layout>
              <c:tx>
                <c:rich>
                  <a:bodyPr/>
                  <a:lstStyle/>
                  <a:p>
                    <a:fld id="{EF397A73-2173-4C2D-A108-D3485F870C1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7033-48FC-A809-6BA12C47BAC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7033-48FC-A809-6BA12C47BACF}"/>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5442</TotalTime>
  <Pages>17</Pages>
  <Words>31530</Words>
  <Characters>179722</Characters>
  <Application>Microsoft Office Word</Application>
  <DocSecurity>0</DocSecurity>
  <Lines>1497</Lines>
  <Paragraphs>421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111</cp:revision>
  <dcterms:created xsi:type="dcterms:W3CDTF">2024-01-18T09:54:00Z</dcterms:created>
  <dcterms:modified xsi:type="dcterms:W3CDTF">2024-02-14T23:59:00Z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id="05W1Lo00"/&gt;&lt;style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