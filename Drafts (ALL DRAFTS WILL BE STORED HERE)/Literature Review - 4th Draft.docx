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Pr="00BC7B4D" w:rsidRDefault="00735236" w:rsidP="008C2062">
      <w:pPr>
        <w:pStyle w:val="MDPI31text"/>
        <w:rPr>
          <w:color w:val="auto"/>
        </w:rPr>
      </w:pPr>
      <w:commentRangeStart w:id="39"/>
      <w:r w:rsidRPr="00735236">
        <w:t>The integration of smart sensing chairs into</w:t>
      </w:r>
      <w:r w:rsidR="003B4977">
        <w:t xml:space="preserve"> </w:t>
      </w:r>
      <w:r w:rsidR="00683603">
        <w:t>a</w:t>
      </w:r>
      <w:r w:rsidRPr="00735236">
        <w:t xml:space="preserve"> home or office work environments, </w:t>
      </w:r>
      <w:r w:rsidRPr="00BC7B4D">
        <w:rPr>
          <w:color w:val="auto"/>
        </w:rPr>
        <w:t>actively monitoring and providing feedback on user’s health and activity levels would be deemed quite useful</w:t>
      </w:r>
      <w:commentRangeEnd w:id="39"/>
      <w:r w:rsidR="008B04EA" w:rsidRPr="00BC7B4D">
        <w:rPr>
          <w:rStyle w:val="CommentReference"/>
          <w:rFonts w:eastAsia="SimSun"/>
          <w:snapToGrid/>
          <w:color w:val="auto"/>
          <w:lang w:eastAsia="zh-CN" w:bidi="ar-SA"/>
        </w:rPr>
        <w:commentReference w:id="39"/>
      </w:r>
      <w:r w:rsidRPr="00BC7B4D">
        <w:rPr>
          <w:color w:val="auto"/>
        </w:rPr>
        <w:t xml:space="preserve">. Furthermore, with the rapid advancement in data sensor technology and Artificial Intelligence, there should be new and commercialized solutions </w:t>
      </w:r>
      <w:del w:id="40" w:author="Shiny Verghese" w:date="2024-01-18T09:34:00Z">
        <w:r w:rsidRPr="00BC7B4D" w:rsidDel="008B04EA">
          <w:rPr>
            <w:color w:val="auto"/>
          </w:rPr>
          <w:delText xml:space="preserve">out there in the market </w:delText>
        </w:r>
      </w:del>
      <w:r w:rsidRPr="00BC7B4D">
        <w:rPr>
          <w:color w:val="auto"/>
        </w:rPr>
        <w:t xml:space="preserve">for continuous posture and health monitoring. </w:t>
      </w:r>
      <w:del w:id="41" w:author="Shiny Verghese" w:date="2024-01-18T09:34:00Z">
        <w:r w:rsidRPr="00BC7B4D" w:rsidDel="008B04EA">
          <w:rPr>
            <w:color w:val="auto"/>
          </w:rPr>
          <w:delText xml:space="preserve">There is no doubt that these types of </w:delText>
        </w:r>
      </w:del>
      <w:ins w:id="42" w:author="Shiny Verghese" w:date="2024-01-18T09:34:00Z">
        <w:r w:rsidR="008B04EA" w:rsidRPr="00BC7B4D">
          <w:rPr>
            <w:color w:val="auto"/>
          </w:rPr>
          <w:t xml:space="preserve">Such </w:t>
        </w:r>
      </w:ins>
      <w:r w:rsidRPr="00BC7B4D">
        <w:rPr>
          <w:color w:val="auto"/>
        </w:rPr>
        <w:t xml:space="preserve">systems have the potential of contributing towards the idea of personalized healthcare and improving the quality of life, especially for individuals </w:t>
      </w:r>
      <w:del w:id="43" w:author="Shiny Verghese" w:date="2024-01-18T09:35:00Z">
        <w:r w:rsidRPr="00BC7B4D" w:rsidDel="008B04EA">
          <w:rPr>
            <w:color w:val="auto"/>
          </w:rPr>
          <w:delText xml:space="preserve">that are </w:delText>
        </w:r>
      </w:del>
      <w:r w:rsidRPr="00BC7B4D">
        <w:rPr>
          <w:color w:val="auto"/>
        </w:rPr>
        <w:t xml:space="preserve">suffering from MSDs. </w:t>
      </w:r>
    </w:p>
    <w:p w14:paraId="7F663D28" w14:textId="77777777" w:rsidR="008C2062" w:rsidRPr="00BC7B4D" w:rsidRDefault="008C2062" w:rsidP="008C2062">
      <w:pPr>
        <w:pStyle w:val="MDPI31text"/>
        <w:rPr>
          <w:b/>
          <w:color w:val="auto"/>
        </w:rPr>
      </w:pPr>
    </w:p>
    <w:p w14:paraId="07A35B21" w14:textId="5A448B18" w:rsidR="00FD2195" w:rsidRPr="00BC7B4D" w:rsidRDefault="00AF3B01" w:rsidP="00FD2195">
      <w:pPr>
        <w:pStyle w:val="MDPI22heading2"/>
        <w:rPr>
          <w:color w:val="auto"/>
        </w:rPr>
      </w:pPr>
      <w:r w:rsidRPr="00BC7B4D">
        <w:rPr>
          <w:color w:val="auto"/>
        </w:rPr>
        <w:t xml:space="preserve">1.2 </w:t>
      </w:r>
      <w:r w:rsidR="0057057F" w:rsidRPr="00BC7B4D">
        <w:rPr>
          <w:color w:val="auto"/>
        </w:rPr>
        <w:t xml:space="preserve">Brief </w:t>
      </w:r>
      <w:r w:rsidR="00FD2195" w:rsidRPr="00BC7B4D">
        <w:rPr>
          <w:color w:val="auto"/>
        </w:rPr>
        <w:t>History of Smart Sensing chairs</w:t>
      </w:r>
    </w:p>
    <w:p w14:paraId="3FAF9B98" w14:textId="2784209A" w:rsidR="00F80949" w:rsidRPr="00BC7B4D" w:rsidRDefault="00FD2195" w:rsidP="00F80949">
      <w:pPr>
        <w:pStyle w:val="MDPI31text"/>
        <w:rPr>
          <w:color w:val="auto"/>
        </w:rPr>
      </w:pPr>
      <w:r w:rsidRPr="00BC7B4D">
        <w:rPr>
          <w:color w:val="auto"/>
        </w:rPr>
        <w:t xml:space="preserve">According to various studies found, </w:t>
      </w:r>
      <w:del w:id="44" w:author="Shiny Verghese" w:date="2024-01-18T09:48:00Z">
        <w:r w:rsidRPr="00BC7B4D" w:rsidDel="001E7DBA">
          <w:rPr>
            <w:color w:val="auto"/>
          </w:rPr>
          <w:delText xml:space="preserve">As previously stated, </w:delText>
        </w:r>
      </w:del>
      <w:r w:rsidRPr="00BC7B4D">
        <w:rPr>
          <w:color w:val="auto"/>
        </w:rPr>
        <w:t xml:space="preserve">Tan et al. back in 2007 </w:t>
      </w:r>
      <w:r w:rsidRPr="00BC7B4D">
        <w:rPr>
          <w:color w:val="auto"/>
        </w:rPr>
        <w:fldChar w:fldCharType="begin"/>
      </w:r>
      <w:r w:rsidRPr="00BC7B4D">
        <w:rPr>
          <w:color w:val="auto"/>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BC7B4D">
        <w:rPr>
          <w:color w:val="auto"/>
        </w:rPr>
        <w:fldChar w:fldCharType="separate"/>
      </w:r>
      <w:r w:rsidRPr="00BC7B4D">
        <w:rPr>
          <w:color w:val="auto"/>
        </w:rPr>
        <w:t>[14]</w:t>
      </w:r>
      <w:r w:rsidRPr="00BC7B4D">
        <w:rPr>
          <w:color w:val="auto"/>
        </w:rPr>
        <w:fldChar w:fldCharType="end"/>
      </w:r>
      <w:r w:rsidRPr="00BC7B4D">
        <w:rPr>
          <w:color w:val="auto"/>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BC7B4D">
        <w:rPr>
          <w:color w:val="auto"/>
        </w:rPr>
        <w:t>being published</w:t>
      </w:r>
      <w:r w:rsidRPr="00BC7B4D">
        <w:rPr>
          <w:color w:val="auto"/>
        </w:rPr>
        <w:t xml:space="preserve"> on the concept of sitting posture classification on smart sensing chairs. </w:t>
      </w:r>
      <w:r w:rsidR="00172BE5" w:rsidRPr="00BC7B4D">
        <w:rPr>
          <w:color w:val="auto"/>
        </w:rPr>
        <w:t xml:space="preserve">Furthermore, this </w:t>
      </w:r>
      <w:r w:rsidR="005F469E" w:rsidRPr="00BC7B4D">
        <w:rPr>
          <w:color w:val="auto"/>
        </w:rPr>
        <w:t>su</w:t>
      </w:r>
      <w:r w:rsidR="003B6024" w:rsidRPr="00BC7B4D">
        <w:rPr>
          <w:color w:val="auto"/>
        </w:rPr>
        <w:t>ggest</w:t>
      </w:r>
      <w:r w:rsidR="0057057F" w:rsidRPr="00BC7B4D">
        <w:rPr>
          <w:color w:val="auto"/>
        </w:rPr>
        <w:t>s</w:t>
      </w:r>
      <w:r w:rsidR="003B6024" w:rsidRPr="00BC7B4D">
        <w:rPr>
          <w:color w:val="auto"/>
        </w:rPr>
        <w:t xml:space="preserve"> that there is a trend</w:t>
      </w:r>
      <w:r w:rsidR="00CD0D38" w:rsidRPr="00BC7B4D">
        <w:rPr>
          <w:color w:val="auto"/>
        </w:rPr>
        <w:t xml:space="preserve"> and </w:t>
      </w:r>
      <w:r w:rsidR="0057057F" w:rsidRPr="00BC7B4D">
        <w:rPr>
          <w:color w:val="auto"/>
        </w:rPr>
        <w:t xml:space="preserve">growing </w:t>
      </w:r>
      <w:r w:rsidR="00CD0D38" w:rsidRPr="00BC7B4D">
        <w:rPr>
          <w:color w:val="auto"/>
        </w:rPr>
        <w:t>interest</w:t>
      </w:r>
      <w:r w:rsidR="003B6024" w:rsidRPr="00BC7B4D">
        <w:rPr>
          <w:color w:val="auto"/>
        </w:rPr>
        <w:t xml:space="preserve"> in this research topic which</w:t>
      </w:r>
      <w:r w:rsidR="00CD0D38" w:rsidRPr="00BC7B4D">
        <w:rPr>
          <w:color w:val="auto"/>
        </w:rPr>
        <w:t xml:space="preserve"> explains the </w:t>
      </w:r>
      <w:r w:rsidR="003B6024" w:rsidRPr="00BC7B4D">
        <w:rPr>
          <w:color w:val="auto"/>
        </w:rPr>
        <w:t>constant</w:t>
      </w:r>
      <w:r w:rsidR="0048001B" w:rsidRPr="00BC7B4D">
        <w:rPr>
          <w:color w:val="auto"/>
        </w:rPr>
        <w:t xml:space="preserve"> rise</w:t>
      </w:r>
      <w:r w:rsidR="003B6024" w:rsidRPr="00BC7B4D">
        <w:rPr>
          <w:color w:val="auto"/>
        </w:rPr>
        <w:t xml:space="preserve"> </w:t>
      </w:r>
      <w:r w:rsidR="00AE247F" w:rsidRPr="00BC7B4D">
        <w:rPr>
          <w:color w:val="auto"/>
        </w:rPr>
        <w:t xml:space="preserve">in publication </w:t>
      </w:r>
      <w:r w:rsidR="005F772D" w:rsidRPr="00BC7B4D">
        <w:rPr>
          <w:color w:val="auto"/>
        </w:rPr>
        <w:t>year after year</w:t>
      </w:r>
      <w:r w:rsidR="003B6024" w:rsidRPr="00BC7B4D">
        <w:rPr>
          <w:color w:val="auto"/>
        </w:rPr>
        <w:t>.</w:t>
      </w:r>
    </w:p>
    <w:p w14:paraId="67A9B2FC" w14:textId="77777777" w:rsidR="00F80949" w:rsidRPr="00BC7B4D" w:rsidRDefault="00F80949" w:rsidP="00F80949">
      <w:pPr>
        <w:pStyle w:val="MDPI31text"/>
        <w:rPr>
          <w:color w:val="auto"/>
        </w:rPr>
      </w:pPr>
    </w:p>
    <w:p w14:paraId="1D035ED4" w14:textId="108E5716" w:rsidR="00753D13" w:rsidRPr="00BC7B4D" w:rsidRDefault="00AF3B01" w:rsidP="00A941EC">
      <w:pPr>
        <w:pStyle w:val="MDPI22heading2"/>
        <w:rPr>
          <w:color w:val="auto"/>
        </w:rPr>
      </w:pPr>
      <w:r w:rsidRPr="00BC7B4D">
        <w:rPr>
          <w:color w:val="auto"/>
        </w:rPr>
        <w:t xml:space="preserve">1.3 </w:t>
      </w:r>
      <w:r w:rsidR="006B3588" w:rsidRPr="00BC7B4D">
        <w:rPr>
          <w:color w:val="auto"/>
        </w:rPr>
        <w:t>Improper Sitting Posture</w:t>
      </w:r>
    </w:p>
    <w:p w14:paraId="093F6E06" w14:textId="45A9FC77" w:rsidR="00F94228" w:rsidRDefault="0053405F" w:rsidP="00027A5A">
      <w:pPr>
        <w:pStyle w:val="MDPI31text"/>
        <w:rPr>
          <w:color w:val="auto"/>
        </w:rPr>
      </w:pPr>
      <w:r w:rsidRPr="00BC7B4D">
        <w:rPr>
          <w:color w:val="auto"/>
        </w:rPr>
        <w:t>What is</w:t>
      </w:r>
      <w:r w:rsidR="00DD4949" w:rsidRPr="00BC7B4D">
        <w:rPr>
          <w:color w:val="auto"/>
        </w:rPr>
        <w:t xml:space="preserve"> typically</w:t>
      </w:r>
      <w:r w:rsidRPr="00BC7B4D">
        <w:rPr>
          <w:color w:val="auto"/>
        </w:rPr>
        <w:t xml:space="preserve"> considered a good sitting posture?</w:t>
      </w:r>
      <w:r w:rsidR="006E0FEB" w:rsidRPr="00BC7B4D">
        <w:rPr>
          <w:color w:val="auto"/>
        </w:rPr>
        <w:t xml:space="preserve"> </w:t>
      </w:r>
      <w:r w:rsidR="003A2760" w:rsidRPr="00BC7B4D">
        <w:rPr>
          <w:color w:val="auto"/>
        </w:rPr>
        <w:t>There is no doubt that i</w:t>
      </w:r>
      <w:r w:rsidR="00A1397A" w:rsidRPr="00BC7B4D">
        <w:rPr>
          <w:color w:val="auto"/>
        </w:rPr>
        <w:t xml:space="preserve">ndividuals from </w:t>
      </w:r>
      <w:r w:rsidR="00CF18C6" w:rsidRPr="00BC7B4D">
        <w:rPr>
          <w:color w:val="auto"/>
        </w:rPr>
        <w:t xml:space="preserve">various </w:t>
      </w:r>
      <w:r w:rsidR="000E0F20" w:rsidRPr="00BC7B4D">
        <w:rPr>
          <w:color w:val="auto"/>
        </w:rPr>
        <w:t>walks</w:t>
      </w:r>
      <w:r w:rsidR="00CF18C6" w:rsidRPr="00BC7B4D">
        <w:rPr>
          <w:color w:val="auto"/>
        </w:rPr>
        <w:t xml:space="preserve"> of life </w:t>
      </w:r>
      <w:r w:rsidR="000E0F20" w:rsidRPr="00BC7B4D">
        <w:rPr>
          <w:color w:val="auto"/>
        </w:rPr>
        <w:t>adopt</w:t>
      </w:r>
      <w:r w:rsidR="00517D4A" w:rsidRPr="00BC7B4D">
        <w:rPr>
          <w:color w:val="auto"/>
        </w:rPr>
        <w:t xml:space="preserve"> different sitting</w:t>
      </w:r>
      <w:r w:rsidR="00E51795" w:rsidRPr="00BC7B4D">
        <w:rPr>
          <w:color w:val="auto"/>
        </w:rPr>
        <w:t xml:space="preserve"> postures</w:t>
      </w:r>
      <w:r w:rsidR="00190062" w:rsidRPr="00BC7B4D">
        <w:rPr>
          <w:color w:val="auto"/>
        </w:rPr>
        <w:t xml:space="preserve"> knowingly and unknowingly</w:t>
      </w:r>
      <w:r w:rsidR="00E51795" w:rsidRPr="00BC7B4D">
        <w:rPr>
          <w:color w:val="auto"/>
        </w:rPr>
        <w:t>. Hence</w:t>
      </w:r>
      <w:r w:rsidR="000E0F20" w:rsidRPr="00BC7B4D">
        <w:rPr>
          <w:color w:val="auto"/>
        </w:rPr>
        <w:t xml:space="preserve">, </w:t>
      </w:r>
      <w:r w:rsidR="00E51795" w:rsidRPr="00BC7B4D">
        <w:rPr>
          <w:color w:val="auto"/>
        </w:rPr>
        <w:t xml:space="preserve">what </w:t>
      </w:r>
      <w:r w:rsidR="00BA0330" w:rsidRPr="00BC7B4D">
        <w:rPr>
          <w:color w:val="auto"/>
        </w:rPr>
        <w:t>is</w:t>
      </w:r>
      <w:r w:rsidR="00E51795" w:rsidRPr="00BC7B4D">
        <w:rPr>
          <w:color w:val="auto"/>
        </w:rPr>
        <w:t xml:space="preserve"> </w:t>
      </w:r>
      <w:r w:rsidR="00EA556C" w:rsidRPr="00BC7B4D">
        <w:rPr>
          <w:color w:val="auto"/>
        </w:rPr>
        <w:t>considered</w:t>
      </w:r>
      <w:r w:rsidR="000E0F20" w:rsidRPr="00BC7B4D">
        <w:rPr>
          <w:color w:val="auto"/>
        </w:rPr>
        <w:t xml:space="preserve"> </w:t>
      </w:r>
      <w:r w:rsidR="003A2760" w:rsidRPr="00BC7B4D">
        <w:rPr>
          <w:color w:val="auto"/>
        </w:rPr>
        <w:t>“</w:t>
      </w:r>
      <w:r w:rsidR="000E0F20" w:rsidRPr="00BC7B4D">
        <w:rPr>
          <w:color w:val="auto"/>
        </w:rPr>
        <w:t>good</w:t>
      </w:r>
      <w:r w:rsidR="003A2760" w:rsidRPr="00BC7B4D">
        <w:rPr>
          <w:color w:val="auto"/>
        </w:rPr>
        <w:t>”</w:t>
      </w:r>
      <w:r w:rsidR="000E0F20" w:rsidRPr="00BC7B4D">
        <w:rPr>
          <w:color w:val="auto"/>
        </w:rPr>
        <w:t xml:space="preserve"> </w:t>
      </w:r>
      <w:r w:rsidR="003A2760" w:rsidRPr="00BC7B4D">
        <w:rPr>
          <w:color w:val="auto"/>
        </w:rPr>
        <w:t xml:space="preserve">sitting </w:t>
      </w:r>
      <w:r w:rsidR="000E0F20" w:rsidRPr="00BC7B4D">
        <w:rPr>
          <w:color w:val="auto"/>
        </w:rPr>
        <w:t xml:space="preserve">posture for some might be highly uncomfortable </w:t>
      </w:r>
      <w:r w:rsidR="003A2760" w:rsidRPr="00BC7B4D">
        <w:rPr>
          <w:color w:val="auto"/>
        </w:rPr>
        <w:t xml:space="preserve">and not ideal </w:t>
      </w:r>
      <w:r w:rsidR="000E0F20" w:rsidRPr="00BC7B4D">
        <w:rPr>
          <w:color w:val="auto"/>
        </w:rPr>
        <w:t xml:space="preserve">for </w:t>
      </w:r>
      <w:r w:rsidR="006E0FEB" w:rsidRPr="00BC7B4D">
        <w:rPr>
          <w:color w:val="auto"/>
        </w:rPr>
        <w:t>another</w:t>
      </w:r>
      <w:r w:rsidR="003A2760" w:rsidRPr="00BC7B4D">
        <w:rPr>
          <w:color w:val="auto"/>
        </w:rPr>
        <w:t xml:space="preserve">. </w:t>
      </w:r>
      <w:r w:rsidR="00190062" w:rsidRPr="00BC7B4D">
        <w:rPr>
          <w:color w:val="auto"/>
        </w:rPr>
        <w:t xml:space="preserve">For instance, </w:t>
      </w:r>
      <w:r w:rsidR="00BA0330" w:rsidRPr="00BC7B4D">
        <w:rPr>
          <w:color w:val="auto"/>
        </w:rPr>
        <w:t>individuals</w:t>
      </w:r>
      <w:r w:rsidR="006F0D34" w:rsidRPr="00BC7B4D">
        <w:rPr>
          <w:color w:val="auto"/>
        </w:rPr>
        <w:t xml:space="preserve"> that are</w:t>
      </w:r>
      <w:r w:rsidR="00BA0330" w:rsidRPr="00BC7B4D">
        <w:rPr>
          <w:color w:val="auto"/>
        </w:rPr>
        <w:t xml:space="preserve"> suffering from</w:t>
      </w:r>
      <w:r w:rsidR="006F0D34" w:rsidRPr="00BC7B4D">
        <w:rPr>
          <w:color w:val="auto"/>
        </w:rPr>
        <w:t xml:space="preserve"> permanent</w:t>
      </w:r>
      <w:r w:rsidR="00BA0330" w:rsidRPr="00BC7B4D">
        <w:rPr>
          <w:color w:val="auto"/>
        </w:rPr>
        <w:t xml:space="preserve"> </w:t>
      </w:r>
      <w:r w:rsidR="006F0D34" w:rsidRPr="00BC7B4D">
        <w:rPr>
          <w:color w:val="auto"/>
        </w:rPr>
        <w:t>mobility impairment</w:t>
      </w:r>
      <w:r w:rsidR="000E3F66" w:rsidRPr="00BC7B4D">
        <w:rPr>
          <w:color w:val="auto"/>
        </w:rPr>
        <w:t xml:space="preserve"> or those that are </w:t>
      </w:r>
      <w:r w:rsidR="00D619DB" w:rsidRPr="00BC7B4D">
        <w:rPr>
          <w:color w:val="auto"/>
        </w:rPr>
        <w:t>wheelchair bound</w:t>
      </w:r>
      <w:r w:rsidR="000E3F66" w:rsidRPr="00BC7B4D">
        <w:rPr>
          <w:color w:val="auto"/>
        </w:rPr>
        <w:t xml:space="preserve">, </w:t>
      </w:r>
      <w:r w:rsidR="00947546" w:rsidRPr="00BC7B4D">
        <w:rPr>
          <w:color w:val="auto"/>
        </w:rPr>
        <w:t xml:space="preserve">might have a different meaning of </w:t>
      </w:r>
      <w:r w:rsidR="003C3CA3" w:rsidRPr="00BC7B4D">
        <w:rPr>
          <w:color w:val="auto"/>
        </w:rPr>
        <w:t>what is considered as a good sitting posture for them</w:t>
      </w:r>
      <w:r w:rsidR="00F42BBF" w:rsidRPr="00BC7B4D">
        <w:rPr>
          <w:color w:val="auto"/>
        </w:rPr>
        <w:t xml:space="preserve"> </w:t>
      </w:r>
      <w:r w:rsidR="004037E4" w:rsidRPr="00BC7B4D">
        <w:rPr>
          <w:color w:val="auto"/>
        </w:rPr>
        <w:t>which might</w:t>
      </w:r>
      <w:r w:rsidR="003C3CA3" w:rsidRPr="00BC7B4D">
        <w:rPr>
          <w:color w:val="auto"/>
        </w:rPr>
        <w:t xml:space="preserve"> not be applicable for </w:t>
      </w:r>
      <w:r w:rsidR="00B80CC8" w:rsidRPr="00BC7B4D">
        <w:rPr>
          <w:color w:val="auto"/>
        </w:rPr>
        <w:t xml:space="preserve">others. </w:t>
      </w:r>
      <w:r w:rsidR="00170562" w:rsidRPr="00BC7B4D">
        <w:rPr>
          <w:color w:val="auto"/>
        </w:rPr>
        <w:t>According to Slater</w:t>
      </w:r>
      <w:r w:rsidR="00FF1217" w:rsidRPr="00BC7B4D">
        <w:rPr>
          <w:color w:val="auto"/>
        </w:rPr>
        <w:t xml:space="preserve"> et al</w:t>
      </w:r>
      <w:r w:rsidR="00081E6F" w:rsidRPr="00BC7B4D">
        <w:rPr>
          <w:color w:val="auto"/>
        </w:rPr>
        <w:t xml:space="preserve">. </w:t>
      </w:r>
      <w:r w:rsidR="00081E6F" w:rsidRPr="00BC7B4D">
        <w:rPr>
          <w:color w:val="auto"/>
        </w:rPr>
        <w:fldChar w:fldCharType="begin"/>
      </w:r>
      <w:r w:rsidR="00081E6F" w:rsidRPr="00BC7B4D">
        <w:rPr>
          <w:color w:val="auto"/>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BC7B4D">
        <w:rPr>
          <w:color w:val="auto"/>
        </w:rPr>
        <w:fldChar w:fldCharType="separate"/>
      </w:r>
      <w:r w:rsidR="00081E6F" w:rsidRPr="00BC7B4D">
        <w:rPr>
          <w:color w:val="auto"/>
        </w:rPr>
        <w:t>[15]</w:t>
      </w:r>
      <w:r w:rsidR="00081E6F" w:rsidRPr="00BC7B4D">
        <w:rPr>
          <w:color w:val="auto"/>
        </w:rPr>
        <w:fldChar w:fldCharType="end"/>
      </w:r>
      <w:r w:rsidR="00170562" w:rsidRPr="00BC7B4D">
        <w:rPr>
          <w:color w:val="auto"/>
        </w:rPr>
        <w:t xml:space="preserve">, there isn’t </w:t>
      </w:r>
      <w:r w:rsidR="00BF1110" w:rsidRPr="00BC7B4D">
        <w:rPr>
          <w:color w:val="auto"/>
        </w:rPr>
        <w:t xml:space="preserve">that </w:t>
      </w:r>
      <w:r w:rsidR="0098050A" w:rsidRPr="00BC7B4D">
        <w:rPr>
          <w:color w:val="auto"/>
        </w:rPr>
        <w:t xml:space="preserve">one </w:t>
      </w:r>
      <w:r w:rsidR="004F2181" w:rsidRPr="00BC7B4D">
        <w:rPr>
          <w:color w:val="auto"/>
        </w:rPr>
        <w:t>“</w:t>
      </w:r>
      <w:r w:rsidR="0098050A" w:rsidRPr="00BC7B4D">
        <w:rPr>
          <w:color w:val="auto"/>
        </w:rPr>
        <w:t>correct</w:t>
      </w:r>
      <w:r w:rsidR="004F2181" w:rsidRPr="00BC7B4D">
        <w:rPr>
          <w:color w:val="auto"/>
        </w:rPr>
        <w:t>”</w:t>
      </w:r>
      <w:r w:rsidR="00BF1110" w:rsidRPr="00BC7B4D">
        <w:rPr>
          <w:color w:val="auto"/>
        </w:rPr>
        <w:t xml:space="preserve"> sitt</w:t>
      </w:r>
      <w:r w:rsidR="004F2181" w:rsidRPr="00BC7B4D">
        <w:rPr>
          <w:color w:val="auto"/>
        </w:rPr>
        <w:t xml:space="preserve">ing </w:t>
      </w:r>
      <w:r w:rsidR="000D58D2" w:rsidRPr="00BC7B4D">
        <w:rPr>
          <w:color w:val="auto"/>
        </w:rPr>
        <w:t xml:space="preserve">posture that fits all due to the fact the people different spinal properties. </w:t>
      </w:r>
      <w:r w:rsidR="00D757DD" w:rsidRPr="00BC7B4D">
        <w:rPr>
          <w:color w:val="auto"/>
        </w:rPr>
        <w:t>However, it</w:t>
      </w:r>
      <w:r w:rsidR="006E464C" w:rsidRPr="00BC7B4D">
        <w:rPr>
          <w:color w:val="auto"/>
        </w:rPr>
        <w:t xml:space="preserve"> </w:t>
      </w:r>
      <w:r w:rsidR="00003D05" w:rsidRPr="00BC7B4D">
        <w:rPr>
          <w:color w:val="auto"/>
        </w:rPr>
        <w:t>has usually been</w:t>
      </w:r>
      <w:r w:rsidR="006E464C" w:rsidRPr="00BC7B4D">
        <w:rPr>
          <w:color w:val="auto"/>
        </w:rPr>
        <w:t xml:space="preserve"> </w:t>
      </w:r>
      <w:r w:rsidR="00D757DD" w:rsidRPr="00BC7B4D">
        <w:rPr>
          <w:color w:val="auto"/>
        </w:rPr>
        <w:t>advised b</w:t>
      </w:r>
      <w:r w:rsidR="00B76150" w:rsidRPr="00BC7B4D">
        <w:rPr>
          <w:color w:val="auto"/>
        </w:rPr>
        <w:t>y doctors and healthcare professionals to sit</w:t>
      </w:r>
      <w:r w:rsidR="00A13433" w:rsidRPr="00BC7B4D">
        <w:rPr>
          <w:color w:val="auto"/>
        </w:rPr>
        <w:t xml:space="preserve"> in an upright </w:t>
      </w:r>
      <w:r w:rsidR="005F33E5" w:rsidRPr="00BC7B4D">
        <w:rPr>
          <w:color w:val="auto"/>
        </w:rPr>
        <w:t xml:space="preserve">lordotic </w:t>
      </w:r>
      <w:r w:rsidR="00A13433" w:rsidRPr="00BC7B4D">
        <w:rPr>
          <w:color w:val="auto"/>
        </w:rPr>
        <w:t xml:space="preserve">position which involves </w:t>
      </w:r>
      <w:r w:rsidR="0081704D" w:rsidRPr="00BC7B4D">
        <w:rPr>
          <w:color w:val="auto"/>
        </w:rPr>
        <w:t xml:space="preserve">having your spine </w:t>
      </w:r>
      <w:r w:rsidR="00FB33A5" w:rsidRPr="00BC7B4D">
        <w:rPr>
          <w:color w:val="auto"/>
        </w:rPr>
        <w:t xml:space="preserve">in </w:t>
      </w:r>
      <w:r w:rsidR="00D4719D" w:rsidRPr="00BC7B4D">
        <w:rPr>
          <w:color w:val="auto"/>
        </w:rPr>
        <w:t>an upright</w:t>
      </w:r>
      <w:r w:rsidR="002F7D6A">
        <w:rPr>
          <w:color w:val="auto"/>
        </w:rPr>
        <w:t xml:space="preserve"> and symmetric</w:t>
      </w:r>
      <w:r w:rsidR="00FB33A5" w:rsidRPr="00BC7B4D">
        <w:rPr>
          <w:color w:val="auto"/>
        </w:rPr>
        <w:t xml:space="preserve"> </w:t>
      </w:r>
      <w:r w:rsidR="00D4719D" w:rsidRPr="00BC7B4D">
        <w:rPr>
          <w:color w:val="auto"/>
        </w:rPr>
        <w:t>position</w:t>
      </w:r>
      <w:r w:rsidR="00362772" w:rsidRPr="00362772">
        <w:rPr>
          <w:color w:val="auto"/>
        </w:rPr>
        <w:t>.</w:t>
      </w:r>
      <w:r w:rsidR="00362772">
        <w:rPr>
          <w:color w:val="auto"/>
        </w:rPr>
        <w:t xml:space="preserve"> </w:t>
      </w:r>
      <w:r w:rsidR="006B75C0" w:rsidRPr="006B75C0">
        <w:rPr>
          <w:b/>
          <w:bCs/>
          <w:color w:val="auto"/>
        </w:rPr>
        <w:t>(</w:t>
      </w:r>
      <w:r w:rsidR="00362772" w:rsidRPr="006B75C0">
        <w:rPr>
          <w:b/>
          <w:bCs/>
          <w:color w:val="auto"/>
        </w:rPr>
        <w:t>SP1</w:t>
      </w:r>
      <w:r w:rsidR="006B75C0" w:rsidRPr="006B75C0">
        <w:rPr>
          <w:b/>
          <w:bCs/>
          <w:color w:val="auto"/>
        </w:rPr>
        <w:t>)</w:t>
      </w:r>
      <w:r w:rsidR="00362772">
        <w:rPr>
          <w:color w:val="auto"/>
        </w:rPr>
        <w:t xml:space="preserve"> as shown in Figure 1 below is </w:t>
      </w:r>
      <w:r w:rsidR="006B75C0">
        <w:rPr>
          <w:color w:val="auto"/>
        </w:rPr>
        <w:t xml:space="preserve">typically </w:t>
      </w:r>
      <w:r w:rsidR="00842B76">
        <w:rPr>
          <w:color w:val="auto"/>
        </w:rPr>
        <w:t>viewed</w:t>
      </w:r>
      <w:r w:rsidR="006B75C0">
        <w:rPr>
          <w:color w:val="auto"/>
        </w:rPr>
        <w:t xml:space="preserve"> as the recommended way of</w:t>
      </w:r>
      <w:r w:rsidR="00842B76">
        <w:rPr>
          <w:color w:val="auto"/>
        </w:rPr>
        <w:t xml:space="preserve"> sitting. </w:t>
      </w:r>
      <w:proofErr w:type="spellStart"/>
      <w:r w:rsidR="007B5711">
        <w:t>Korakakis</w:t>
      </w:r>
      <w:proofErr w:type="spellEnd"/>
      <w:r w:rsidR="007B5711">
        <w:t xml:space="preserve"> et al</w:t>
      </w:r>
      <w:r w:rsidR="006B75C0">
        <w:rPr>
          <w:color w:val="auto"/>
        </w:rPr>
        <w:t xml:space="preserve"> </w:t>
      </w:r>
      <w:r w:rsidR="007B5711">
        <w:rPr>
          <w:color w:val="auto"/>
        </w:rPr>
        <w:fldChar w:fldCharType="begin"/>
      </w:r>
      <w:r w:rsidR="007B5711">
        <w:rPr>
          <w:color w:val="auto"/>
        </w:rPr>
        <w:instrText xml:space="preserve"> ADDIN ZOTERO_ITEM CSL_CITATION {"citationID":"dsCDhKXl","properties":{"formattedCitation":"[16]","plainCitation":"[16]","noteIndex":0},"citationItems":[{"id":298,"uris":["http://zotero.org/users/11398818/items/PX682NWF"],"itemData":{"id":298,"type":"article-journal","container-title":"Musculoskeletal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7B5711">
        <w:rPr>
          <w:color w:val="auto"/>
        </w:rPr>
        <w:fldChar w:fldCharType="separate"/>
      </w:r>
      <w:r w:rsidR="007B5711" w:rsidRPr="007B5711">
        <w:t>[16]</w:t>
      </w:r>
      <w:r w:rsidR="007B5711">
        <w:rPr>
          <w:color w:val="auto"/>
        </w:rPr>
        <w:fldChar w:fldCharType="end"/>
      </w:r>
      <w:r w:rsidR="007B5711">
        <w:rPr>
          <w:color w:val="auto"/>
        </w:rPr>
        <w:t xml:space="preserve"> argued that </w:t>
      </w:r>
      <w:r w:rsidR="009F4344">
        <w:rPr>
          <w:color w:val="auto"/>
        </w:rPr>
        <w:t xml:space="preserve">there is still a lack of </w:t>
      </w:r>
      <w:r w:rsidR="00D14798">
        <w:rPr>
          <w:color w:val="auto"/>
        </w:rPr>
        <w:t xml:space="preserve">medical justifications that suggests that </w:t>
      </w:r>
      <w:r w:rsidR="00EE6A1F">
        <w:rPr>
          <w:color w:val="auto"/>
        </w:rPr>
        <w:t>any one</w:t>
      </w:r>
      <w:r w:rsidR="00B71907">
        <w:rPr>
          <w:color w:val="auto"/>
        </w:rPr>
        <w:t xml:space="preserve"> posture </w:t>
      </w:r>
      <w:r w:rsidR="00EE6A1F">
        <w:rPr>
          <w:color w:val="auto"/>
        </w:rPr>
        <w:t>is associated with better health in general.</w:t>
      </w:r>
      <w:r w:rsidR="00B71907">
        <w:rPr>
          <w:color w:val="auto"/>
        </w:rPr>
        <w:t xml:space="preserve">  </w:t>
      </w:r>
    </w:p>
    <w:p w14:paraId="00646C08" w14:textId="272FFE55" w:rsidR="00C7499F" w:rsidRDefault="003153CD" w:rsidP="003D4BE4">
      <w:pPr>
        <w:pStyle w:val="MDPI52figure"/>
      </w:pPr>
      <w:r w:rsidRPr="003153CD">
        <w:rPr>
          <w:noProof/>
        </w:rPr>
        <w:lastRenderedPageBreak/>
        <w:drawing>
          <wp:inline distT="0" distB="0" distL="0" distR="0" wp14:anchorId="773CD299" wp14:editId="1036283C">
            <wp:extent cx="4348561" cy="4333461"/>
            <wp:effectExtent l="0" t="0" r="0" b="0"/>
            <wp:docPr id="1546287928" name="Picture 1" descr="A collage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928" name="Picture 1" descr="A collage of a person sitting in a chair&#10;&#10;Description automatically generated"/>
                    <pic:cNvPicPr/>
                  </pic:nvPicPr>
                  <pic:blipFill>
                    <a:blip r:embed="rId13"/>
                    <a:stretch>
                      <a:fillRect/>
                    </a:stretch>
                  </pic:blipFill>
                  <pic:spPr>
                    <a:xfrm>
                      <a:off x="0" y="0"/>
                      <a:ext cx="4366355" cy="4351193"/>
                    </a:xfrm>
                    <a:prstGeom prst="rect">
                      <a:avLst/>
                    </a:prstGeom>
                  </pic:spPr>
                </pic:pic>
              </a:graphicData>
            </a:graphic>
          </wp:inline>
        </w:drawing>
      </w:r>
    </w:p>
    <w:p w14:paraId="2E3D156D" w14:textId="77777777" w:rsidR="00785327" w:rsidRDefault="00C7499F" w:rsidP="00F652B5">
      <w:pPr>
        <w:pStyle w:val="MDPI51figurecaption"/>
      </w:pPr>
      <w:r w:rsidRPr="00556427">
        <w:rPr>
          <w:b/>
          <w:bCs/>
        </w:rPr>
        <w:t xml:space="preserve">Figure </w:t>
      </w:r>
      <w:r w:rsidR="002F0078">
        <w:rPr>
          <w:b/>
          <w:bCs/>
        </w:rPr>
        <w:t>1</w:t>
      </w:r>
      <w:r w:rsidRPr="00C7499F">
        <w:t xml:space="preserve"> – </w:t>
      </w:r>
      <w:r w:rsidR="00765FE2">
        <w:t>15</w:t>
      </w:r>
      <w:r w:rsidR="004D4AFE">
        <w:t xml:space="preserve"> categories of sitting postures</w:t>
      </w:r>
      <w:r w:rsidR="00AF2F5F">
        <w:t>.</w:t>
      </w:r>
      <w:r w:rsidR="00FF7C73">
        <w:t xml:space="preserve"> </w:t>
      </w:r>
      <w:r w:rsidR="005C6110">
        <w:t>(</w:t>
      </w:r>
      <w:r w:rsidR="00027A5A" w:rsidRPr="00027A5A">
        <w:rPr>
          <w:b/>
          <w:bCs/>
        </w:rPr>
        <w:t>SP1</w:t>
      </w:r>
      <w:r w:rsidR="005C6110">
        <w:t>)</w:t>
      </w:r>
      <w:r w:rsidR="005E1663">
        <w:t xml:space="preserve"> Upright</w:t>
      </w:r>
      <w:r w:rsidR="008C2222">
        <w:t>; (</w:t>
      </w:r>
      <w:r w:rsidR="008C2222">
        <w:rPr>
          <w:b/>
          <w:bCs/>
        </w:rPr>
        <w:t>SP2</w:t>
      </w:r>
      <w:r w:rsidR="008C2222">
        <w:t>)</w:t>
      </w:r>
      <w:r w:rsidR="0038367F">
        <w:t xml:space="preserve"> </w:t>
      </w:r>
      <w:r w:rsidR="008C2222">
        <w:t>Leaning Left;</w:t>
      </w:r>
      <w:r w:rsidR="00925886">
        <w:t xml:space="preserve"> </w:t>
      </w:r>
      <w:r w:rsidR="00D048DE">
        <w:t>(</w:t>
      </w:r>
      <w:r w:rsidR="00D048DE">
        <w:rPr>
          <w:b/>
          <w:bCs/>
        </w:rPr>
        <w:t>SP3</w:t>
      </w:r>
      <w:r w:rsidR="00D048DE">
        <w:t xml:space="preserve">) </w:t>
      </w:r>
      <w:r w:rsidR="008C2222">
        <w:t>Leaning Right;</w:t>
      </w:r>
      <w:r w:rsidR="00925886">
        <w:t xml:space="preserve"> (</w:t>
      </w:r>
      <w:r w:rsidR="00925886">
        <w:rPr>
          <w:b/>
          <w:bCs/>
        </w:rPr>
        <w:t>SP4</w:t>
      </w:r>
      <w:r w:rsidR="00925886">
        <w:t>) Leaning Back;</w:t>
      </w:r>
      <w:r w:rsidR="008C2222">
        <w:t xml:space="preserve"> </w:t>
      </w:r>
      <w:r w:rsidR="00D048DE">
        <w:t>(</w:t>
      </w:r>
      <w:r w:rsidR="00D048DE">
        <w:rPr>
          <w:b/>
          <w:bCs/>
        </w:rPr>
        <w:t>SP</w:t>
      </w:r>
      <w:r w:rsidR="0073582C">
        <w:rPr>
          <w:b/>
          <w:bCs/>
        </w:rPr>
        <w:t>5</w:t>
      </w:r>
      <w:r w:rsidR="00D048DE">
        <w:t xml:space="preserve">) </w:t>
      </w:r>
      <w:r w:rsidR="008C2222">
        <w:t xml:space="preserve">Slouching; </w:t>
      </w:r>
      <w:r w:rsidR="00D048DE">
        <w:t>(</w:t>
      </w:r>
      <w:r w:rsidR="00D048DE">
        <w:rPr>
          <w:b/>
          <w:bCs/>
        </w:rPr>
        <w:t>SP</w:t>
      </w:r>
      <w:r w:rsidR="0073582C">
        <w:rPr>
          <w:b/>
          <w:bCs/>
        </w:rPr>
        <w:t>6</w:t>
      </w:r>
      <w:r w:rsidR="00D048DE">
        <w:t xml:space="preserve">) </w:t>
      </w:r>
      <w:r w:rsidR="0038367F">
        <w:t xml:space="preserve">Left Leg Crossed, </w:t>
      </w:r>
      <w:r w:rsidR="00D048DE">
        <w:t>(</w:t>
      </w:r>
      <w:r w:rsidR="00D048DE">
        <w:rPr>
          <w:b/>
          <w:bCs/>
        </w:rPr>
        <w:t>SP</w:t>
      </w:r>
      <w:r w:rsidR="0073582C">
        <w:rPr>
          <w:b/>
          <w:bCs/>
        </w:rPr>
        <w:t>7</w:t>
      </w:r>
      <w:r w:rsidR="00D048DE">
        <w:t xml:space="preserve">) </w:t>
      </w:r>
      <w:r w:rsidR="0038367F">
        <w:t xml:space="preserve">Right Crossed, </w:t>
      </w:r>
      <w:r w:rsidR="0073582C">
        <w:t>(</w:t>
      </w:r>
      <w:r w:rsidR="0073582C">
        <w:rPr>
          <w:b/>
          <w:bCs/>
        </w:rPr>
        <w:t>SP</w:t>
      </w:r>
      <w:r w:rsidR="006B51E1">
        <w:rPr>
          <w:b/>
          <w:bCs/>
        </w:rPr>
        <w:t>8</w:t>
      </w:r>
      <w:r w:rsidR="0073582C">
        <w:t xml:space="preserve">) </w:t>
      </w:r>
      <w:r w:rsidR="0038367F">
        <w:t xml:space="preserve">Left Leg </w:t>
      </w:r>
      <w:r w:rsidR="001A5EE5">
        <w:t>C</w:t>
      </w:r>
      <w:r w:rsidR="0038367F">
        <w:t xml:space="preserve">rossed Slouching, </w:t>
      </w:r>
      <w:r w:rsidR="006B51E1">
        <w:t>(</w:t>
      </w:r>
      <w:r w:rsidR="006B51E1">
        <w:rPr>
          <w:b/>
          <w:bCs/>
        </w:rPr>
        <w:t>SP9</w:t>
      </w:r>
      <w:r w:rsidR="006B51E1">
        <w:t>) R</w:t>
      </w:r>
      <w:r w:rsidR="0038367F">
        <w:t>ight Leg Crossed Slouching</w:t>
      </w:r>
      <w:r w:rsidR="00875132">
        <w:t>; (</w:t>
      </w:r>
      <w:r w:rsidR="00875132">
        <w:rPr>
          <w:b/>
          <w:bCs/>
        </w:rPr>
        <w:t>SP</w:t>
      </w:r>
      <w:r w:rsidR="0005693E">
        <w:rPr>
          <w:b/>
          <w:bCs/>
        </w:rPr>
        <w:t>10</w:t>
      </w:r>
      <w:r w:rsidR="00875132">
        <w:t>) Slouching Leaning Left</w:t>
      </w:r>
      <w:r w:rsidR="0005693E">
        <w:t>; (</w:t>
      </w:r>
      <w:r w:rsidR="0005693E">
        <w:rPr>
          <w:b/>
          <w:bCs/>
        </w:rPr>
        <w:t>SP11</w:t>
      </w:r>
      <w:r w:rsidR="0005693E">
        <w:t>) Slouching Leaning</w:t>
      </w:r>
      <w:r w:rsidR="009D4455">
        <w:t xml:space="preserve"> Righ</w:t>
      </w:r>
      <w:r w:rsidR="002743C3">
        <w:t>t</w:t>
      </w:r>
      <w:r w:rsidR="004577BA">
        <w:t>; (</w:t>
      </w:r>
      <w:r w:rsidR="004577BA">
        <w:rPr>
          <w:b/>
          <w:bCs/>
        </w:rPr>
        <w:t>SP12</w:t>
      </w:r>
      <w:r w:rsidR="004577BA">
        <w:t>) Edge Sitting Leaning Left</w:t>
      </w:r>
      <w:r w:rsidR="003153CD">
        <w:t>; (</w:t>
      </w:r>
      <w:r w:rsidR="003153CD">
        <w:rPr>
          <w:b/>
          <w:bCs/>
        </w:rPr>
        <w:t>SP1</w:t>
      </w:r>
      <w:r w:rsidR="003B77D5">
        <w:rPr>
          <w:b/>
          <w:bCs/>
        </w:rPr>
        <w:t>3</w:t>
      </w:r>
      <w:r w:rsidR="003153CD">
        <w:t>)</w:t>
      </w:r>
      <w:r w:rsidR="003B77D5">
        <w:t xml:space="preserve"> Edge Sitting</w:t>
      </w:r>
      <w:r w:rsidR="001E18E1">
        <w:t xml:space="preserve"> Leaning Right</w:t>
      </w:r>
      <w:r w:rsidR="003153CD">
        <w:t xml:space="preserve"> </w:t>
      </w:r>
      <w:r w:rsidR="002743C3">
        <w:t>(</w:t>
      </w:r>
      <w:r w:rsidR="002743C3">
        <w:rPr>
          <w:b/>
          <w:bCs/>
        </w:rPr>
        <w:t>SP</w:t>
      </w:r>
      <w:r w:rsidR="004577BA">
        <w:rPr>
          <w:b/>
          <w:bCs/>
        </w:rPr>
        <w:t>14</w:t>
      </w:r>
      <w:r w:rsidR="002743C3">
        <w:t>) E</w:t>
      </w:r>
      <w:r w:rsidR="00DA5441">
        <w:t>dge Si</w:t>
      </w:r>
      <w:r w:rsidR="004577BA">
        <w:t xml:space="preserve">tting Forward </w:t>
      </w:r>
      <w:r w:rsidR="001E18E1">
        <w:t>Slouching (</w:t>
      </w:r>
      <w:r w:rsidR="00DA5441">
        <w:rPr>
          <w:b/>
          <w:bCs/>
        </w:rPr>
        <w:t>SP15</w:t>
      </w:r>
      <w:r w:rsidR="00DA5441">
        <w:t>) Extreme Slouchin</w:t>
      </w:r>
      <w:r w:rsidR="00785327">
        <w:t>g</w:t>
      </w:r>
    </w:p>
    <w:p w14:paraId="12B28283" w14:textId="4E2B5A7E" w:rsidR="003E27A8" w:rsidRPr="00BC7B4D" w:rsidRDefault="003E27A8" w:rsidP="003E27A8">
      <w:pPr>
        <w:pStyle w:val="MDPI31text"/>
        <w:rPr>
          <w:color w:val="auto"/>
        </w:rPr>
      </w:pPr>
      <w:r w:rsidRPr="00434137">
        <w:rPr>
          <w:color w:val="auto"/>
        </w:rPr>
        <w:t xml:space="preserve">According to different studies [16–18], prolonged sitting especially in a </w:t>
      </w:r>
      <w:r w:rsidR="00113AFF">
        <w:rPr>
          <w:color w:val="auto"/>
        </w:rPr>
        <w:t xml:space="preserve">slumped </w:t>
      </w:r>
      <w:r w:rsidRPr="00434137">
        <w:rPr>
          <w:color w:val="auto"/>
        </w:rPr>
        <w:t>posture can exacerbate the effects of musculoskeletal disorders and contribute to lower back pain issues. Furthermore, irrespective of the sitting posture being adopted, whether in an upright or a slouching state, it is usually advised to avoid sitting for long periods of time.</w:t>
      </w:r>
      <w:r w:rsidRPr="00BC7B4D">
        <w:rPr>
          <w:color w:val="auto"/>
        </w:rPr>
        <w:t xml:space="preserve"> </w:t>
      </w:r>
    </w:p>
    <w:p w14:paraId="2FB0F049" w14:textId="77777777" w:rsidR="002F7D6A" w:rsidRDefault="002F7D6A" w:rsidP="00A941EC">
      <w:pPr>
        <w:pStyle w:val="MDPI22heading2"/>
      </w:pPr>
    </w:p>
    <w:p w14:paraId="29236CB5" w14:textId="2F06B740"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lastRenderedPageBreak/>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F74CA4"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F74CA4" w:rsidRDefault="00F74CA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F74CA4" w:rsidRPr="0030687D" w:rsidRDefault="00F74CA4"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2AC243C6" w:rsidR="00A759D5" w:rsidRDefault="00A759D5" w:rsidP="00A759D5">
      <w:pPr>
        <w:pStyle w:val="MDPI31text"/>
        <w:rPr>
          <w:noProof/>
          <w:lang w:val="en-GB"/>
        </w:rPr>
      </w:pPr>
      <w:r>
        <w:t xml:space="preserve">The entire literature review screening process can be seen in Figure </w:t>
      </w:r>
      <w:r w:rsidR="002F0078">
        <w:t>2</w:t>
      </w:r>
      <w:r>
        <w:t xml:space="preserve">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25482F24" w:rsidR="00A759D5" w:rsidRDefault="00A759D5" w:rsidP="00A759D5">
      <w:pPr>
        <w:pStyle w:val="MDPI51figurecaption"/>
      </w:pPr>
      <w:r w:rsidRPr="001B3E87">
        <w:rPr>
          <w:b/>
          <w:bCs/>
        </w:rPr>
        <w:t xml:space="preserve">Figure </w:t>
      </w:r>
      <w:r w:rsidR="002F0078">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7CF34EC9" w:rsidR="0058745F" w:rsidRPr="00E52229" w:rsidRDefault="0058745F" w:rsidP="00E52229">
      <w:pPr>
        <w:pStyle w:val="MDPI31text"/>
      </w:pPr>
      <w:r w:rsidRPr="00E52229">
        <w:lastRenderedPageBreak/>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7B5711">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7B5711" w:rsidRPr="007B5711">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7B5711">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7B5711" w:rsidRPr="007B5711">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7B5711">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7B5711" w:rsidRPr="007B5711">
        <w:t>[19]</w:t>
      </w:r>
      <w:r w:rsidRPr="00E52229">
        <w:fldChar w:fldCharType="end"/>
      </w:r>
      <w:r w:rsidRPr="00E52229">
        <w:t xml:space="preserve">. </w:t>
      </w:r>
      <w:r w:rsidR="00B12F80">
        <w:t xml:space="preserve">Listed in </w:t>
      </w:r>
      <w:r w:rsidR="00390333">
        <w:t>Table</w:t>
      </w:r>
      <w:r w:rsidR="00B12F80">
        <w:t xml:space="preserve"> </w:t>
      </w:r>
      <w:r w:rsidR="002F0078">
        <w:t>3</w:t>
      </w:r>
      <w:r w:rsidR="00B12F80">
        <w:t xml:space="preserve">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4BC5D923" w:rsidR="00EA3453" w:rsidRPr="00BC7B4D" w:rsidRDefault="0058745F" w:rsidP="00EA3453">
      <w:pPr>
        <w:pStyle w:val="MDPI51figurecaption"/>
        <w:ind w:left="2968"/>
        <w:rPr>
          <w:color w:val="auto"/>
        </w:rPr>
      </w:pPr>
      <w:r w:rsidRPr="00F63A9B">
        <w:rPr>
          <w:b/>
        </w:rPr>
        <w:t xml:space="preserve">Figure </w:t>
      </w:r>
      <w:r w:rsidR="002F0078">
        <w:rPr>
          <w:b/>
        </w:rPr>
        <w:t>3</w:t>
      </w:r>
      <w:r w:rsidRPr="00F63A9B">
        <w:rPr>
          <w:b/>
        </w:rPr>
        <w:t xml:space="preserve">.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7B5711">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7B5711" w:rsidRPr="007B5711">
        <w:t>[20]</w:t>
      </w:r>
      <w:r>
        <w:fldChar w:fldCharType="end"/>
      </w:r>
      <w:r w:rsidRPr="00E33455">
        <w:t>; (</w:t>
      </w:r>
      <w:r w:rsidRPr="00E33455">
        <w:rPr>
          <w:b/>
        </w:rPr>
        <w:t>b</w:t>
      </w:r>
      <w:r w:rsidRPr="00E33455">
        <w:t xml:space="preserve">) </w:t>
      </w:r>
      <w:r>
        <w:t xml:space="preserve">Circle </w:t>
      </w:r>
      <w:r w:rsidRPr="00BC7B4D">
        <w:rPr>
          <w:color w:val="auto"/>
        </w:rPr>
        <w:t xml:space="preserve">shaped FSR sensor (FSR03CE) </w:t>
      </w:r>
      <w:r w:rsidRPr="00BC7B4D">
        <w:rPr>
          <w:color w:val="auto"/>
        </w:rPr>
        <w:fldChar w:fldCharType="begin"/>
      </w:r>
      <w:r w:rsidR="007B5711">
        <w:rPr>
          <w:color w:val="auto"/>
        </w:rP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Pr="00BC7B4D">
        <w:rPr>
          <w:color w:val="auto"/>
        </w:rPr>
        <w:fldChar w:fldCharType="separate"/>
      </w:r>
      <w:r w:rsidR="007B5711" w:rsidRPr="007B5711">
        <w:t>[20]</w:t>
      </w:r>
      <w:r w:rsidRPr="00BC7B4D">
        <w:rPr>
          <w:color w:val="auto"/>
        </w:rPr>
        <w:fldChar w:fldCharType="end"/>
      </w:r>
      <w:r w:rsidRPr="00BC7B4D">
        <w:rPr>
          <w:color w:val="auto"/>
        </w:rPr>
        <w:t>.</w:t>
      </w:r>
    </w:p>
    <w:p w14:paraId="33384DF2" w14:textId="09F03A25" w:rsidR="00156BE9" w:rsidRPr="00BC7B4D" w:rsidRDefault="00156BE9" w:rsidP="00156BE9">
      <w:pPr>
        <w:pStyle w:val="MDPI41tablecaption"/>
        <w:rPr>
          <w:color w:val="auto"/>
        </w:rPr>
      </w:pPr>
      <w:r w:rsidRPr="00BC7B4D">
        <w:rPr>
          <w:b/>
          <w:color w:val="auto"/>
        </w:rPr>
        <w:t xml:space="preserve">Table </w:t>
      </w:r>
      <w:r w:rsidR="007636CB" w:rsidRPr="00BC7B4D">
        <w:rPr>
          <w:b/>
          <w:color w:val="auto"/>
        </w:rPr>
        <w:t>3</w:t>
      </w:r>
      <w:r w:rsidRPr="00BC7B4D">
        <w:rPr>
          <w:b/>
          <w:color w:val="auto"/>
        </w:rPr>
        <w:t>.</w:t>
      </w:r>
      <w:r w:rsidRPr="00BC7B4D">
        <w:rPr>
          <w:color w:val="auto"/>
        </w:rPr>
        <w:t xml:space="preserve"> </w:t>
      </w:r>
      <w:r w:rsidR="007C1BE1" w:rsidRPr="00BC7B4D">
        <w:rPr>
          <w:color w:val="auto"/>
        </w:rPr>
        <w:t xml:space="preserve">Technical specifications on </w:t>
      </w:r>
      <w:r w:rsidR="00F82AEC" w:rsidRPr="00BC7B4D">
        <w:rPr>
          <w:color w:val="auto"/>
        </w:rPr>
        <w:t>FSR Sensors</w:t>
      </w:r>
      <w:r w:rsidR="005327CD" w:rsidRPr="00BC7B4D">
        <w:rPr>
          <w:color w:val="auto"/>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BC7B4D" w:rsidRPr="00BC7B4D"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BC7B4D" w:rsidRDefault="00E513D5" w:rsidP="00E513D5">
            <w:pPr>
              <w:pStyle w:val="MDPI42tablebody"/>
              <w:spacing w:line="240" w:lineRule="auto"/>
              <w:rPr>
                <w:b/>
                <w:snapToGrid/>
                <w:color w:val="auto"/>
              </w:rPr>
            </w:pPr>
            <w:r w:rsidRPr="00BC7B4D">
              <w:rPr>
                <w:b/>
                <w:snapToGrid/>
                <w:color w:val="auto"/>
              </w:rPr>
              <w:t>Model</w:t>
            </w:r>
          </w:p>
        </w:tc>
        <w:tc>
          <w:tcPr>
            <w:tcW w:w="1890" w:type="dxa"/>
            <w:tcBorders>
              <w:bottom w:val="single" w:sz="4" w:space="0" w:color="auto"/>
            </w:tcBorders>
            <w:shd w:val="clear" w:color="auto" w:fill="auto"/>
            <w:vAlign w:val="center"/>
          </w:tcPr>
          <w:p w14:paraId="02065429" w14:textId="3570DBE3" w:rsidR="00E513D5" w:rsidRPr="00BC7B4D" w:rsidRDefault="00E513D5" w:rsidP="00E513D5">
            <w:pPr>
              <w:pStyle w:val="MDPI42tablebody"/>
              <w:spacing w:line="240" w:lineRule="auto"/>
              <w:rPr>
                <w:b/>
                <w:snapToGrid/>
                <w:color w:val="auto"/>
              </w:rPr>
            </w:pPr>
            <w:r w:rsidRPr="00BC7B4D">
              <w:rPr>
                <w:b/>
                <w:snapToGrid/>
                <w:color w:val="auto"/>
              </w:rPr>
              <w:t xml:space="preserve">Manufacturer </w:t>
            </w:r>
          </w:p>
        </w:tc>
        <w:tc>
          <w:tcPr>
            <w:tcW w:w="2700" w:type="dxa"/>
            <w:tcBorders>
              <w:bottom w:val="single" w:sz="4" w:space="0" w:color="auto"/>
            </w:tcBorders>
            <w:shd w:val="clear" w:color="auto" w:fill="auto"/>
            <w:vAlign w:val="center"/>
          </w:tcPr>
          <w:p w14:paraId="5CF3C38E" w14:textId="77777777" w:rsidR="00E513D5" w:rsidRPr="00BC7B4D" w:rsidRDefault="00E513D5" w:rsidP="00E513D5">
            <w:pPr>
              <w:pStyle w:val="MDPI42tablebody"/>
              <w:spacing w:line="240" w:lineRule="auto"/>
              <w:rPr>
                <w:b/>
                <w:snapToGrid/>
                <w:color w:val="auto"/>
              </w:rPr>
            </w:pPr>
            <w:r w:rsidRPr="00BC7B4D">
              <w:rPr>
                <w:b/>
                <w:snapToGrid/>
                <w:color w:val="auto"/>
              </w:rPr>
              <w:t xml:space="preserve">Dimensions </w:t>
            </w:r>
          </w:p>
          <w:p w14:paraId="47D74EF5" w14:textId="15F7C2AA" w:rsidR="00E513D5" w:rsidRPr="00BC7B4D" w:rsidRDefault="00E513D5" w:rsidP="00E513D5">
            <w:pPr>
              <w:pStyle w:val="MDPI42tablebody"/>
              <w:spacing w:line="240" w:lineRule="auto"/>
              <w:rPr>
                <w:b/>
                <w:snapToGrid/>
                <w:color w:val="auto"/>
              </w:rPr>
            </w:pPr>
            <w:r w:rsidRPr="00BC7B4D">
              <w:rPr>
                <w:b/>
                <w:snapToGrid/>
                <w:color w:val="auto"/>
              </w:rPr>
              <w:t>(Length x Width, Thickness) (mm)</w:t>
            </w:r>
          </w:p>
        </w:tc>
        <w:tc>
          <w:tcPr>
            <w:tcW w:w="1797" w:type="dxa"/>
            <w:tcBorders>
              <w:bottom w:val="single" w:sz="4" w:space="0" w:color="auto"/>
            </w:tcBorders>
            <w:vAlign w:val="center"/>
          </w:tcPr>
          <w:p w14:paraId="400B5A37" w14:textId="79AB218C" w:rsidR="00E513D5" w:rsidRPr="00BC7B4D" w:rsidRDefault="00906615" w:rsidP="00E513D5">
            <w:pPr>
              <w:pStyle w:val="MDPI42tablebody"/>
              <w:spacing w:line="240" w:lineRule="auto"/>
              <w:rPr>
                <w:b/>
                <w:snapToGrid/>
                <w:color w:val="auto"/>
              </w:rPr>
            </w:pPr>
            <w:r w:rsidRPr="00BC7B4D">
              <w:rPr>
                <w:b/>
                <w:snapToGrid/>
                <w:color w:val="auto"/>
              </w:rPr>
              <w:t>Force Sensitivity Range</w:t>
            </w:r>
            <w:r w:rsidR="00E04260" w:rsidRPr="00BC7B4D">
              <w:rPr>
                <w:b/>
                <w:snapToGrid/>
                <w:color w:val="auto"/>
              </w:rPr>
              <w:t xml:space="preserve"> (Newtons)</w:t>
            </w:r>
          </w:p>
        </w:tc>
        <w:tc>
          <w:tcPr>
            <w:tcW w:w="20" w:type="dxa"/>
            <w:tcBorders>
              <w:bottom w:val="single" w:sz="4" w:space="0" w:color="auto"/>
            </w:tcBorders>
          </w:tcPr>
          <w:p w14:paraId="0C63637B" w14:textId="3EF45FC8" w:rsidR="00E513D5" w:rsidRPr="00BC7B4D" w:rsidRDefault="00E513D5" w:rsidP="00E513D5">
            <w:pPr>
              <w:pStyle w:val="MDPI42tablebody"/>
              <w:spacing w:line="240" w:lineRule="auto"/>
              <w:rPr>
                <w:b/>
                <w:snapToGrid/>
                <w:color w:val="auto"/>
              </w:rPr>
            </w:pPr>
          </w:p>
        </w:tc>
      </w:tr>
      <w:tr w:rsidR="00BC7B4D" w:rsidRPr="00BC7B4D" w14:paraId="4427A2F3" w14:textId="5BEC15DC" w:rsidTr="00B57CD0">
        <w:trPr>
          <w:trHeight w:val="251"/>
        </w:trPr>
        <w:tc>
          <w:tcPr>
            <w:tcW w:w="1442" w:type="dxa"/>
            <w:shd w:val="clear" w:color="auto" w:fill="auto"/>
            <w:vAlign w:val="center"/>
          </w:tcPr>
          <w:p w14:paraId="67C34309" w14:textId="34BFB5AF" w:rsidR="00E513D5" w:rsidRPr="00BC7B4D" w:rsidRDefault="00E513D5" w:rsidP="00E513D5">
            <w:pPr>
              <w:pStyle w:val="MDPI42tablebody"/>
              <w:spacing w:line="240" w:lineRule="auto"/>
              <w:rPr>
                <w:color w:val="auto"/>
              </w:rPr>
            </w:pPr>
            <w:r w:rsidRPr="00BC7B4D">
              <w:rPr>
                <w:color w:val="auto"/>
              </w:rPr>
              <w:t>FSR 402</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{"citationID":"PxcFKsZ6","properties":{"formattedCitation":"[21]","plainCitation":"[21]","noteIndex":0},"citationItems":[{"id":299,"uris":["http://zotero.org/users/11398818/items/C6DUHLS3"],"itemData":{"id":299,"type":"document","title":"FSR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BC7B4D">
              <w:rPr>
                <w:color w:val="auto"/>
              </w:rPr>
              <w:fldChar w:fldCharType="separate"/>
            </w:r>
            <w:r w:rsidR="007B5711" w:rsidRPr="007B5711">
              <w:t>[21]</w:t>
            </w:r>
            <w:r w:rsidR="00665387" w:rsidRPr="00BC7B4D">
              <w:rPr>
                <w:color w:val="auto"/>
              </w:rPr>
              <w:fldChar w:fldCharType="end"/>
            </w:r>
          </w:p>
        </w:tc>
        <w:tc>
          <w:tcPr>
            <w:tcW w:w="1890" w:type="dxa"/>
            <w:shd w:val="clear" w:color="auto" w:fill="auto"/>
            <w:vAlign w:val="center"/>
          </w:tcPr>
          <w:p w14:paraId="48EFA575" w14:textId="128602D3" w:rsidR="00E513D5" w:rsidRPr="00BC7B4D" w:rsidRDefault="00E513D5" w:rsidP="00E513D5">
            <w:pPr>
              <w:pStyle w:val="MDPI42tablebody"/>
              <w:spacing w:line="240" w:lineRule="auto"/>
              <w:rPr>
                <w:color w:val="auto"/>
              </w:rPr>
            </w:pPr>
            <w:r w:rsidRPr="00BC7B4D">
              <w:rPr>
                <w:color w:val="auto"/>
              </w:rPr>
              <w:t>Interlink Electronics</w:t>
            </w:r>
          </w:p>
        </w:tc>
        <w:tc>
          <w:tcPr>
            <w:tcW w:w="2700" w:type="dxa"/>
            <w:shd w:val="clear" w:color="auto" w:fill="auto"/>
            <w:vAlign w:val="center"/>
          </w:tcPr>
          <w:p w14:paraId="2CAB56A4" w14:textId="2E6CFE2F" w:rsidR="00E513D5" w:rsidRPr="00BC7B4D" w:rsidRDefault="00E513D5" w:rsidP="00E513D5">
            <w:pPr>
              <w:pStyle w:val="MDPI42tablebody"/>
              <w:spacing w:line="240" w:lineRule="auto"/>
              <w:rPr>
                <w:color w:val="auto"/>
              </w:rPr>
            </w:pPr>
            <w:r w:rsidRPr="00BC7B4D">
              <w:rPr>
                <w:color w:val="auto"/>
              </w:rPr>
              <w:t>14.68 x 14.68 x 0.46</w:t>
            </w:r>
          </w:p>
        </w:tc>
        <w:tc>
          <w:tcPr>
            <w:tcW w:w="1797" w:type="dxa"/>
            <w:vAlign w:val="center"/>
          </w:tcPr>
          <w:p w14:paraId="64EE7FB3" w14:textId="7DAA1495" w:rsidR="00E513D5" w:rsidRPr="00BC7B4D" w:rsidRDefault="00906615" w:rsidP="00E513D5">
            <w:pPr>
              <w:pStyle w:val="MDPI42tablebody"/>
              <w:spacing w:line="240" w:lineRule="auto"/>
              <w:rPr>
                <w:color w:val="auto"/>
              </w:rPr>
            </w:pPr>
            <w:r w:rsidRPr="00BC7B4D">
              <w:rPr>
                <w:color w:val="auto"/>
              </w:rPr>
              <w:t>0.1 - 1</w:t>
            </w:r>
            <w:r w:rsidR="00FC0971" w:rsidRPr="00BC7B4D">
              <w:rPr>
                <w:color w:val="auto"/>
              </w:rPr>
              <w:t>00</w:t>
            </w:r>
            <w:r w:rsidR="00E06F52" w:rsidRPr="00BC7B4D">
              <w:rPr>
                <w:color w:val="auto"/>
                <w:vertAlign w:val="superscript"/>
              </w:rPr>
              <w:t xml:space="preserve"> </w:t>
            </w:r>
            <w:r w:rsidR="00E06F52" w:rsidRPr="00BC7B4D">
              <w:rPr>
                <w:color w:val="auto"/>
              </w:rPr>
              <w:t>N</w:t>
            </w:r>
          </w:p>
        </w:tc>
        <w:tc>
          <w:tcPr>
            <w:tcW w:w="20" w:type="dxa"/>
          </w:tcPr>
          <w:p w14:paraId="0B0F9143" w14:textId="0E90D2AA" w:rsidR="00E513D5" w:rsidRPr="00BC7B4D" w:rsidRDefault="00E513D5" w:rsidP="00E513D5">
            <w:pPr>
              <w:pStyle w:val="MDPI42tablebody"/>
              <w:spacing w:line="240" w:lineRule="auto"/>
              <w:rPr>
                <w:color w:val="auto"/>
              </w:rPr>
            </w:pPr>
          </w:p>
        </w:tc>
      </w:tr>
      <w:tr w:rsidR="00BC7B4D" w:rsidRPr="00BC7B4D" w14:paraId="78903D6E" w14:textId="6F445FE0" w:rsidTr="00B57CD0">
        <w:trPr>
          <w:trHeight w:val="267"/>
        </w:trPr>
        <w:tc>
          <w:tcPr>
            <w:tcW w:w="1442" w:type="dxa"/>
            <w:shd w:val="clear" w:color="auto" w:fill="auto"/>
            <w:vAlign w:val="center"/>
          </w:tcPr>
          <w:p w14:paraId="3FA32828" w14:textId="38A6CACF" w:rsidR="00E513D5" w:rsidRPr="00BC7B4D" w:rsidRDefault="00E513D5" w:rsidP="00E513D5">
            <w:pPr>
              <w:pStyle w:val="MDPI42tablebody"/>
              <w:spacing w:line="240" w:lineRule="auto"/>
              <w:rPr>
                <w:color w:val="auto"/>
              </w:rPr>
            </w:pPr>
            <w:r w:rsidRPr="00BC7B4D">
              <w:rPr>
                <w:color w:val="auto"/>
              </w:rPr>
              <w:t>FSR 406</w:t>
            </w:r>
            <w:r w:rsidR="00665387" w:rsidRPr="00BC7B4D">
              <w:rPr>
                <w:color w:val="auto"/>
              </w:rPr>
              <w:t xml:space="preserve"> </w:t>
            </w:r>
            <w:r w:rsidR="00665387" w:rsidRPr="00BC7B4D">
              <w:rPr>
                <w:color w:val="auto"/>
              </w:rPr>
              <w:fldChar w:fldCharType="begin"/>
            </w:r>
            <w:r w:rsidR="007B5711">
              <w:rPr>
                <w:color w:val="auto"/>
              </w:rPr>
              <w:instrText xml:space="preserve"> ADDIN ZOTERO_ITEM CSL_CITATION {"citationID":"z47tbJsK","properties":{"formattedCitation":"[22]","plainCitation":"[22]","noteIndex":0},"citationItems":[{"id":300,"uris":["http://zotero.org/users/11398818/items/7YLRWDPN"],"itemData":{"id":300,"type":"document","title":"FSR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BC7B4D">
              <w:rPr>
                <w:color w:val="auto"/>
              </w:rPr>
              <w:fldChar w:fldCharType="separate"/>
            </w:r>
            <w:r w:rsidR="007B5711" w:rsidRPr="007B5711">
              <w:t>[22]</w:t>
            </w:r>
            <w:r w:rsidR="00665387" w:rsidRPr="00BC7B4D">
              <w:rPr>
                <w:color w:val="auto"/>
              </w:rPr>
              <w:fldChar w:fldCharType="end"/>
            </w:r>
          </w:p>
        </w:tc>
        <w:tc>
          <w:tcPr>
            <w:tcW w:w="1890" w:type="dxa"/>
            <w:shd w:val="clear" w:color="auto" w:fill="auto"/>
            <w:vAlign w:val="center"/>
          </w:tcPr>
          <w:p w14:paraId="7148653D" w14:textId="1BD51D72" w:rsidR="00E513D5" w:rsidRPr="00BC7B4D" w:rsidRDefault="00E513D5" w:rsidP="00E513D5">
            <w:pPr>
              <w:pStyle w:val="MDPI42tablebody"/>
              <w:rPr>
                <w:color w:val="auto"/>
              </w:rPr>
            </w:pPr>
            <w:r w:rsidRPr="00BC7B4D">
              <w:rPr>
                <w:color w:val="auto"/>
              </w:rPr>
              <w:t>Interlink Electronics</w:t>
            </w:r>
          </w:p>
        </w:tc>
        <w:tc>
          <w:tcPr>
            <w:tcW w:w="2700" w:type="dxa"/>
            <w:shd w:val="clear" w:color="auto" w:fill="auto"/>
            <w:vAlign w:val="center"/>
          </w:tcPr>
          <w:p w14:paraId="0160C5C8" w14:textId="790759F2" w:rsidR="00E513D5" w:rsidRPr="00BC7B4D" w:rsidRDefault="00E513D5" w:rsidP="00E513D5">
            <w:pPr>
              <w:pStyle w:val="MDPI42tablebody"/>
              <w:spacing w:line="240" w:lineRule="auto"/>
              <w:rPr>
                <w:color w:val="auto"/>
              </w:rPr>
            </w:pPr>
            <w:r w:rsidRPr="00BC7B4D">
              <w:rPr>
                <w:color w:val="auto"/>
              </w:rPr>
              <w:t>39.6 x 39.6 x 0.46</w:t>
            </w:r>
          </w:p>
        </w:tc>
        <w:tc>
          <w:tcPr>
            <w:tcW w:w="1797" w:type="dxa"/>
            <w:vAlign w:val="center"/>
          </w:tcPr>
          <w:p w14:paraId="71F034A0" w14:textId="1C3B5648" w:rsidR="00E513D5" w:rsidRPr="00BC7B4D" w:rsidRDefault="00EF6011" w:rsidP="00E513D5">
            <w:pPr>
              <w:pStyle w:val="MDPI42tablebody"/>
              <w:spacing w:line="240" w:lineRule="auto"/>
              <w:rPr>
                <w:color w:val="auto"/>
              </w:rPr>
            </w:pPr>
            <w:r w:rsidRPr="00BC7B4D">
              <w:rPr>
                <w:color w:val="auto"/>
              </w:rPr>
              <w:t xml:space="preserve">0.1 </w:t>
            </w:r>
            <w:r w:rsidR="00FC0971" w:rsidRPr="00BC7B4D">
              <w:rPr>
                <w:color w:val="auto"/>
              </w:rPr>
              <w:t>–</w:t>
            </w:r>
            <w:r w:rsidRPr="00BC7B4D">
              <w:rPr>
                <w:color w:val="auto"/>
              </w:rPr>
              <w:t xml:space="preserve"> 1</w:t>
            </w:r>
            <w:r w:rsidR="00FC0971" w:rsidRPr="00BC7B4D">
              <w:rPr>
                <w:color w:val="auto"/>
              </w:rPr>
              <w:t>00</w:t>
            </w:r>
            <w:r w:rsidRPr="00BC7B4D">
              <w:rPr>
                <w:color w:val="auto"/>
                <w:vertAlign w:val="superscript"/>
              </w:rPr>
              <w:t xml:space="preserve"> </w:t>
            </w:r>
            <w:r w:rsidRPr="00BC7B4D">
              <w:rPr>
                <w:color w:val="auto"/>
              </w:rPr>
              <w:t>N</w:t>
            </w:r>
          </w:p>
        </w:tc>
        <w:tc>
          <w:tcPr>
            <w:tcW w:w="20" w:type="dxa"/>
          </w:tcPr>
          <w:p w14:paraId="2D1EF87B" w14:textId="2CA5DBDB" w:rsidR="00E513D5" w:rsidRPr="00BC7B4D" w:rsidRDefault="00E513D5" w:rsidP="00E513D5">
            <w:pPr>
              <w:pStyle w:val="MDPI42tablebody"/>
              <w:spacing w:line="240" w:lineRule="auto"/>
              <w:rPr>
                <w:color w:val="auto"/>
              </w:rPr>
            </w:pPr>
          </w:p>
        </w:tc>
      </w:tr>
      <w:tr w:rsidR="00A546EF" w:rsidRPr="00BC7B4D" w14:paraId="20A8F3B7" w14:textId="77777777" w:rsidTr="00B57CD0">
        <w:trPr>
          <w:trHeight w:val="267"/>
        </w:trPr>
        <w:tc>
          <w:tcPr>
            <w:tcW w:w="1442" w:type="dxa"/>
            <w:shd w:val="clear" w:color="auto" w:fill="auto"/>
            <w:vAlign w:val="center"/>
          </w:tcPr>
          <w:p w14:paraId="148C3EAE" w14:textId="27E05DDA" w:rsidR="00A546EF" w:rsidRPr="00BC7B4D" w:rsidRDefault="00A546EF" w:rsidP="00E513D5">
            <w:pPr>
              <w:pStyle w:val="MDPI42tablebody"/>
              <w:spacing w:line="240" w:lineRule="auto"/>
              <w:rPr>
                <w:color w:val="auto"/>
              </w:rPr>
            </w:pPr>
            <w:r w:rsidRPr="00BC7B4D">
              <w:rPr>
                <w:color w:val="auto"/>
              </w:rPr>
              <w:t>FSR01CE</w:t>
            </w:r>
            <w:r w:rsidR="00B57CD0" w:rsidRPr="00BC7B4D">
              <w:rPr>
                <w:color w:val="auto"/>
              </w:rPr>
              <w:t xml:space="preserve"> </w:t>
            </w:r>
            <w:r w:rsidR="00B57CD0" w:rsidRPr="00BC7B4D">
              <w:rPr>
                <w:color w:val="auto"/>
              </w:rPr>
              <w:fldChar w:fldCharType="begin"/>
            </w:r>
            <w:r w:rsidR="007B5711">
              <w:rPr>
                <w:color w:val="auto"/>
              </w:rPr>
              <w:instrText xml:space="preserve"> ADDIN ZOTERO_ITEM CSL_CITATION {"citationID":"9XtN6rve","properties":{"formattedCitation":"[20]","plainCitation":"[20]","noteIndex":0},"citationItems":[{"id":296,"uris":["http://zotero.org/users/11398818/items/7NMJRHN2"],"itemData":{"id":296,"type":"document","title":"Ohmite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BC7B4D">
              <w:rPr>
                <w:color w:val="auto"/>
              </w:rPr>
              <w:fldChar w:fldCharType="separate"/>
            </w:r>
            <w:r w:rsidR="007B5711" w:rsidRPr="007B5711">
              <w:t>[20]</w:t>
            </w:r>
            <w:r w:rsidR="00B57CD0" w:rsidRPr="00BC7B4D">
              <w:rPr>
                <w:color w:val="auto"/>
              </w:rPr>
              <w:fldChar w:fldCharType="end"/>
            </w:r>
          </w:p>
        </w:tc>
        <w:tc>
          <w:tcPr>
            <w:tcW w:w="1890" w:type="dxa"/>
            <w:shd w:val="clear" w:color="auto" w:fill="auto"/>
            <w:vAlign w:val="center"/>
          </w:tcPr>
          <w:p w14:paraId="634D5514" w14:textId="7D112157" w:rsidR="00A546EF" w:rsidRPr="00BC7B4D" w:rsidRDefault="00A546EF" w:rsidP="00E513D5">
            <w:pPr>
              <w:pStyle w:val="MDPI42tablebody"/>
              <w:rPr>
                <w:color w:val="auto"/>
              </w:rPr>
            </w:pPr>
            <w:proofErr w:type="spellStart"/>
            <w:r w:rsidRPr="00BC7B4D">
              <w:rPr>
                <w:color w:val="auto"/>
              </w:rPr>
              <w:t>Ohmite</w:t>
            </w:r>
            <w:proofErr w:type="spellEnd"/>
          </w:p>
        </w:tc>
        <w:tc>
          <w:tcPr>
            <w:tcW w:w="2700" w:type="dxa"/>
            <w:shd w:val="clear" w:color="auto" w:fill="auto"/>
            <w:vAlign w:val="center"/>
          </w:tcPr>
          <w:p w14:paraId="28C5BF20" w14:textId="6C6E9391" w:rsidR="00A546EF" w:rsidRPr="00BC7B4D" w:rsidRDefault="00CF63E7" w:rsidP="00E513D5">
            <w:pPr>
              <w:pStyle w:val="MDPI42tablebody"/>
              <w:spacing w:line="240" w:lineRule="auto"/>
              <w:rPr>
                <w:color w:val="auto"/>
              </w:rPr>
            </w:pPr>
            <w:r w:rsidRPr="00BC7B4D">
              <w:rPr>
                <w:color w:val="auto"/>
              </w:rPr>
              <w:t>39.70 x 39.70 x 0.375</w:t>
            </w:r>
          </w:p>
        </w:tc>
        <w:tc>
          <w:tcPr>
            <w:tcW w:w="1797" w:type="dxa"/>
            <w:vAlign w:val="center"/>
          </w:tcPr>
          <w:p w14:paraId="454206D1" w14:textId="5ADD5BD5" w:rsidR="00A546EF" w:rsidRPr="00BC7B4D" w:rsidRDefault="004969D7" w:rsidP="00E513D5">
            <w:pPr>
              <w:pStyle w:val="MDPI42tablebody"/>
              <w:spacing w:line="240" w:lineRule="auto"/>
              <w:rPr>
                <w:color w:val="auto"/>
              </w:rPr>
            </w:pPr>
            <w:r w:rsidRPr="00BC7B4D">
              <w:rPr>
                <w:color w:val="auto"/>
              </w:rPr>
              <w:t>Up till 49</w:t>
            </w:r>
            <w:r w:rsidR="00FC0971" w:rsidRPr="00BC7B4D">
              <w:rPr>
                <w:color w:val="auto"/>
              </w:rPr>
              <w:t xml:space="preserve"> N</w:t>
            </w:r>
          </w:p>
        </w:tc>
        <w:tc>
          <w:tcPr>
            <w:tcW w:w="20" w:type="dxa"/>
          </w:tcPr>
          <w:p w14:paraId="110C51C0" w14:textId="77777777" w:rsidR="00A546EF" w:rsidRPr="00BC7B4D" w:rsidRDefault="00A546EF" w:rsidP="00E513D5">
            <w:pPr>
              <w:pStyle w:val="MDPI42tablebody"/>
              <w:spacing w:line="240" w:lineRule="auto"/>
              <w:rPr>
                <w:color w:val="auto"/>
              </w:rPr>
            </w:pPr>
          </w:p>
        </w:tc>
      </w:tr>
    </w:tbl>
    <w:p w14:paraId="0704FE03" w14:textId="77777777" w:rsidR="00156BE9" w:rsidRPr="00BC7B4D" w:rsidRDefault="00156BE9" w:rsidP="006C344A">
      <w:pPr>
        <w:pStyle w:val="MDPI31text"/>
        <w:ind w:left="2040"/>
        <w:rPr>
          <w:color w:val="auto"/>
        </w:rPr>
      </w:pPr>
    </w:p>
    <w:p w14:paraId="68530456" w14:textId="49B7C142" w:rsidR="00E52229" w:rsidRDefault="00E52229" w:rsidP="00EA3453">
      <w:pPr>
        <w:pStyle w:val="MDPI23heading3"/>
        <w:numPr>
          <w:ilvl w:val="2"/>
          <w:numId w:val="34"/>
        </w:numPr>
      </w:pPr>
      <w:r>
        <w:t>Textile Pressure Sensor</w:t>
      </w:r>
    </w:p>
    <w:p w14:paraId="3DF0420C" w14:textId="108F3982"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D36F83">
        <w:t>4a</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60739D71" w:rsidR="00E52229" w:rsidRDefault="00E52229" w:rsidP="00E52229">
      <w:pPr>
        <w:pStyle w:val="MDPI51figurecaption"/>
        <w:ind w:left="2968"/>
      </w:pPr>
      <w:r w:rsidRPr="00740594">
        <w:rPr>
          <w:b/>
          <w:bCs/>
        </w:rPr>
        <w:t xml:space="preserve">Figure </w:t>
      </w:r>
      <w:r w:rsidR="002F0078">
        <w:rPr>
          <w:b/>
          <w:bCs/>
        </w:rPr>
        <w:t>4</w:t>
      </w:r>
      <w:r>
        <w:t xml:space="preserve">. Textile Pressure Sensor (a) Textile Pressure Sensor composition </w:t>
      </w:r>
      <w:r w:rsidR="008409CE">
        <w:fldChar w:fldCharType="begin"/>
      </w:r>
      <w:r w:rsidR="007B5711">
        <w:instrText xml:space="preserve"> ADDIN ZOTERO_ITEM CSL_CITATION {"citationID":"XVIR1Aoj","properties":{"formattedCitation":"[23]","plainCitation":"[23]","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rsidR="008409CE">
        <w:fldChar w:fldCharType="separate"/>
      </w:r>
      <w:r w:rsidR="007B5711" w:rsidRPr="007B5711">
        <w:t>[23]</w:t>
      </w:r>
      <w:r w:rsidR="008409CE">
        <w:fldChar w:fldCharType="end"/>
      </w:r>
      <w:r>
        <w:t xml:space="preserve">; (b) </w:t>
      </w:r>
      <w:proofErr w:type="spellStart"/>
      <w:r>
        <w:t>PreCaTex</w:t>
      </w:r>
      <w:proofErr w:type="spellEnd"/>
      <w:r>
        <w:t xml:space="preserve"> sensor </w:t>
      </w:r>
      <w:r w:rsidR="008409CE">
        <w:fldChar w:fldCharType="begin"/>
      </w:r>
      <w:r w:rsidR="007B5711">
        <w:instrText xml:space="preserve"> ADDIN ZOTERO_ITEM CSL_CITATION {"citationID":"YOCu0rkU","properties":{"formattedCitation":"[24]","plainCitation":"[24]","noteIndex":0},"citationItems":[{"id":153,"uris":["http://zotero.org/users/11398818/items/NETFL3DX"],"itemData":{"id":153,"type":"article-journal","abstract":"In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8409CE">
        <w:fldChar w:fldCharType="separate"/>
      </w:r>
      <w:r w:rsidR="007B5711" w:rsidRPr="007B5711">
        <w:t>[24]</w:t>
      </w:r>
      <w:r w:rsidR="008409CE">
        <w:fldChar w:fldCharType="end"/>
      </w:r>
      <w:r>
        <w:t>.</w:t>
      </w:r>
    </w:p>
    <w:p w14:paraId="776001F8" w14:textId="0B25E7D4" w:rsidR="00EA3453" w:rsidRDefault="00E52229" w:rsidP="00EA3453">
      <w:pPr>
        <w:pStyle w:val="MDPI31text"/>
      </w:pPr>
      <w:r>
        <w:t xml:space="preserve">A few research studies were found to have used textile sensors to classify sitting postures. One of which was Kim et al </w:t>
      </w:r>
      <w:r w:rsidR="009169CA">
        <w:fldChar w:fldCharType="begin"/>
      </w:r>
      <w:r w:rsidR="007B5711">
        <w:instrText xml:space="preserve"> ADDIN ZOTERO_ITEM CSL_CITATION {"citationID":"kkraCpEO","properties":{"formattedCitation":"[25]","plainCitation":"[25]","noteIndex":0},"citationItems":[{"id":161,"uris":["http://zotero.org/users/11398818/items/JP76KCNB"],"itemData":{"id":161,"type":"article-journal","container-title":"Sensors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9169CA">
        <w:fldChar w:fldCharType="separate"/>
      </w:r>
      <w:r w:rsidR="007B5711" w:rsidRPr="007B5711">
        <w:t>[25]</w:t>
      </w:r>
      <w:r w:rsidR="009169CA">
        <w:fldChar w:fldCharType="end"/>
      </w:r>
      <w:r w:rsidR="009169CA">
        <w:t xml:space="preserve"> </w:t>
      </w:r>
      <w:r>
        <w:t>who developed a washable textile pressure sensor and incorporated it into their chair system to classify 7 sitting postures using a decision algorithm. Another study proposed a “</w:t>
      </w:r>
      <w:proofErr w:type="spellStart"/>
      <w:r>
        <w:t>eCushion</w:t>
      </w:r>
      <w:proofErr w:type="spellEnd"/>
      <w:r>
        <w:t xml:space="preserve">” device which is made up of a textile pressure array sensor that can detect 7 different sitting postures at 85.9% accuracy </w:t>
      </w:r>
      <w:r w:rsidR="00AD5AAF">
        <w:fldChar w:fldCharType="begin"/>
      </w:r>
      <w:r w:rsidR="007B5711">
        <w:instrText xml:space="preserve"> ADDIN ZOTERO_ITEM CSL_CITATION {"citationID":"ebD9Hc9X","properties":{"formattedCitation":"[26]","plainCitation":"[26]","noteIndex":0},"citationItems":[{"id":232,"uris":["http://zotero.org/users/11398818/items/ZMS5CAZB"],"itemData":{"id":232,"type":"article-journal","container-title":"IEEE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AD5AAF">
        <w:fldChar w:fldCharType="separate"/>
      </w:r>
      <w:r w:rsidR="007B5711" w:rsidRPr="007B5711">
        <w:t>[26]</w:t>
      </w:r>
      <w:r w:rsidR="00AD5AAF">
        <w:fldChar w:fldCharType="end"/>
      </w:r>
      <w:r>
        <w:t xml:space="preserve">. Additionally, Martínez-Estrada et al </w:t>
      </w:r>
      <w:r w:rsidR="00AD5AAF">
        <w:fldChar w:fldCharType="begin"/>
      </w:r>
      <w:r w:rsidR="007B5711">
        <w:instrText xml:space="preserve"> ADDIN ZOTERO_ITEM CSL_CITATION {"citationID":"SwJWfZ7b","properties":{"formattedCitation":"[24]","plainCitation":"[24]","noteIndex":0},"citationItems":[{"id":153,"uris":["http://zotero.org/users/11398818/items/NETFL3DX"],"itemData":{"id":153,"type":"article-journal","abstract":"In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AD5AAF">
        <w:fldChar w:fldCharType="separate"/>
      </w:r>
      <w:r w:rsidR="007B5711" w:rsidRPr="007B5711">
        <w:t>[24]</w:t>
      </w:r>
      <w:r w:rsidR="00AD5AAF">
        <w:fldChar w:fldCharType="end"/>
      </w:r>
      <w:r>
        <w:t xml:space="preserve">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2AF50B5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r w:rsidR="00F74CA4">
        <w:t xml:space="preserve"> </w:t>
      </w:r>
      <w:r w:rsidR="00F74CA4">
        <w:fldChar w:fldCharType="begin"/>
      </w:r>
      <w:r w:rsidR="007B5711">
        <w:instrText xml:space="preserve"> ADDIN ZOTERO_ITEM CSL_CITATION {"citationID":"mxsxeitF","properties":{"formattedCitation":"[27]","plainCitation":"[27]","noteIndex":0},"citationItems":[{"id":302,"uris":["http://zotero.org/users/11398818/items/QLAMBXLT"],"itemData":{"id":302,"type":"article-journal","container-title":"Journal of Mechanical and Mechanics Engineering 6.3","page":"22-29","title":"Overview of Load Cells","author":[{"family":"Kamble","given":"Vijay"},{"family":"shinde","given":"Vasudev Dhondiram"},{"family":"Kittur","given":"Jayant K"}],"issued":{"date-parts":[["2020"]]}}}],"schema":"https://github.com/citation-style-language/schema/raw/master/csl-citation.json"} </w:instrText>
      </w:r>
      <w:r w:rsidR="00F74CA4">
        <w:fldChar w:fldCharType="separate"/>
      </w:r>
      <w:r w:rsidR="007B5711" w:rsidRPr="007B5711">
        <w:t>[27]</w:t>
      </w:r>
      <w:r w:rsidR="00F74CA4">
        <w:fldChar w:fldCharType="end"/>
      </w:r>
      <w:r>
        <w:t>.</w:t>
      </w:r>
      <w:r w:rsidR="00F74CA4">
        <w:t xml:space="preserve"> Some of the commercially available </w:t>
      </w:r>
      <w:r w:rsidR="00310F53">
        <w:t>load cell sensors can be found in Table 4 below.</w:t>
      </w:r>
    </w:p>
    <w:p w14:paraId="0DAAB873" w14:textId="11B21BC8" w:rsidR="0034017D" w:rsidRPr="00BC7B4D" w:rsidRDefault="0034017D" w:rsidP="0034017D">
      <w:pPr>
        <w:pStyle w:val="MDPI41tablecaption"/>
        <w:rPr>
          <w:color w:val="auto"/>
        </w:rPr>
      </w:pPr>
      <w:r w:rsidRPr="00BC7B4D">
        <w:rPr>
          <w:b/>
          <w:color w:val="auto"/>
        </w:rPr>
        <w:t xml:space="preserve">Table </w:t>
      </w:r>
      <w:r w:rsidR="00383DE8" w:rsidRPr="00BC7B4D">
        <w:rPr>
          <w:b/>
          <w:color w:val="auto"/>
        </w:rPr>
        <w:t>4</w:t>
      </w:r>
      <w:r w:rsidRPr="00BC7B4D">
        <w:rPr>
          <w:b/>
          <w:color w:val="auto"/>
        </w:rPr>
        <w:t>.</w:t>
      </w:r>
      <w:r w:rsidRPr="00BC7B4D">
        <w:rPr>
          <w:color w:val="auto"/>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BC7B4D" w:rsidRPr="00BC7B4D"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BC7B4D" w:rsidRDefault="0034017D" w:rsidP="00697308">
            <w:pPr>
              <w:pStyle w:val="MDPI42tablebody"/>
              <w:spacing w:line="240" w:lineRule="auto"/>
              <w:rPr>
                <w:b/>
                <w:snapToGrid/>
                <w:color w:val="auto"/>
              </w:rPr>
            </w:pPr>
            <w:r w:rsidRPr="00BC7B4D">
              <w:rPr>
                <w:b/>
                <w:snapToGrid/>
                <w:color w:val="auto"/>
              </w:rPr>
              <w:t>Model</w:t>
            </w:r>
          </w:p>
        </w:tc>
        <w:tc>
          <w:tcPr>
            <w:tcW w:w="2340" w:type="dxa"/>
            <w:tcBorders>
              <w:bottom w:val="single" w:sz="4" w:space="0" w:color="auto"/>
            </w:tcBorders>
            <w:shd w:val="clear" w:color="auto" w:fill="auto"/>
            <w:vAlign w:val="center"/>
          </w:tcPr>
          <w:p w14:paraId="7421D0F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Manufacturer </w:t>
            </w:r>
          </w:p>
        </w:tc>
        <w:tc>
          <w:tcPr>
            <w:tcW w:w="2790" w:type="dxa"/>
            <w:tcBorders>
              <w:bottom w:val="single" w:sz="4" w:space="0" w:color="auto"/>
            </w:tcBorders>
            <w:shd w:val="clear" w:color="auto" w:fill="auto"/>
            <w:vAlign w:val="center"/>
          </w:tcPr>
          <w:p w14:paraId="505AC409" w14:textId="77777777" w:rsidR="0034017D" w:rsidRPr="00BC7B4D" w:rsidRDefault="0034017D" w:rsidP="00697308">
            <w:pPr>
              <w:pStyle w:val="MDPI42tablebody"/>
              <w:spacing w:line="240" w:lineRule="auto"/>
              <w:rPr>
                <w:b/>
                <w:snapToGrid/>
                <w:color w:val="auto"/>
              </w:rPr>
            </w:pPr>
            <w:r w:rsidRPr="00BC7B4D">
              <w:rPr>
                <w:b/>
                <w:snapToGrid/>
                <w:color w:val="auto"/>
              </w:rPr>
              <w:t xml:space="preserve">Dimensions </w:t>
            </w:r>
          </w:p>
          <w:p w14:paraId="451F768B" w14:textId="1A7B1180" w:rsidR="0034017D" w:rsidRPr="00BC7B4D" w:rsidRDefault="0034017D" w:rsidP="00697308">
            <w:pPr>
              <w:pStyle w:val="MDPI42tablebody"/>
              <w:spacing w:line="240" w:lineRule="auto"/>
              <w:rPr>
                <w:b/>
                <w:snapToGrid/>
                <w:color w:val="auto"/>
              </w:rPr>
            </w:pPr>
            <w:r w:rsidRPr="00BC7B4D">
              <w:rPr>
                <w:b/>
                <w:snapToGrid/>
                <w:color w:val="auto"/>
              </w:rPr>
              <w:t>(Length x Width) (mm)</w:t>
            </w:r>
          </w:p>
        </w:tc>
        <w:tc>
          <w:tcPr>
            <w:tcW w:w="1257" w:type="dxa"/>
            <w:tcBorders>
              <w:bottom w:val="single" w:sz="4" w:space="0" w:color="auto"/>
            </w:tcBorders>
            <w:vAlign w:val="center"/>
          </w:tcPr>
          <w:p w14:paraId="63139433" w14:textId="3A0C3142" w:rsidR="0034017D" w:rsidRPr="00BC7B4D" w:rsidRDefault="00A32B90" w:rsidP="00A32B90">
            <w:pPr>
              <w:pStyle w:val="MDPI42tablebody"/>
              <w:spacing w:line="240" w:lineRule="auto"/>
              <w:rPr>
                <w:b/>
                <w:snapToGrid/>
                <w:color w:val="auto"/>
              </w:rPr>
            </w:pPr>
            <w:r w:rsidRPr="00BC7B4D">
              <w:rPr>
                <w:b/>
                <w:snapToGrid/>
                <w:color w:val="auto"/>
              </w:rPr>
              <w:t>Capacity</w:t>
            </w:r>
            <w:r w:rsidR="0034017D" w:rsidRPr="00BC7B4D">
              <w:rPr>
                <w:b/>
                <w:snapToGrid/>
                <w:color w:val="auto"/>
              </w:rPr>
              <w:t xml:space="preserve"> </w:t>
            </w:r>
            <w:r w:rsidRPr="00BC7B4D">
              <w:rPr>
                <w:b/>
                <w:snapToGrid/>
                <w:color w:val="auto"/>
              </w:rPr>
              <w:t>(kg</w:t>
            </w:r>
            <w:r w:rsidR="0034017D" w:rsidRPr="00BC7B4D">
              <w:rPr>
                <w:b/>
                <w:snapToGrid/>
                <w:color w:val="auto"/>
              </w:rPr>
              <w:t>)</w:t>
            </w:r>
          </w:p>
        </w:tc>
        <w:tc>
          <w:tcPr>
            <w:tcW w:w="20" w:type="dxa"/>
            <w:tcBorders>
              <w:bottom w:val="single" w:sz="4" w:space="0" w:color="auto"/>
            </w:tcBorders>
          </w:tcPr>
          <w:p w14:paraId="01296357" w14:textId="77777777" w:rsidR="0034017D" w:rsidRPr="00BC7B4D" w:rsidRDefault="0034017D" w:rsidP="00697308">
            <w:pPr>
              <w:pStyle w:val="MDPI42tablebody"/>
              <w:spacing w:line="240" w:lineRule="auto"/>
              <w:rPr>
                <w:b/>
                <w:snapToGrid/>
                <w:color w:val="auto"/>
              </w:rPr>
            </w:pPr>
          </w:p>
        </w:tc>
      </w:tr>
      <w:tr w:rsidR="00BC7B4D" w:rsidRPr="00BC7B4D" w14:paraId="1E532F5F" w14:textId="77777777" w:rsidTr="002D3B39">
        <w:trPr>
          <w:trHeight w:val="251"/>
        </w:trPr>
        <w:tc>
          <w:tcPr>
            <w:tcW w:w="1442" w:type="dxa"/>
            <w:shd w:val="clear" w:color="auto" w:fill="auto"/>
            <w:vAlign w:val="center"/>
          </w:tcPr>
          <w:p w14:paraId="18610E93" w14:textId="7AADA420" w:rsidR="0034017D" w:rsidRPr="00BC7B4D" w:rsidRDefault="0034017D" w:rsidP="00697308">
            <w:pPr>
              <w:pStyle w:val="MDPI42tablebody"/>
              <w:spacing w:line="240" w:lineRule="auto"/>
              <w:rPr>
                <w:color w:val="auto"/>
              </w:rPr>
            </w:pPr>
            <w:r w:rsidRPr="00BC7B4D">
              <w:rPr>
                <w:color w:val="auto"/>
              </w:rPr>
              <w:t xml:space="preserve">SEN-10245 </w:t>
            </w:r>
            <w:r w:rsidRPr="00BC7B4D">
              <w:rPr>
                <w:color w:val="auto"/>
              </w:rPr>
              <w:fldChar w:fldCharType="begin"/>
            </w:r>
            <w:r w:rsidR="007B5711">
              <w:rPr>
                <w:color w:val="auto"/>
              </w:rPr>
              <w:instrText xml:space="preserve"> ADDIN ZOTERO_ITEM CSL_CITATION {"citationID":"YOLQGZ48","properties":{"formattedCitation":"[21]","plainCitation":"[21]","noteIndex":0},"citationItems":[{"id":299,"uris":["http://zotero.org/users/11398818/items/C6DUHLS3"],"itemData":{"id":299,"type":"document","title":"FSR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BC7B4D">
              <w:rPr>
                <w:color w:val="auto"/>
              </w:rPr>
              <w:fldChar w:fldCharType="separate"/>
            </w:r>
            <w:r w:rsidR="007B5711" w:rsidRPr="007B5711">
              <w:t>[21]</w:t>
            </w:r>
            <w:r w:rsidRPr="00BC7B4D">
              <w:rPr>
                <w:color w:val="auto"/>
              </w:rPr>
              <w:fldChar w:fldCharType="end"/>
            </w:r>
          </w:p>
        </w:tc>
        <w:tc>
          <w:tcPr>
            <w:tcW w:w="2340" w:type="dxa"/>
            <w:shd w:val="clear" w:color="auto" w:fill="auto"/>
            <w:vAlign w:val="center"/>
          </w:tcPr>
          <w:p w14:paraId="5E78DC27" w14:textId="7030FD63" w:rsidR="0034017D" w:rsidRPr="00BC7B4D" w:rsidRDefault="00DC5178" w:rsidP="00697308">
            <w:pPr>
              <w:pStyle w:val="MDPI42tablebody"/>
              <w:spacing w:line="240" w:lineRule="auto"/>
              <w:rPr>
                <w:color w:val="auto"/>
              </w:rPr>
            </w:pPr>
            <w:proofErr w:type="spellStart"/>
            <w:r w:rsidRPr="00BC7B4D">
              <w:rPr>
                <w:color w:val="auto"/>
              </w:rPr>
              <w:t>SparkFun</w:t>
            </w:r>
            <w:proofErr w:type="spellEnd"/>
            <w:r w:rsidRPr="00BC7B4D">
              <w:rPr>
                <w:color w:val="auto"/>
              </w:rPr>
              <w:t xml:space="preserve"> Electronics</w:t>
            </w:r>
          </w:p>
        </w:tc>
        <w:tc>
          <w:tcPr>
            <w:tcW w:w="2790" w:type="dxa"/>
            <w:shd w:val="clear" w:color="auto" w:fill="auto"/>
            <w:vAlign w:val="center"/>
          </w:tcPr>
          <w:p w14:paraId="5DA2B5F2" w14:textId="6846A999" w:rsidR="0034017D" w:rsidRPr="00BC7B4D" w:rsidRDefault="002D3B39" w:rsidP="00697308">
            <w:pPr>
              <w:pStyle w:val="MDPI42tablebody"/>
              <w:spacing w:line="240" w:lineRule="auto"/>
              <w:rPr>
                <w:color w:val="auto"/>
              </w:rPr>
            </w:pPr>
            <w:r w:rsidRPr="00BC7B4D">
              <w:rPr>
                <w:color w:val="auto"/>
              </w:rPr>
              <w:t>34 x 34</w:t>
            </w:r>
          </w:p>
        </w:tc>
        <w:tc>
          <w:tcPr>
            <w:tcW w:w="1257" w:type="dxa"/>
            <w:vAlign w:val="center"/>
          </w:tcPr>
          <w:p w14:paraId="462AEB1E" w14:textId="27F87654" w:rsidR="0034017D" w:rsidRPr="00BC7B4D" w:rsidRDefault="00A32B90" w:rsidP="00697308">
            <w:pPr>
              <w:pStyle w:val="MDPI42tablebody"/>
              <w:spacing w:line="240" w:lineRule="auto"/>
              <w:rPr>
                <w:color w:val="auto"/>
              </w:rPr>
            </w:pPr>
            <w:r w:rsidRPr="00BC7B4D">
              <w:rPr>
                <w:color w:val="auto"/>
              </w:rPr>
              <w:t>40-50</w:t>
            </w:r>
          </w:p>
        </w:tc>
        <w:tc>
          <w:tcPr>
            <w:tcW w:w="20" w:type="dxa"/>
          </w:tcPr>
          <w:p w14:paraId="778AAE71" w14:textId="77777777" w:rsidR="0034017D" w:rsidRPr="00BC7B4D" w:rsidRDefault="0034017D" w:rsidP="00697308">
            <w:pPr>
              <w:pStyle w:val="MDPI42tablebody"/>
              <w:spacing w:line="240" w:lineRule="auto"/>
              <w:rPr>
                <w:color w:val="auto"/>
              </w:rPr>
            </w:pPr>
          </w:p>
        </w:tc>
      </w:tr>
      <w:tr w:rsidR="00BC7B4D" w:rsidRPr="00BC7B4D" w14:paraId="5651F6AA" w14:textId="77777777" w:rsidTr="002D3B39">
        <w:trPr>
          <w:trHeight w:val="267"/>
        </w:trPr>
        <w:tc>
          <w:tcPr>
            <w:tcW w:w="1442" w:type="dxa"/>
            <w:shd w:val="clear" w:color="auto" w:fill="auto"/>
            <w:vAlign w:val="center"/>
          </w:tcPr>
          <w:p w14:paraId="784D0EF9" w14:textId="453F8BC1" w:rsidR="0034017D" w:rsidRPr="00BC7B4D" w:rsidRDefault="00B87082" w:rsidP="00697308">
            <w:pPr>
              <w:pStyle w:val="MDPI42tablebody"/>
              <w:spacing w:line="240" w:lineRule="auto"/>
              <w:rPr>
                <w:color w:val="auto"/>
              </w:rPr>
            </w:pPr>
            <w:r w:rsidRPr="00BC7B4D">
              <w:rPr>
                <w:color w:val="auto"/>
              </w:rPr>
              <w:t>P0236-142</w:t>
            </w:r>
            <w:r w:rsidR="00C117F2" w:rsidRPr="00BC7B4D">
              <w:rPr>
                <w:color w:val="auto"/>
              </w:rPr>
              <w:t xml:space="preserve"> </w:t>
            </w:r>
            <w:r w:rsidR="00C117F2" w:rsidRPr="00BC7B4D">
              <w:rPr>
                <w:color w:val="auto"/>
              </w:rPr>
              <w:fldChar w:fldCharType="begin"/>
            </w:r>
            <w:r w:rsidR="007B5711">
              <w:rPr>
                <w:color w:val="auto"/>
              </w:rPr>
              <w:instrText xml:space="preserve"> ADDIN ZOTERO_ITEM CSL_CITATION {"citationID":"0W6pp69n","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BC7B4D">
              <w:rPr>
                <w:color w:val="auto"/>
              </w:rPr>
              <w:fldChar w:fldCharType="separate"/>
            </w:r>
            <w:r w:rsidR="007B5711" w:rsidRPr="007B5711">
              <w:t>[28]</w:t>
            </w:r>
            <w:r w:rsidR="00C117F2" w:rsidRPr="00BC7B4D">
              <w:rPr>
                <w:color w:val="auto"/>
              </w:rPr>
              <w:fldChar w:fldCharType="end"/>
            </w:r>
            <w:r w:rsidRPr="00BC7B4D">
              <w:rPr>
                <w:color w:val="auto"/>
              </w:rPr>
              <w:t xml:space="preserve"> </w:t>
            </w:r>
          </w:p>
        </w:tc>
        <w:tc>
          <w:tcPr>
            <w:tcW w:w="2340" w:type="dxa"/>
            <w:shd w:val="clear" w:color="auto" w:fill="auto"/>
            <w:vAlign w:val="center"/>
          </w:tcPr>
          <w:p w14:paraId="3F4460E4" w14:textId="140B5442" w:rsidR="0034017D" w:rsidRPr="00BC7B4D" w:rsidRDefault="00B87082" w:rsidP="00697308">
            <w:pPr>
              <w:pStyle w:val="MDPI42tablebody"/>
              <w:rPr>
                <w:color w:val="auto"/>
              </w:rPr>
            </w:pPr>
            <w:r w:rsidRPr="00BC7B4D">
              <w:rPr>
                <w:color w:val="auto"/>
              </w:rPr>
              <w:t>Hanjin Data Corps</w:t>
            </w:r>
          </w:p>
        </w:tc>
        <w:tc>
          <w:tcPr>
            <w:tcW w:w="2790" w:type="dxa"/>
            <w:shd w:val="clear" w:color="auto" w:fill="auto"/>
            <w:vAlign w:val="center"/>
          </w:tcPr>
          <w:p w14:paraId="3D45DD2D" w14:textId="162E069F" w:rsidR="0034017D" w:rsidRPr="00BC7B4D" w:rsidRDefault="00383DE8" w:rsidP="00697308">
            <w:pPr>
              <w:pStyle w:val="MDPI42tablebody"/>
              <w:spacing w:line="240" w:lineRule="auto"/>
              <w:rPr>
                <w:color w:val="auto"/>
              </w:rPr>
            </w:pPr>
            <w:r w:rsidRPr="00BC7B4D">
              <w:rPr>
                <w:color w:val="auto"/>
              </w:rPr>
              <w:t>34 x 34</w:t>
            </w:r>
          </w:p>
        </w:tc>
        <w:tc>
          <w:tcPr>
            <w:tcW w:w="1257" w:type="dxa"/>
            <w:vAlign w:val="center"/>
          </w:tcPr>
          <w:p w14:paraId="3C42D2BA" w14:textId="7EC0CEA2" w:rsidR="0034017D" w:rsidRPr="00BC7B4D" w:rsidRDefault="00383DE8" w:rsidP="00697308">
            <w:pPr>
              <w:pStyle w:val="MDPI42tablebody"/>
              <w:spacing w:line="240" w:lineRule="auto"/>
              <w:rPr>
                <w:color w:val="auto"/>
              </w:rPr>
            </w:pPr>
            <w:r w:rsidRPr="00BC7B4D">
              <w:rPr>
                <w:color w:val="auto"/>
              </w:rPr>
              <w:t>-</w:t>
            </w:r>
          </w:p>
        </w:tc>
        <w:tc>
          <w:tcPr>
            <w:tcW w:w="20" w:type="dxa"/>
          </w:tcPr>
          <w:p w14:paraId="6A9AF911" w14:textId="77777777" w:rsidR="0034017D" w:rsidRPr="00BC7B4D" w:rsidRDefault="0034017D" w:rsidP="00697308">
            <w:pPr>
              <w:pStyle w:val="MDPI42tablebody"/>
              <w:spacing w:line="240" w:lineRule="auto"/>
              <w:rPr>
                <w:color w:val="auto"/>
              </w:rPr>
            </w:pPr>
          </w:p>
        </w:tc>
      </w:tr>
    </w:tbl>
    <w:p w14:paraId="77D0506F" w14:textId="77777777" w:rsidR="0034017D" w:rsidRDefault="0034017D" w:rsidP="00D359E5">
      <w:pPr>
        <w:pStyle w:val="MDPI31text"/>
      </w:pPr>
    </w:p>
    <w:p w14:paraId="35BDAB24" w14:textId="67286D25" w:rsidR="00D359E5" w:rsidRDefault="00D359E5" w:rsidP="00D359E5">
      <w:pPr>
        <w:pStyle w:val="MDPI31text"/>
      </w:pPr>
      <w:r>
        <w:t xml:space="preserve"> </w:t>
      </w:r>
      <w:r w:rsidR="000219F6">
        <w:t xml:space="preserve">In terms of the research studies that implemented load cells, </w:t>
      </w:r>
      <w:proofErr w:type="spellStart"/>
      <w:r>
        <w:t>Roh</w:t>
      </w:r>
      <w:proofErr w:type="spellEnd"/>
      <w:r>
        <w:t xml:space="preserve"> et al. in 2018 </w:t>
      </w:r>
      <w:r>
        <w:fldChar w:fldCharType="begin"/>
      </w:r>
      <w:r w:rsidR="007B5711">
        <w:instrText xml:space="preserve"> ADDIN ZOTERO_ITEM CSL_CITATION {"citationID":"GKe7PrM7","properties":{"formattedCitation":"[28]","plainCitation":"[28]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B5711">
        <w:instrText xml:space="preserve"> ADDIN ZOTERO_ITEM CSL_CITATION {"citationID":"gLgG9lFs","properties":{"formattedCitation":"[29]","plainCitation":"[29]","noteIndex":0},"citationItems":[{"id":145,"uris":["http://zotero.org/users/11398818/items/A9UVN24S"],"itemData":{"id":145,"type":"article-journal","abstract":"In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0175A04A" w14:textId="422EEB25" w:rsidR="00D359E5" w:rsidRPr="00A070B0" w:rsidRDefault="00D359E5" w:rsidP="002B0A1B">
      <w:pPr>
        <w:pStyle w:val="MDPI23heading3"/>
        <w:numPr>
          <w:ilvl w:val="2"/>
          <w:numId w:val="34"/>
        </w:numPr>
      </w:pPr>
      <w:r w:rsidRPr="00A070B0">
        <w:t>Flex Sensors</w:t>
      </w:r>
    </w:p>
    <w:p w14:paraId="1FB9D384" w14:textId="4264CD9B"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7B5711">
        <w:instrText xml:space="preserve"> ADDIN ZOTERO_ITEM CSL_CITATION {"citationID":"snQR9O3i","properties":{"formattedCitation":"[30]","plainCitation":"[30]","noteIndex":0},"citationItems":[{"id":252,"uris":["http://zotero.org/users/11398818/items/MMKV59DG"],"itemData":{"id":252,"type":"article-journal","abstract":"Flex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B5711" w:rsidRPr="007B5711">
        <w:t>[30]</w:t>
      </w:r>
      <w:r>
        <w:fldChar w:fldCharType="end"/>
      </w:r>
      <w:r>
        <w:t xml:space="preserve">. It was seen that the primary use of flex sensors in the classification of sitting postures is not a widely popular approach among numerous studies. </w:t>
      </w:r>
    </w:p>
    <w:p w14:paraId="599FA14A" w14:textId="14B5C744"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7B5711">
        <w:instrText xml:space="preserve"> ADDIN ZOTERO_ITEM CSL_CITATION {"citationID":"yIgAyEHq","properties":{"formattedCitation":"[31]","plainCitation":"[31]","noteIndex":0},"citationItems":[{"id":167,"uris":["http://zotero.org/users/11398818/items/DR5UVBDW"],"itemData":{"id":167,"type":"article-journal","container-title":"IEEE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B5711">
        <w:instrText xml:space="preserve"> ADDIN ZOTERO_ITEM CSL_CITATION {"citationID":"5tW320UG","properties":{"formattedCitation":"[32]","plainCitation":"[32]","noteIndex":0},"citationItems":[{"id":254,"uris":["http://zotero.org/users/11398818/items/65CCGVLQ"],"itemData":{"id":254,"type":"paper-conference","container-title":"2022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r>
        <w:t xml:space="preserve"> which also devel</w:t>
      </w:r>
      <w:r>
        <w:lastRenderedPageBreak/>
        <w:t xml:space="preserve">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BA497A" w:rsidRDefault="002272C9" w:rsidP="00014839">
      <w:pPr>
        <w:pStyle w:val="MDPI31text"/>
        <w:rPr>
          <w:color w:val="auto"/>
        </w:rPr>
      </w:pPr>
      <w:r w:rsidRPr="00BA497A">
        <w:rPr>
          <w:color w:val="auto"/>
        </w:rPr>
        <w:t>These</w:t>
      </w:r>
      <w:r w:rsidR="00A74C31" w:rsidRPr="00BA497A">
        <w:rPr>
          <w:color w:val="auto"/>
        </w:rPr>
        <w:t xml:space="preserve"> i</w:t>
      </w:r>
      <w:r w:rsidR="007A3CC0" w:rsidRPr="00BA497A">
        <w:rPr>
          <w:color w:val="auto"/>
        </w:rPr>
        <w:t xml:space="preserve">mage-based </w:t>
      </w:r>
      <w:r w:rsidR="00BB18FF" w:rsidRPr="00BA497A">
        <w:rPr>
          <w:color w:val="auto"/>
        </w:rPr>
        <w:t>sensor</w:t>
      </w:r>
      <w:r w:rsidR="00155758" w:rsidRPr="00BA497A">
        <w:rPr>
          <w:color w:val="auto"/>
        </w:rPr>
        <w:t xml:space="preserve">s such as </w:t>
      </w:r>
      <w:r w:rsidR="00A74C31" w:rsidRPr="00BA497A">
        <w:rPr>
          <w:color w:val="auto"/>
        </w:rPr>
        <w:t xml:space="preserve">a </w:t>
      </w:r>
      <w:r w:rsidR="00E14352" w:rsidRPr="00BA497A">
        <w:rPr>
          <w:color w:val="auto"/>
        </w:rPr>
        <w:t xml:space="preserve">camera and 3d image </w:t>
      </w:r>
      <w:r w:rsidR="00B0460E" w:rsidRPr="00BA497A">
        <w:rPr>
          <w:color w:val="auto"/>
        </w:rPr>
        <w:t>sensors</w:t>
      </w:r>
      <w:r w:rsidR="00753355" w:rsidRPr="00BA497A">
        <w:rPr>
          <w:color w:val="auto"/>
        </w:rPr>
        <w:t xml:space="preserve"> </w:t>
      </w:r>
      <w:r w:rsidR="00A74C31" w:rsidRPr="00BA497A">
        <w:rPr>
          <w:color w:val="auto"/>
        </w:rPr>
        <w:t>typically integrate</w:t>
      </w:r>
      <w:r w:rsidR="00753355" w:rsidRPr="00BA497A">
        <w:rPr>
          <w:color w:val="auto"/>
        </w:rPr>
        <w:t xml:space="preserve"> with a computer vision </w:t>
      </w:r>
      <w:r w:rsidR="00C63D60" w:rsidRPr="00BA497A">
        <w:rPr>
          <w:color w:val="auto"/>
        </w:rPr>
        <w:t xml:space="preserve">algorithm which works by </w:t>
      </w:r>
      <w:r w:rsidR="00EB475A" w:rsidRPr="00BA497A">
        <w:rPr>
          <w:color w:val="auto"/>
        </w:rPr>
        <w:t xml:space="preserve">capturing visual elements from an image. </w:t>
      </w:r>
      <w:r w:rsidR="002A6A47" w:rsidRPr="00BA497A">
        <w:rPr>
          <w:color w:val="auto"/>
        </w:rPr>
        <w:t xml:space="preserve">In the classification of sitting postures, </w:t>
      </w:r>
      <w:r w:rsidR="00EF255F" w:rsidRPr="00BA497A">
        <w:rPr>
          <w:color w:val="auto"/>
        </w:rPr>
        <w:t xml:space="preserve">there is normally a </w:t>
      </w:r>
      <w:r w:rsidR="00B53FF9" w:rsidRPr="00BA497A">
        <w:rPr>
          <w:color w:val="auto"/>
        </w:rPr>
        <w:t xml:space="preserve">digital camera actively positioned directly at the subjects. Furthermore, </w:t>
      </w:r>
      <w:r w:rsidR="00837AF2" w:rsidRPr="00BA497A">
        <w:rPr>
          <w:color w:val="auto"/>
        </w:rPr>
        <w:t>with the use of</w:t>
      </w:r>
      <w:r w:rsidR="00B53FF9" w:rsidRPr="00BA497A">
        <w:rPr>
          <w:color w:val="auto"/>
        </w:rPr>
        <w:t xml:space="preserve"> image processing </w:t>
      </w:r>
      <w:r w:rsidR="00837AF2" w:rsidRPr="00BA497A">
        <w:rPr>
          <w:color w:val="auto"/>
        </w:rPr>
        <w:t>libraries</w:t>
      </w:r>
      <w:r w:rsidR="00830B48" w:rsidRPr="00BA497A">
        <w:rPr>
          <w:color w:val="auto"/>
        </w:rPr>
        <w:t xml:space="preserve"> such as </w:t>
      </w:r>
      <w:proofErr w:type="spellStart"/>
      <w:r w:rsidR="00830B48" w:rsidRPr="00BA497A">
        <w:rPr>
          <w:color w:val="auto"/>
        </w:rPr>
        <w:t>OpenPose</w:t>
      </w:r>
      <w:proofErr w:type="spellEnd"/>
      <w:r w:rsidR="00653748" w:rsidRPr="00BA497A">
        <w:rPr>
          <w:color w:val="auto"/>
        </w:rPr>
        <w:t xml:space="preserve"> or OpenCV</w:t>
      </w:r>
      <w:r w:rsidR="00B53FF9" w:rsidRPr="00BA497A">
        <w:rPr>
          <w:color w:val="auto"/>
        </w:rPr>
        <w:t xml:space="preserve">, </w:t>
      </w:r>
      <w:r w:rsidR="00B601AB" w:rsidRPr="00BA497A">
        <w:rPr>
          <w:color w:val="auto"/>
        </w:rPr>
        <w:t>researchers</w:t>
      </w:r>
      <w:r w:rsidR="00B53FF9" w:rsidRPr="00BA497A">
        <w:rPr>
          <w:color w:val="auto"/>
        </w:rPr>
        <w:t xml:space="preserve"> </w:t>
      </w:r>
      <w:r w:rsidR="00B601AB" w:rsidRPr="00BA497A">
        <w:rPr>
          <w:color w:val="auto"/>
        </w:rPr>
        <w:t>were able</w:t>
      </w:r>
      <w:r w:rsidR="00B53FF9" w:rsidRPr="00BA497A">
        <w:rPr>
          <w:color w:val="auto"/>
        </w:rPr>
        <w:t xml:space="preserve"> analyze each video frame to determine the sitting posture.</w:t>
      </w:r>
      <w:r w:rsidR="00EF255F" w:rsidRPr="00BA497A">
        <w:rPr>
          <w:color w:val="auto"/>
        </w:rPr>
        <w:t xml:space="preserve"> </w:t>
      </w:r>
    </w:p>
    <w:p w14:paraId="6A6A980C" w14:textId="691A1D1E" w:rsidR="00653748" w:rsidRPr="00E52229" w:rsidRDefault="004B06BB" w:rsidP="00014839">
      <w:pPr>
        <w:pStyle w:val="MDPI31text"/>
      </w:pPr>
      <w:r>
        <w:t xml:space="preserve">This method is not a very popular option among the research studies found. However, there were </w:t>
      </w:r>
      <w:r w:rsidR="00F770BB">
        <w:t xml:space="preserve">a few </w:t>
      </w:r>
      <w:r w:rsidR="00744120">
        <w:t>studies that</w:t>
      </w:r>
      <w:r w:rsidR="00C21BBA">
        <w:t xml:space="preserve"> </w:t>
      </w:r>
      <w:r w:rsidR="00F770BB">
        <w:t>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01F781DF"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7B5711">
        <w:instrText xml:space="preserve"> ADDIN ZOTERO_ITEM CSL_CITATION {"citationID":"THpGOPt2","properties":{"formattedCitation":"[33]","plainCitation":"[33]","noteIndex":0},"citationItems":[{"id":223,"uris":["http://zotero.org/users/11398818/items/2HFDN9YP"],"itemData":{"id":223,"type":"article-journal","container-title":"IEEE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7B5711" w:rsidRPr="007B5711">
        <w:t>[33]</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1A4ABEE8" w:rsidR="00AF40AD" w:rsidRDefault="00AF40AD" w:rsidP="00AF40AD">
      <w:pPr>
        <w:pStyle w:val="MDPI31text"/>
      </w:pPr>
      <w:r w:rsidRPr="00291E19">
        <w:t>Xu</w:t>
      </w:r>
      <w:r>
        <w:t xml:space="preserve"> et al, </w:t>
      </w:r>
      <w:r>
        <w:fldChar w:fldCharType="begin"/>
      </w:r>
      <w:r w:rsidR="007B5711">
        <w:instrText xml:space="preserve"> ADDIN ZOTERO_ITEM CSL_CITATION {"citationID":"PA4OAPFs","properties":{"formattedCitation":"[26]","plainCitation":"[26]","noteIndex":0},"citationItems":[{"id":232,"uris":["http://zotero.org/users/11398818/items/ZMS5CAZB"],"itemData":{"id":232,"type":"article-journal","container-title":"IEEE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used a textile pressure sensor array along with a dynamic time wrapping based algorithm to classify 7 sitting postures with 85.90 accuracy. Huang et al., 2017 </w:t>
      </w:r>
      <w:r>
        <w:fldChar w:fldCharType="begin"/>
      </w:r>
      <w:r w:rsidR="007B5711">
        <w:instrText xml:space="preserve"> ADDIN ZOTERO_ITEM CSL_CITATION {"citationID":"gb41VxpW","properties":{"formattedCitation":"[34]","plainCitation":"[34]","noteIndex":0},"citationItems":[{"id":151,"uris":["http://zotero.org/users/11398818/items/IH6ZVDXW"],"itemData":{"id":151,"type":"article-journal","abstract":"&lt;p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B5711" w:rsidRPr="007B5711">
        <w:t>[34]</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B5711">
        <w:instrText xml:space="preserve"> ADDIN ZOTERO_ITEM CSL_CITATION {"citationID":"XH46TJ1n","properties":{"formattedCitation":"[25]","plainCitation":"[25]","noteIndex":0},"citationItems":[{"id":161,"uris":["http://zotero.org/users/11398818/items/JP76KCNB"],"itemData":{"id":161,"type":"article-journal","container-title":"Sensors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B5711">
        <w:instrText xml:space="preserve"> ADDIN ZOTERO_ITEM CSL_CITATION {"citationID":"l3tYwQ5a","properties":{"formattedCitation":"[35]","plainCitation":"[35]","noteIndex":0},"citationItems":[{"id":214,"uris":["http://zotero.org/users/11398818/items/SBMQ83RY"],"itemData":{"id":214,"type":"article-journal","abstract":"Sitting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r>
        <w:t xml:space="preserve"> achieved a 95.30% accuracy using 8x8 pressure array and a CNN classifier to classify 5 sitting postures among children. Similarly, Cai et al. </w:t>
      </w:r>
      <w:r>
        <w:fldChar w:fldCharType="begin"/>
      </w:r>
      <w:r w:rsidR="007B5711">
        <w:instrText xml:space="preserve"> ADDIN ZOTERO_ITEM CSL_CITATION {"citationID":"9bzs1587","properties":{"formattedCitation":"[36]","plainCitation":"[36]","noteIndex":0},"citationItems":[{"id":143,"uris":["http://zotero.org/users/11398818/items/6LWNY69L"],"itemData":{"id":143,"type":"article-journal","abstract":"As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utilized a flexible pressure sensor array (400mm x 400mm) placed on the bottom seat cushion to recognize 6 different sitting postures. Ran et al. </w:t>
      </w:r>
      <w:r>
        <w:fldChar w:fldCharType="begin"/>
      </w:r>
      <w:r w:rsidR="007B5711">
        <w:instrText xml:space="preserve"> ADDIN ZOTERO_ITEM CSL_CITATION {"citationID":"g6XQK4ny","properties":{"formattedCitation":"[37]","plainCitation":"[37]","noteIndex":0},"citationItems":[{"id":163,"uris":["http://zotero.org/users/11398818/items/L7KAFSQC"],"itemData":{"id":163,"type":"article-journal","container-title":"Sensors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B5711">
        <w:instrText xml:space="preserve"> ADDIN ZOTERO_ITEM CSL_CITATION {"citationID":"vBduqYIj","properties":{"formattedCitation":"[38]","plainCitation":"[38]","noteIndex":0},"citationItems":[{"id":105,"uris":["http://zotero.org/groups/5004747/items/N5KK9WGQ"],"itemData":{"id":105,"type":"article-journal","abstract":"This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7B5711">
        <w:instrText xml:space="preserve"> ADDIN ZOTERO_ITEM CSL_CITATION {"citationID":"rPjymtlO","properties":{"formattedCitation":"[39]","plainCitation":"[39]","noteIndex":0},"citationItems":[{"id":126,"uris":["http://zotero.org/groups/5004747/items/SZ698YAT"],"itemData":{"id":126,"type":"article-journal","container-title":"IEEE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B5711">
        <w:instrText xml:space="preserve"> ADDIN ZOTERO_ITEM CSL_CITATION {"citationID":"Lsu2glnm","properties":{"formattedCitation":"[40]","plainCitation":"[40]","noteIndex":0},"citationItems":[{"id":220,"uris":["http://zotero.org/users/11398818/items/L4XCYESC"],"itemData":{"id":220,"type":"article-journal","container-title":"Biomedical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784022DC" w14:textId="77777777" w:rsidR="00BA497A" w:rsidRDefault="00BA497A" w:rsidP="00AF40AD">
      <w:pPr>
        <w:pStyle w:val="MDPI41tablecaption"/>
        <w:rPr>
          <w:b/>
        </w:rPr>
      </w:pPr>
    </w:p>
    <w:p w14:paraId="2B372680" w14:textId="11294B73" w:rsidR="00AF40AD" w:rsidRDefault="00AF40AD" w:rsidP="00AF40AD">
      <w:pPr>
        <w:pStyle w:val="MDPI41tablecaption"/>
      </w:pPr>
      <w:r>
        <w:rPr>
          <w:b/>
        </w:rPr>
        <w:lastRenderedPageBreak/>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3F3D882F" w:rsidR="00AF40AD" w:rsidRPr="00F220D4" w:rsidRDefault="00AF40AD" w:rsidP="00697308">
            <w:pPr>
              <w:pStyle w:val="MDPI42tablebody"/>
              <w:spacing w:line="240" w:lineRule="auto"/>
            </w:pPr>
            <w:r w:rsidRPr="0084148C">
              <w:t>Textile Pressure Sensor Array</w:t>
            </w:r>
            <w:r>
              <w:t xml:space="preserve"> </w:t>
            </w:r>
            <w:r>
              <w:fldChar w:fldCharType="begin"/>
            </w:r>
            <w:r w:rsidR="007B5711">
              <w:instrText xml:space="preserve"> ADDIN ZOTERO_ITEM CSL_CITATION {"citationID":"qUqqwMfX","properties":{"formattedCitation":"[26]","plainCitation":"[26]","noteIndex":0},"citationItems":[{"id":232,"uris":["http://zotero.org/users/11398818/items/ZMS5CAZB"],"itemData":{"id":232,"type":"article-journal","container-title":"IEEE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53B42332"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7B5711">
              <w:rPr>
                <w:lang w:val="it-IT"/>
              </w:rPr>
              <w:instrText xml:space="preserve"> ADDIN ZOTERO_ITEM CSL_CITATION {"citationID":"E3JeuHRS","properties":{"formattedCitation":"[34]","plainCitation":"[34]","noteIndex":0},"citationItems":[{"id":151,"uris":["http://zotero.org/users/11398818/items/IH6ZVDXW"],"itemData":{"id":151,"type":"article-journal","abstract":"&lt;p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7B5711" w:rsidRPr="007B5711">
              <w:t>[34]</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0A0230E2"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7B5711">
              <w:instrText xml:space="preserve"> ADDIN ZOTERO_ITEM CSL_CITATION {"citationID":"gZKeEbsz","properties":{"formattedCitation":"[25]","plainCitation":"[25]","noteIndex":0},"citationItems":[{"id":161,"uris":["http://zotero.org/users/11398818/items/JP76KCNB"],"itemData":{"id":161,"type":"article-journal","container-title":"Sensors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B5711" w:rsidRPr="007B5711">
              <w:t>[25]</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55C2CB6"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7B5711">
              <w:instrText xml:space="preserve"> ADDIN ZOTERO_ITEM CSL_CITATION {"citationID":"SRgAzMXS","properties":{"formattedCitation":"[35]","plainCitation":"[35]","noteIndex":0},"citationItems":[{"id":214,"uris":["http://zotero.org/users/11398818/items/SBMQ83RY"],"itemData":{"id":214,"type":"article-journal","abstract":"Sitting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B5711" w:rsidRPr="007B5711">
              <w:t>[35]</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7E06F67D"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7B5711">
              <w:instrText xml:space="preserve"> ADDIN ZOTERO_ITEM CSL_CITATION {"citationID":"BNnUMXYr","properties":{"formattedCitation":"[36]","plainCitation":"[36]","noteIndex":0},"citationItems":[{"id":143,"uris":["http://zotero.org/users/11398818/items/6LWNY69L"],"itemData":{"id":143,"type":"article-journal","abstract":"As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2B2D55E9"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7B5711">
              <w:instrText xml:space="preserve"> ADDIN ZOTERO_ITEM CSL_CITATION {"citationID":"dWLOO0lR","properties":{"formattedCitation":"[37]","plainCitation":"[37]","noteIndex":0},"citationItems":[{"id":163,"uris":["http://zotero.org/users/11398818/items/L7KAFSQC"],"itemData":{"id":163,"type":"article-journal","container-title":"Sensors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[37]</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050195B1"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7B5711">
              <w:instrText xml:space="preserve"> ADDIN ZOTERO_ITEM CSL_CITATION {"citationID":"bUMa0g88","properties":{"formattedCitation":"[38]","plainCitation":"[38]","noteIndex":0},"citationItems":[{"id":105,"uris":["http://zotero.org/groups/5004747/items/N5KK9WGQ"],"itemData":{"id":105,"type":"article-journal","abstract":"This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B5711" w:rsidRPr="007B5711">
              <w:t>[38]</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A9C3A40"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7B5711">
              <w:instrText xml:space="preserve"> ADDIN ZOTERO_ITEM CSL_CITATION {"citationID":"MJaKl07D","properties":{"formattedCitation":"[39]","plainCitation":"[39]","noteIndex":0},"citationItems":[{"id":126,"uris":["http://zotero.org/groups/5004747/items/SZ698YAT"],"itemData":{"id":126,"type":"article-journal","container-title":"IEEE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023C84DA"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7B5711">
              <w:instrText xml:space="preserve"> ADDIN ZOTERO_ITEM CSL_CITATION {"citationID":"5zplmuNL","properties":{"formattedCitation":"[40]","plainCitation":"[40]","noteIndex":0},"citationItems":[{"id":220,"uris":["http://zotero.org/users/11398818/items/L4XCYESC"],"itemData":{"id":220,"type":"article-journal","container-title":"Biomedical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B5711" w:rsidRPr="007B5711">
              <w:t>[40]</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t>Sparse Sensor Array</w:t>
      </w:r>
    </w:p>
    <w:p w14:paraId="3C0DD942" w14:textId="6F50461B"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B5711">
        <w:instrText xml:space="preserve"> ADDIN ZOTERO_ITEM CSL_CITATION {"citationID":"CEdhkYZp","properties":{"formattedCitation":"[41]","plainCitation":"[41]","noteIndex":0},"citationItems":[{"id":216,"uris":["http://zotero.org/users/11398818/items/AU67EL3E"],"itemData":{"id":216,"type":"article-journal","abstract":"Nowadays,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3328D7B8"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7B5711">
              <w:instrText xml:space="preserve"> ADDIN ZOTERO_ITEM CSL_CITATION {"citationID":"nMgP6kS8","properties":{"formattedCitation":"[42]","plainCitation":"[42]","noteIndex":0},"citationItems":[{"id":177,"uris":["http://zotero.org/users/11398818/items/TIX5H2JM"],"itemData":{"id":177,"type":"paper-conference","container-title":"Proceedings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452981D7" w:rsidR="00AF40AD" w:rsidRPr="00F220D4" w:rsidRDefault="00AF40AD" w:rsidP="00697308">
            <w:pPr>
              <w:pStyle w:val="MDPI42tablebody"/>
              <w:spacing w:line="240" w:lineRule="auto"/>
            </w:pPr>
            <w:r w:rsidRPr="00C2059F">
              <w:t>6 Flexible Force Sensors (FSR402)</w:t>
            </w:r>
            <w:r>
              <w:t xml:space="preserve"> </w:t>
            </w:r>
            <w:r>
              <w:fldChar w:fldCharType="begin"/>
            </w:r>
            <w:r w:rsidR="007B5711">
              <w:instrText xml:space="preserve"> ADDIN ZOTERO_ITEM CSL_CITATION {"citationID":"JYWsaotW","properties":{"formattedCitation":"[43]","plainCitation":"[43]","noteIndex":0},"citationItems":[{"id":155,"uris":["http://zotero.org/users/11398818/items/UWUTEDIW"],"itemData":{"id":155,"type":"article-journal","abstract":"The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B5711" w:rsidRPr="007B5711">
              <w:t>[43]</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D5C693B"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7B5711">
              <w:instrText xml:space="preserve"> ADDIN ZOTERO_ITEM CSL_CITATION {"citationID":"pxe0pT3g","properties":{"formattedCitation":"[44]","plainCitation":"[44]","noteIndex":0},"citationItems":[{"id":157,"uris":["http://zotero.org/users/11398818/items/RFVAKVUE"],"itemData":{"id":157,"type":"article-journal","abstract":"Nowadays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B5711" w:rsidRPr="007B5711">
              <w:t>[44]</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31E10533"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7B5711">
              <w:instrText xml:space="preserve"> ADDIN ZOTERO_ITEM CSL_CITATION {"citationID":"8mqIR0Tc","properties":{"formattedCitation":"[31]","plainCitation":"[31]","noteIndex":0},"citationItems":[{"id":167,"uris":["http://zotero.org/users/11398818/items/DR5UVBDW"],"itemData":{"id":167,"type":"article-journal","container-title":"IEEE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B5711" w:rsidRPr="007B5711">
              <w:t>[31]</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2554D4C0"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7B5711">
              <w:instrText xml:space="preserve"> ADDIN ZOTERO_ITEM CSL_CITATION {"citationID":"IhXEyMsA","properties":{"formattedCitation":"[45]","plainCitation":"[45]","noteIndex":0},"citationItems":[{"id":169,"uris":["http://zotero.org/users/11398818/items/8IPGYUV4"],"itemData":{"id":169,"type":"article-journal","container-title":"IEEE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B5711" w:rsidRPr="007B5711">
              <w:t>[45]</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5AC537B4"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7B5711">
              <w:instrText xml:space="preserve"> ADDIN ZOTERO_ITEM CSL_CITATION {"citationID":"A9fOCa3b","properties":{"formattedCitation":"[46]","plainCitation":"[46]","noteIndex":0},"citationItems":[{"id":170,"uris":["http://zotero.org/users/11398818/items/DXZPDRQ4"],"itemData":{"id":170,"type":"chapter","container-title":"Engineering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B5711" w:rsidRPr="007B5711">
              <w:t>[46]</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7D246853"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7B5711">
              <w:instrText xml:space="preserve"> ADDIN ZOTERO_ITEM CSL_CITATION {"citationID":"XbV3quPa","properties":{"formattedCitation":"[47]","plainCitation":"[47]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B5711" w:rsidRPr="007B5711">
              <w:t>[47]</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1307BFA3"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7B5711">
              <w:instrText xml:space="preserve"> ADDIN ZOTERO_ITEM CSL_CITATION {"citationID":"SQwUhxMr","properties":{"formattedCitation":"[48]","plainCitation":"[48]","noteIndex":0},"citationItems":[{"id":182,"uris":["http://zotero.org/users/11398818/items/EJDVGSEA"],"itemData":{"id":182,"type":"article-journal","abstract":"Occupational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B5711" w:rsidRPr="007B5711">
              <w:t>[48]</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1CE0E032"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7B5711">
              <w:instrText xml:space="preserve"> ADDIN ZOTERO_ITEM CSL_CITATION {"citationID":"hLcTSbMd","properties":{"formattedCitation":"[49]","plainCitation":"[49]","noteIndex":0},"citationItems":[{"id":159,"uris":["http://zotero.org/users/11398818/items/UGIYCU8F"],"itemData":{"id":159,"type":"article-journal","abstract":"Prolonged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B5711" w:rsidRPr="007B5711">
              <w:t>[49]</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4CC4EF90" w:rsidR="00AF40AD" w:rsidRPr="00051552" w:rsidRDefault="00AF40AD" w:rsidP="00697308">
            <w:pPr>
              <w:pStyle w:val="MDPI42tablebody"/>
              <w:spacing w:line="240" w:lineRule="auto"/>
            </w:pPr>
            <w:r w:rsidRPr="00051552">
              <w:t>6 Force Sensitive Resistors (FSR)</w:t>
            </w:r>
            <w:r>
              <w:t xml:space="preserve"> </w:t>
            </w:r>
            <w:r>
              <w:fldChar w:fldCharType="begin"/>
            </w:r>
            <w:r w:rsidR="007B5711">
              <w:instrText xml:space="preserve"> ADDIN ZOTERO_ITEM CSL_CITATION {"citationID":"EPdh809h","properties":{"formattedCitation":"[41]","plainCitation":"[41]","noteIndex":0},"citationItems":[{"id":216,"uris":["http://zotero.org/users/11398818/items/AU67EL3E"],"itemData":{"id":216,"type":"article-journal","abstract":"Nowadays,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B5711" w:rsidRPr="007B5711">
              <w:t>[41]</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0D0D38CB" w:rsidR="00AF40AD" w:rsidRPr="00051552" w:rsidRDefault="00AF40AD" w:rsidP="00697308">
            <w:pPr>
              <w:pStyle w:val="MDPI42tablebody"/>
              <w:spacing w:line="240" w:lineRule="auto"/>
            </w:pPr>
            <w:r w:rsidRPr="00892953">
              <w:t>6 FSR Sensors</w:t>
            </w:r>
            <w:r>
              <w:t xml:space="preserve"> </w:t>
            </w:r>
            <w:r>
              <w:fldChar w:fldCharType="begin"/>
            </w:r>
            <w:r w:rsidR="007B5711">
              <w:instrText xml:space="preserve"> ADDIN ZOTERO_ITEM CSL_CITATION {"citationID":"IWnMmPTj","properties":{"formattedCitation":"[33]","plainCitation":"[33]","noteIndex":0},"citationItems":[{"id":223,"uris":["http://zotero.org/users/11398818/items/2HFDN9YP"],"itemData":{"id":223,"type":"article-journal","container-title":"IEEE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B5711" w:rsidRPr="007B5711">
              <w:t>[33]</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43FC925D" w:rsidR="00AF40AD" w:rsidRPr="00892953" w:rsidRDefault="00AF40AD" w:rsidP="00697308">
            <w:pPr>
              <w:pStyle w:val="MDPI42tablebody"/>
              <w:spacing w:line="240" w:lineRule="auto"/>
            </w:pPr>
            <w:r w:rsidRPr="00335AD8">
              <w:t>6 Square-Type force Sensing Resistors</w:t>
            </w:r>
            <w:r>
              <w:t xml:space="preserve"> </w:t>
            </w:r>
            <w:r>
              <w:fldChar w:fldCharType="begin"/>
            </w:r>
            <w:r w:rsidR="007B5711">
              <w:instrText xml:space="preserve"> ADDIN ZOTERO_ITEM CSL_CITATION {"citationID":"EMq2qBtM","properties":{"formattedCitation":"[50]","plainCitation":"[50]","noteIndex":0},"citationItems":[{"id":228,"uris":["http://zotero.org/users/11398818/items/A72X998B"],"itemData":{"id":228,"type":"article-journal","container-title":"International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53AE509D"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7B5711">
              <w:instrText xml:space="preserve"> ADDIN ZOTERO_ITEM CSL_CITATION {"citationID":"hQ7c4dGO","properties":{"formattedCitation":"[51]","plainCitation":"[51]","noteIndex":0},"citationItems":[{"id":235,"uris":["http://zotero.org/users/11398818/items/MM83R5MW"],"itemData":{"id":235,"type":"paper-conference","container-title":"2014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[51]</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46FC29BE" w:rsidR="00AF40AD" w:rsidRDefault="00AF40AD" w:rsidP="00697308">
            <w:pPr>
              <w:pStyle w:val="MDPI42tablebody"/>
              <w:spacing w:line="240" w:lineRule="auto"/>
            </w:pPr>
            <w:r w:rsidRPr="007D2676">
              <w:t>5 Flex sensors</w:t>
            </w:r>
            <w:r>
              <w:t xml:space="preserve"> </w:t>
            </w:r>
            <w:r>
              <w:fldChar w:fldCharType="begin"/>
            </w:r>
            <w:r w:rsidR="007B5711">
              <w:instrText xml:space="preserve"> ADDIN ZOTERO_ITEM CSL_CITATION {"citationID":"MkL5FbQy","properties":{"formattedCitation":"[32]","plainCitation":"[32]","noteIndex":0},"citationItems":[{"id":254,"uris":["http://zotero.org/users/11398818/items/65CCGVLQ"],"itemData":{"id":254,"type":"paper-conference","container-title":"2022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B5711" w:rsidRPr="007B5711">
              <w:t>[32]</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1B8D80A6" w:rsidR="00AF40AD" w:rsidRPr="007D2676" w:rsidRDefault="00AF40AD" w:rsidP="00697308">
            <w:pPr>
              <w:pStyle w:val="MDPI42tablebody"/>
              <w:spacing w:line="240" w:lineRule="auto"/>
            </w:pPr>
            <w:r w:rsidRPr="00117995">
              <w:t>4 FSR</w:t>
            </w:r>
            <w:r>
              <w:t xml:space="preserve"> Pressure Sensors </w:t>
            </w:r>
            <w:r>
              <w:fldChar w:fldCharType="begin"/>
            </w:r>
            <w:r w:rsidR="007B5711">
              <w:instrText xml:space="preserve"> ADDIN ZOTERO_ITEM CSL_CITATION {"citationID":"40sE9qpk","properties":{"formattedCitation":"[52]","plainCitation":"[52]","noteIndex":0},"citationItems":[{"id":261,"uris":["http://zotero.org/users/11398818/items/ETZJENJJ"],"itemData":{"id":261,"type":"article-journal","abstract":"The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7B5711" w:rsidRPr="007B5711">
              <w:t>[52]</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3DB5108E" w:rsidR="00AF40AD" w:rsidRPr="00117995" w:rsidRDefault="00AF40AD" w:rsidP="00697308">
            <w:pPr>
              <w:pStyle w:val="MDPI42tablebody"/>
              <w:spacing w:line="240" w:lineRule="auto"/>
            </w:pPr>
            <w:r>
              <w:t xml:space="preserve">16 Pressure sensors &amp; 2 Ultrasonic sensors </w:t>
            </w:r>
            <w:r>
              <w:fldChar w:fldCharType="begin"/>
            </w:r>
            <w:r w:rsidR="007B5711">
              <w:instrText xml:space="preserve"> ADDIN ZOTERO_ITEM CSL_CITATION {"citationID":"TZlooGw9","properties":{"formattedCitation":"[53]","plainCitation":"[53]","noteIndex":0},"citationItems":[{"id":265,"uris":["http://zotero.org/users/11398818/items/89B29YFX"],"itemData":{"id":265,"type":"paper-conference","container-title":"2019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7B5711" w:rsidRPr="007B5711">
              <w:t>[53]</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974A4BF" w:rsidR="00AF40AD" w:rsidRDefault="00AF40AD" w:rsidP="00697308">
            <w:pPr>
              <w:pStyle w:val="MDPI42tablebody"/>
              <w:spacing w:line="240" w:lineRule="auto"/>
            </w:pPr>
            <w:r w:rsidRPr="00F03D14">
              <w:t>9 E-Textile Pressure Sensor</w:t>
            </w:r>
            <w:r>
              <w:t xml:space="preserve"> </w:t>
            </w:r>
            <w:r>
              <w:fldChar w:fldCharType="begin"/>
            </w:r>
            <w:r w:rsidR="007B5711">
              <w:instrText xml:space="preserve"> ADDIN ZOTERO_ITEM CSL_CITATION {"citationID":"KGWfZMUl","properties":{"formattedCitation":"[54]","plainCitation":"[54]","noteIndex":0},"citationItems":[{"id":272,"uris":["http://zotero.org/users/11398818/items/7ANKQUF4"],"itemData":{"id":272,"type":"article-journal","abstract":"We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2199429B" w:rsidR="002423A8" w:rsidRDefault="002423A8" w:rsidP="00AE42D0">
      <w:pPr>
        <w:pStyle w:val="MDPI31text"/>
      </w:pPr>
      <w:r>
        <w:t xml:space="preserve">Multiple machine learning algorithms across various studies are being adopted to classify different sitting postures. Two of the most used ML models among research </w:t>
      </w:r>
      <w:r>
        <w:lastRenderedPageBreak/>
        <w:t xml:space="preserve">studies were the CNN (Convolutional Neural Networks) </w:t>
      </w:r>
      <w:r>
        <w:fldChar w:fldCharType="begin"/>
      </w:r>
      <w:r w:rsidR="007B5711">
        <w:instrText xml:space="preserve"> ADDIN ZOTERO_ITEM CSL_CITATION {"citationID":"gXKMbrup","properties":{"formattedCitation":"[35,40,53,55,56]","plainCitation":"[35,40,53,55,56]","noteIndex":0},"citationItems":[{"id":214,"uris":["http://zotero.org/users/11398818/items/SBMQ83RY"],"itemData":{"id":214,"type":"article-journal","abstract":"Sitting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B5711" w:rsidRPr="007B5711">
        <w:t>[35,40,53,55,56]</w:t>
      </w:r>
      <w:r>
        <w:fldChar w:fldCharType="end"/>
      </w:r>
      <w:r>
        <w:t xml:space="preserve"> and ANN (Artificial Neural Networks) </w:t>
      </w:r>
      <w:r>
        <w:fldChar w:fldCharType="begin"/>
      </w:r>
      <w:r w:rsidR="007B5711">
        <w:instrText xml:space="preserve"> ADDIN ZOTERO_ITEM CSL_CITATION {"citationID":"UVYBaN0e","properties":{"formattedCitation":"[34,37,41,46,50]","plainCitation":"[34,37,41,46,50]","noteIndex":0},"citationItems":[{"id":151,"uris":["http://zotero.org/users/11398818/items/IH6ZVDXW"],"itemData":{"id":151,"type":"article-journal","abstract":"&lt;p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[34,37,41,46,50]</w:t>
      </w:r>
      <w:r>
        <w:fldChar w:fldCharType="end"/>
      </w:r>
      <w:r>
        <w:t xml:space="preserve">. Other algorithms being used were KNN (K-Nearest Neighbors) </w:t>
      </w:r>
      <w:r>
        <w:fldChar w:fldCharType="begin"/>
      </w:r>
      <w:r w:rsidR="007B5711">
        <w:instrText xml:space="preserve"> ADDIN ZOTERO_ITEM CSL_CITATION {"citationID":"6KWy0F8a","properties":{"formattedCitation":"[29,46]","plainCitation":"[29,46]","noteIndex":0},"citationItems":[{"id":170,"uris":["http://zotero.org/users/11398818/items/DXZPDRQ4"],"itemData":{"id":170,"type":"chapter","container-title":"Engineering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B5711" w:rsidRPr="007B5711">
        <w:t>[29,46]</w:t>
      </w:r>
      <w:r>
        <w:fldChar w:fldCharType="end"/>
      </w:r>
      <w:r>
        <w:t xml:space="preserve">, Decision Tree </w:t>
      </w:r>
      <w:r>
        <w:fldChar w:fldCharType="begin"/>
      </w:r>
      <w:r w:rsidR="007B5711">
        <w:instrText xml:space="preserve"> ADDIN ZOTERO_ITEM CSL_CITATION {"citationID":"XPFGUbQO","properties":{"formattedCitation":"[33,51]","plainCitation":"[33,51]","noteIndex":0},"citationItems":[{"id":223,"uris":["http://zotero.org/users/11398818/items/2HFDN9YP"],"itemData":{"id":223,"type":"article-journal","container-title":"IEEE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B5711" w:rsidRPr="007B5711">
        <w:t>[33,51]</w:t>
      </w:r>
      <w:r>
        <w:fldChar w:fldCharType="end"/>
      </w:r>
      <w:r>
        <w:t xml:space="preserve">, SVM (Support Vector Machine) </w:t>
      </w:r>
      <w:r>
        <w:fldChar w:fldCharType="begin"/>
      </w:r>
      <w:r w:rsidR="007B5711">
        <w:instrText xml:space="preserve"> ADDIN ZOTERO_ITEM CSL_CITATION {"citationID":"DlMTjBQy","properties":{"formattedCitation":"[28,49]","plainCitation":"[28,49]","noteIndex":0},"citationItems":[{"id":159,"uris":["http://zotero.org/users/11398818/items/UGIYCU8F"],"itemData":{"id":159,"type":"article-journal","abstract":"Prolonged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B5711" w:rsidRPr="007B5711">
        <w:t>[28,49]</w:t>
      </w:r>
      <w:r>
        <w:fldChar w:fldCharType="end"/>
      </w:r>
      <w:r>
        <w:t xml:space="preserve">, RF (Random Forest) </w:t>
      </w:r>
      <w:r>
        <w:fldChar w:fldCharType="begin"/>
      </w:r>
      <w:r w:rsidR="007B5711">
        <w:instrText xml:space="preserve"> ADDIN ZOTERO_ITEM CSL_CITATION {"citationID":"7dtp7dkU","properties":{"formattedCitation":"[48,57]","plainCitation":"[48,57]","noteIndex":0},"citationItems":[{"id":182,"uris":["http://zotero.org/users/11398818/items/EJDVGSEA"],"itemData":{"id":182,"type":"article-journal","abstract":"Occupational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B5711" w:rsidRPr="007B5711">
        <w:t>[48,57]</w:t>
      </w:r>
      <w:r>
        <w:fldChar w:fldCharType="end"/>
      </w:r>
      <w:r>
        <w:t xml:space="preserve">, SNN (Spiking Neural Network) </w:t>
      </w:r>
      <w:r>
        <w:fldChar w:fldCharType="begin"/>
      </w:r>
      <w:r w:rsidR="007B5711">
        <w:instrText xml:space="preserve"> ADDIN ZOTERO_ITEM CSL_CITATION {"citationID":"OarpLD3f","properties":{"formattedCitation":"[39]","plainCitation":"[39]","noteIndex":0},"citationItems":[{"id":126,"uris":["http://zotero.org/groups/5004747/items/SZ698YAT"],"itemData":{"id":126,"type":"article-journal","container-title":"IEEE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B5711" w:rsidRPr="007B5711">
        <w:t>[39]</w:t>
      </w:r>
      <w:r>
        <w:fldChar w:fldCharType="end"/>
      </w:r>
      <w:r>
        <w:t xml:space="preserve">, SLR (Simple Logistic Regression) </w:t>
      </w:r>
      <w:r>
        <w:fldChar w:fldCharType="begin"/>
      </w:r>
      <w:r w:rsidR="007B5711">
        <w:instrText xml:space="preserve"> ADDIN ZOTERO_ITEM CSL_CITATION {"citationID":"dy83aUit","properties":{"formattedCitation":"[42]","plainCitation":"[42]","noteIndex":0},"citationItems":[{"id":177,"uris":["http://zotero.org/users/11398818/items/TIX5H2JM"],"itemData":{"id":177,"type":"paper-conference","container-title":"Proceedings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B5711" w:rsidRPr="007B5711">
        <w:t>[42]</w:t>
      </w:r>
      <w:r>
        <w:fldChar w:fldCharType="end"/>
      </w:r>
      <w:r>
        <w:t xml:space="preserve">, Self-Organizing Map </w:t>
      </w:r>
      <w:r>
        <w:fldChar w:fldCharType="begin"/>
      </w:r>
      <w:r w:rsidR="007B5711">
        <w:instrText xml:space="preserve"> ADDIN ZOTERO_ITEM CSL_CITATION {"citationID":"XRsOSJqs","properties":{"formattedCitation":"[36]","plainCitation":"[36]","noteIndex":0},"citationItems":[{"id":143,"uris":["http://zotero.org/users/11398818/items/6LWNY69L"],"itemData":{"id":143,"type":"article-journal","abstract":"As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B5711" w:rsidRPr="007B5711">
        <w:t>[36]</w:t>
      </w:r>
      <w:r>
        <w:fldChar w:fldCharType="end"/>
      </w:r>
      <w:r>
        <w:t xml:space="preserve">, and Dynamic time Wrapping </w:t>
      </w:r>
      <w:r>
        <w:fldChar w:fldCharType="begin"/>
      </w:r>
      <w:r w:rsidR="007B5711">
        <w:instrText xml:space="preserve"> ADDIN ZOTERO_ITEM CSL_CITATION {"citationID":"l6v9Fv0T","properties":{"formattedCitation":"[26]","plainCitation":"[26]","noteIndex":0},"citationItems":[{"id":232,"uris":["http://zotero.org/users/11398818/items/ZMS5CAZB"],"itemData":{"id":232,"type":"article-journal","container-title":"IEEE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B5711" w:rsidRPr="007B5711">
        <w:t>[26]</w:t>
      </w:r>
      <w:r>
        <w:fldChar w:fldCharType="end"/>
      </w:r>
      <w:r>
        <w:t xml:space="preserve">. On the other hand, there were 7 studies that didn’t employ the use ML models in the classification of sitting postures </w:t>
      </w:r>
      <w:r>
        <w:fldChar w:fldCharType="begin"/>
      </w:r>
      <w:r w:rsidR="007B5711">
        <w:instrText xml:space="preserve"> ADDIN ZOTERO_ITEM CSL_CITATION {"citationID":"Uq3xL9PL","properties":{"formattedCitation":"[24,25,43,50,58,59]","plainCitation":"[24,25,43,50,58,59]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B5711" w:rsidRPr="007B5711">
        <w:t>[24,25,43,50,58,59]</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490DDBF3"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7B5711">
        <w:instrText xml:space="preserve"> ADDIN ZOTERO_ITEM CSL_CITATION {"citationID":"3ahQCF3c","properties":{"formattedCitation":"[60]","plainCitation":"[60]","noteIndex":0},"citationItems":[{"id":274,"uris":["http://zotero.org/users/11398818/items/7XCRKCYS"],"itemData":{"id":274,"type":"article-journal","abstract":"Classification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B5711" w:rsidRPr="007B5711">
        <w:t>[60]</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59863BDC"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7B5711">
        <w:instrText xml:space="preserve"> ADDIN ZOTERO_ITEM CSL_CITATION {"citationID":"LddtncA6","properties":{"formattedCitation":"[36,43,46,53,58]","plainCitation":"[36,43,46,53,58]","noteIndex":0},"citationItems":[{"id":143,"uris":["http://zotero.org/users/11398818/items/6LWNY69L"],"itemData":{"id":143,"type":"article-journal","abstract":"As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7B5711" w:rsidRPr="007B5711">
        <w:t>[36,43,46,53,58]</w:t>
      </w:r>
      <w:r>
        <w:fldChar w:fldCharType="end"/>
      </w:r>
      <w:r>
        <w:t xml:space="preserve">. Another common method was the use of a Desktop application which was done by some studies </w:t>
      </w:r>
      <w:r>
        <w:fldChar w:fldCharType="begin"/>
      </w:r>
      <w:r w:rsidR="007B5711">
        <w:instrText xml:space="preserve"> ADDIN ZOTERO_ITEM CSL_CITATION {"citationID":"fflZDuek","properties":{"formattedCitation":"[39,49,52,55]","plainCitation":"[39,49,52,55]","noteIndex":0},"citationItems":[{"id":126,"uris":["http://zotero.org/groups/5004747/items/SZ698YAT"],"itemData":{"id":126,"type":"article-journal","container-title":"IEEE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7B5711" w:rsidRPr="007B5711">
        <w:t>[39,49,52,55]</w:t>
      </w:r>
      <w:r>
        <w:fldChar w:fldCharType="end"/>
      </w:r>
      <w:r>
        <w:t xml:space="preserve">. Alternatively, instead of implementing an interactive platform such as a mobile or a desktop app, Ran et al. </w:t>
      </w:r>
      <w:r>
        <w:fldChar w:fldCharType="begin"/>
      </w:r>
      <w:r w:rsidR="007B5711">
        <w:instrText xml:space="preserve"> ADDIN ZOTERO_ITEM CSL_CITATION {"citationID":"BayxwZBd","properties":{"formattedCitation":"[61]","plainCitation":"[61]","noteIndex":0},"citationItems":[{"id":103,"uris":["http://zotero.org/groups/5004747/items/JS76S86Q"],"itemData":{"id":103,"type":"article-journal","container-title":"Sensors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B5711" w:rsidRPr="007B5711">
        <w:t>[61]</w:t>
      </w:r>
      <w:r>
        <w:fldChar w:fldCharType="end"/>
      </w:r>
      <w:r>
        <w:t xml:space="preserve">, proposed the use of a haptic motor system integrated into the seating which would vibrate whenever an incorrect sitting </w:t>
      </w:r>
      <w:r>
        <w:lastRenderedPageBreak/>
        <w:t xml:space="preserve">posture is being detected. To even make the system as unintrusive as possible, </w:t>
      </w:r>
      <w:r>
        <w:fldChar w:fldCharType="begin"/>
      </w:r>
      <w:r w:rsidR="007B5711">
        <w:instrText xml:space="preserve"> ADDIN ZOTERO_ITEM CSL_CITATION {"citationID":"G2YLu9L6","properties":{"formattedCitation":"[50]","plainCitation":"[50]","noteIndex":0},"citationItems":[{"id":228,"uris":["http://zotero.org/users/11398818/items/A72X998B"],"itemData":{"id":228,"type":"article-journal","container-title":"International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B5711" w:rsidRPr="007B5711">
        <w:t>[50]</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29674475" w:rsidR="00D71F6C" w:rsidRPr="0017470A" w:rsidRDefault="00387B6E" w:rsidP="006E664B">
      <w:pPr>
        <w:pStyle w:val="MDPI31text"/>
        <w:rPr>
          <w:color w:val="auto"/>
        </w:rPr>
      </w:pPr>
      <w:r w:rsidRPr="0017470A">
        <w:rPr>
          <w:color w:val="auto"/>
        </w:rPr>
        <w:t>The vast</w:t>
      </w:r>
      <w:r w:rsidR="007A0AC5" w:rsidRPr="0017470A">
        <w:rPr>
          <w:color w:val="auto"/>
        </w:rPr>
        <w:t xml:space="preserve"> majority of the research studies </w:t>
      </w:r>
      <w:r w:rsidRPr="0017470A">
        <w:rPr>
          <w:color w:val="auto"/>
        </w:rPr>
        <w:t>revealed that</w:t>
      </w:r>
      <w:r w:rsidR="00515335" w:rsidRPr="0017470A">
        <w:rPr>
          <w:color w:val="auto"/>
        </w:rPr>
        <w:t xml:space="preserve"> the most popular approach to develop a smart sensing chair is to employ the</w:t>
      </w:r>
      <w:r w:rsidR="00FE24CC" w:rsidRPr="0017470A">
        <w:rPr>
          <w:color w:val="auto"/>
        </w:rPr>
        <w:t xml:space="preserve"> use of pressure sensors</w:t>
      </w:r>
      <w:r w:rsidR="00515335" w:rsidRPr="0017470A">
        <w:rPr>
          <w:color w:val="auto"/>
        </w:rPr>
        <w:t>.</w:t>
      </w:r>
      <w:r w:rsidR="002D12FE" w:rsidRPr="0017470A">
        <w:rPr>
          <w:color w:val="auto"/>
        </w:rPr>
        <w:t xml:space="preserve"> Table </w:t>
      </w:r>
      <w:r w:rsidR="00D36F83" w:rsidRPr="0017470A">
        <w:rPr>
          <w:color w:val="auto"/>
        </w:rPr>
        <w:t>5</w:t>
      </w:r>
      <w:r w:rsidR="002D12FE" w:rsidRPr="0017470A">
        <w:rPr>
          <w:color w:val="auto"/>
        </w:rPr>
        <w:t xml:space="preserve"> </w:t>
      </w:r>
      <w:r w:rsidR="001B118D" w:rsidRPr="0017470A">
        <w:rPr>
          <w:color w:val="auto"/>
        </w:rPr>
        <w:t xml:space="preserve">clearly </w:t>
      </w:r>
      <w:r w:rsidR="00430BB9" w:rsidRPr="0017470A">
        <w:rPr>
          <w:color w:val="auto"/>
        </w:rPr>
        <w:t>shows</w:t>
      </w:r>
      <w:r w:rsidR="001B118D" w:rsidRPr="0017470A">
        <w:rPr>
          <w:color w:val="auto"/>
        </w:rPr>
        <w:t xml:space="preserve"> that over the years pressure sensors </w:t>
      </w:r>
      <w:r w:rsidR="00A74C4F" w:rsidRPr="0017470A">
        <w:rPr>
          <w:color w:val="auto"/>
        </w:rPr>
        <w:t xml:space="preserve">have </w:t>
      </w:r>
      <w:r w:rsidR="001B118D" w:rsidRPr="0017470A">
        <w:rPr>
          <w:color w:val="auto"/>
        </w:rPr>
        <w:t>always</w:t>
      </w:r>
      <w:r w:rsidR="00A74C4F" w:rsidRPr="0017470A">
        <w:rPr>
          <w:color w:val="auto"/>
        </w:rPr>
        <w:t xml:space="preserve"> been</w:t>
      </w:r>
      <w:r w:rsidR="003D409E" w:rsidRPr="0017470A">
        <w:rPr>
          <w:color w:val="auto"/>
        </w:rPr>
        <w:t xml:space="preserve"> the preferred </w:t>
      </w:r>
      <w:r w:rsidR="00A74C4F" w:rsidRPr="0017470A">
        <w:rPr>
          <w:color w:val="auto"/>
        </w:rPr>
        <w:t>option</w:t>
      </w:r>
      <w:r w:rsidR="003D409E" w:rsidRPr="0017470A">
        <w:rPr>
          <w:color w:val="auto"/>
        </w:rPr>
        <w:t xml:space="preserve"> in the classification of sitting posture among researchers</w:t>
      </w:r>
      <w:r w:rsidR="00567D00" w:rsidRPr="0017470A">
        <w:rPr>
          <w:color w:val="auto"/>
        </w:rPr>
        <w:t>; o</w:t>
      </w:r>
      <w:r w:rsidR="00A74C4F" w:rsidRPr="0017470A">
        <w:rPr>
          <w:color w:val="auto"/>
        </w:rPr>
        <w:t>u</w:t>
      </w:r>
      <w:r w:rsidR="00430BB9" w:rsidRPr="0017470A">
        <w:rPr>
          <w:color w:val="auto"/>
        </w:rPr>
        <w:t xml:space="preserve">t of which, FSR </w:t>
      </w:r>
      <w:r w:rsidR="006570B6" w:rsidRPr="0017470A">
        <w:rPr>
          <w:color w:val="auto"/>
        </w:rPr>
        <w:t>sensors were</w:t>
      </w:r>
      <w:r w:rsidR="000567A1" w:rsidRPr="0017470A">
        <w:rPr>
          <w:color w:val="auto"/>
        </w:rPr>
        <w:t xml:space="preserve"> </w:t>
      </w:r>
      <w:r w:rsidR="00567D00" w:rsidRPr="0017470A">
        <w:rPr>
          <w:color w:val="auto"/>
        </w:rPr>
        <w:t>the preferred option</w:t>
      </w:r>
      <w:r w:rsidR="000567A1" w:rsidRPr="0017470A">
        <w:rPr>
          <w:color w:val="auto"/>
        </w:rPr>
        <w:t xml:space="preserve"> compared to textile pressure sensors</w:t>
      </w:r>
      <w:r w:rsidR="00567D00" w:rsidRPr="0017470A">
        <w:rPr>
          <w:color w:val="auto"/>
        </w:rPr>
        <w:t>.</w:t>
      </w:r>
    </w:p>
    <w:p w14:paraId="614CEE6A" w14:textId="77777777" w:rsidR="00D71F6C" w:rsidRDefault="00D71F6C" w:rsidP="00D71F6C">
      <w:pPr>
        <w:pStyle w:val="MDPI52figure"/>
      </w:pPr>
      <w:r>
        <w:rPr>
          <w:noProof/>
        </w:rPr>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634753" w14:textId="04379F68" w:rsidR="00D71F6C" w:rsidRPr="009214D5" w:rsidRDefault="00D71F6C" w:rsidP="00D71F6C">
      <w:pPr>
        <w:pStyle w:val="MDPI51figurecaption"/>
        <w:rPr>
          <w:color w:val="auto"/>
        </w:rPr>
      </w:pPr>
      <w:r w:rsidRPr="00740594">
        <w:rPr>
          <w:b/>
          <w:bCs/>
          <w:color w:val="auto"/>
        </w:rPr>
        <w:t xml:space="preserve">Figure </w:t>
      </w:r>
      <w:r w:rsidR="00D36F83">
        <w:rPr>
          <w:b/>
          <w:bCs/>
          <w:color w:val="auto"/>
        </w:rPr>
        <w:t>5</w:t>
      </w:r>
      <w:r w:rsidR="00740594">
        <w:rPr>
          <w:color w:val="auto"/>
        </w:rPr>
        <w:t xml:space="preserve">. </w:t>
      </w:r>
      <w:r w:rsidRPr="009214D5">
        <w:rPr>
          <w:color w:val="auto"/>
        </w:rPr>
        <w:t>Number of Research Papers published on smart sensing chair technology</w:t>
      </w:r>
      <w:r>
        <w:rPr>
          <w:color w:val="auto"/>
        </w:rPr>
        <w:t xml:space="preserve"> along with the sensor being used</w:t>
      </w:r>
      <w:r w:rsidRPr="009214D5">
        <w:rPr>
          <w:color w:val="auto"/>
        </w:rPr>
        <w:t xml:space="preserve"> from 2007 to 2023.</w:t>
      </w:r>
    </w:p>
    <w:p w14:paraId="3A04B2D2" w14:textId="1E0B24EA" w:rsidR="00D71F6C" w:rsidRPr="008C4C38" w:rsidRDefault="00705ADE" w:rsidP="008C4C38">
      <w:pPr>
        <w:pStyle w:val="MDPI31text"/>
        <w:rPr>
          <w:color w:val="auto"/>
        </w:rPr>
      </w:pPr>
      <w:r w:rsidRPr="0017470A">
        <w:rPr>
          <w:color w:val="auto"/>
        </w:rPr>
        <w:t xml:space="preserve">In terms of the sensor placement </w:t>
      </w:r>
      <w:r w:rsidR="00C71991" w:rsidRPr="0017470A">
        <w:rPr>
          <w:color w:val="auto"/>
        </w:rPr>
        <w:t>configuration</w:t>
      </w:r>
      <w:r w:rsidRPr="0017470A">
        <w:rPr>
          <w:color w:val="auto"/>
        </w:rPr>
        <w:t xml:space="preserve">, </w:t>
      </w:r>
      <w:r w:rsidR="004C3EA5" w:rsidRPr="0017470A">
        <w:rPr>
          <w:color w:val="auto"/>
        </w:rPr>
        <w:t>placing</w:t>
      </w:r>
      <w:r w:rsidR="00790D45" w:rsidRPr="0017470A">
        <w:rPr>
          <w:color w:val="auto"/>
        </w:rPr>
        <w:t xml:space="preserve"> various</w:t>
      </w:r>
      <w:r w:rsidR="004C3EA5" w:rsidRPr="0017470A">
        <w:rPr>
          <w:color w:val="auto"/>
        </w:rPr>
        <w:t xml:space="preserve"> ind</w:t>
      </w:r>
      <w:r w:rsidR="00790D45" w:rsidRPr="0017470A">
        <w:rPr>
          <w:color w:val="auto"/>
        </w:rPr>
        <w:t xml:space="preserve">ividual pressure </w:t>
      </w:r>
      <w:r w:rsidR="00C71991" w:rsidRPr="0017470A">
        <w:rPr>
          <w:color w:val="auto"/>
        </w:rPr>
        <w:t>sensor</w:t>
      </w:r>
      <w:r w:rsidR="00790D45" w:rsidRPr="0017470A">
        <w:rPr>
          <w:color w:val="auto"/>
        </w:rPr>
        <w:t>s around the chair</w:t>
      </w:r>
      <w:r w:rsidR="00986511" w:rsidRPr="0017470A">
        <w:rPr>
          <w:color w:val="auto"/>
        </w:rPr>
        <w:t xml:space="preserve"> tends to be preferred method, rather than utilizing dense pressure arrays. </w:t>
      </w:r>
      <w:r w:rsidR="00E02FF8" w:rsidRPr="0017470A">
        <w:rPr>
          <w:color w:val="auto"/>
        </w:rPr>
        <w:t xml:space="preserve">So far </w:t>
      </w:r>
      <w:r w:rsidR="00333BCC" w:rsidRPr="0017470A">
        <w:rPr>
          <w:color w:val="auto"/>
        </w:rPr>
        <w:t>there was no correlation seen that suggested that one placement strategy that produces higher classification accuracy over the other.</w:t>
      </w:r>
      <w:r w:rsidR="002D0BA0" w:rsidRPr="0017470A">
        <w:rPr>
          <w:color w:val="auto"/>
        </w:rPr>
        <w:t xml:space="preserve"> However, there </w:t>
      </w:r>
      <w:r w:rsidR="000A659D" w:rsidRPr="0017470A">
        <w:rPr>
          <w:color w:val="auto"/>
        </w:rPr>
        <w:t>are other variables that should be considered such as</w:t>
      </w:r>
      <w:r w:rsidR="009F2F0E" w:rsidRPr="0017470A">
        <w:rPr>
          <w:color w:val="auto"/>
        </w:rPr>
        <w:t xml:space="preserve"> maintenance and</w:t>
      </w:r>
      <w:r w:rsidR="000A659D" w:rsidRPr="0017470A">
        <w:rPr>
          <w:color w:val="auto"/>
        </w:rPr>
        <w:t xml:space="preserve"> cost</w:t>
      </w:r>
      <w:r w:rsidR="009F2F0E" w:rsidRPr="0017470A">
        <w:rPr>
          <w:color w:val="auto"/>
        </w:rPr>
        <w:t>s</w:t>
      </w:r>
      <w:r w:rsidR="000A659D" w:rsidRPr="0017470A">
        <w:rPr>
          <w:color w:val="auto"/>
        </w:rPr>
        <w:t xml:space="preserve">. </w:t>
      </w:r>
      <w:r w:rsidR="009F2F0E" w:rsidRPr="0017470A">
        <w:rPr>
          <w:color w:val="auto"/>
        </w:rPr>
        <w:t xml:space="preserve">Dense sensor arrays </w:t>
      </w:r>
      <w:r w:rsidR="00CC6A4D" w:rsidRPr="0017470A">
        <w:rPr>
          <w:color w:val="auto"/>
        </w:rPr>
        <w:t>are known to be more costly</w:t>
      </w:r>
      <w:r w:rsidR="001E29A3" w:rsidRPr="0017470A">
        <w:rPr>
          <w:color w:val="auto"/>
        </w:rPr>
        <w:t xml:space="preserve"> and harder to manage</w:t>
      </w:r>
      <w:r w:rsidR="00CC6A4D" w:rsidRPr="0017470A">
        <w:rPr>
          <w:color w:val="auto"/>
        </w:rPr>
        <w:t xml:space="preserve"> compared to </w:t>
      </w:r>
      <w:r w:rsidR="00255EC1" w:rsidRPr="0017470A">
        <w:rPr>
          <w:color w:val="auto"/>
        </w:rPr>
        <w:t xml:space="preserve">their counterparts </w:t>
      </w:r>
      <w:r w:rsidR="00255EC1" w:rsidRPr="0017470A">
        <w:rPr>
          <w:color w:val="auto"/>
        </w:rPr>
        <w:fldChar w:fldCharType="begin"/>
      </w:r>
      <w:r w:rsidR="007B5711">
        <w:rPr>
          <w:color w:val="auto"/>
        </w:rPr>
        <w:instrText xml:space="preserve"> ADDIN ZOTERO_ITEM CSL_CITATION {"citationID":"2iPkpE0C","properties":{"formattedCitation":"[33]","plainCitation":"[33]","noteIndex":0},"citationItems":[{"id":223,"uris":["http://zotero.org/users/11398818/items/2HFDN9YP"],"itemData":{"id":223,"type":"article-journal","container-title":"IEEE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17470A">
        <w:rPr>
          <w:color w:val="auto"/>
        </w:rPr>
        <w:fldChar w:fldCharType="separate"/>
      </w:r>
      <w:r w:rsidR="007B5711" w:rsidRPr="007B5711">
        <w:t>[33]</w:t>
      </w:r>
      <w:r w:rsidR="00255EC1" w:rsidRPr="0017470A">
        <w:rPr>
          <w:color w:val="auto"/>
        </w:rPr>
        <w:fldChar w:fldCharType="end"/>
      </w:r>
      <w:r w:rsidR="00255EC1" w:rsidRPr="0017470A">
        <w:rPr>
          <w:color w:val="auto"/>
        </w:rPr>
        <w:t xml:space="preserve">. </w:t>
      </w:r>
      <w:r w:rsidR="001E29A3" w:rsidRPr="0017470A">
        <w:rPr>
          <w:color w:val="auto"/>
        </w:rPr>
        <w:t xml:space="preserve">Due to the fact that </w:t>
      </w:r>
      <w:r w:rsidR="00255EC1" w:rsidRPr="0017470A">
        <w:rPr>
          <w:color w:val="auto"/>
        </w:rPr>
        <w:t xml:space="preserve">if one or more of the individual sensing units </w:t>
      </w:r>
      <w:r w:rsidR="001E29A3" w:rsidRPr="0017470A">
        <w:rPr>
          <w:color w:val="auto"/>
        </w:rPr>
        <w:t xml:space="preserve">within the array </w:t>
      </w:r>
      <w:r w:rsidR="00255EC1" w:rsidRPr="0017470A">
        <w:rPr>
          <w:color w:val="auto"/>
        </w:rPr>
        <w:t xml:space="preserve">is faulty, it would be required to replace the entire sensor </w:t>
      </w:r>
      <w:r w:rsidR="0060773B" w:rsidRPr="0017470A">
        <w:rPr>
          <w:color w:val="auto"/>
        </w:rPr>
        <w:t>array</w:t>
      </w:r>
      <w:r w:rsidR="00F46871" w:rsidRPr="0017470A">
        <w:rPr>
          <w:color w:val="auto"/>
        </w:rPr>
        <w:t xml:space="preserve"> unit</w:t>
      </w:r>
      <w:r w:rsidR="00255EC1" w:rsidRPr="0017470A">
        <w:rPr>
          <w:color w:val="auto"/>
        </w:rPr>
        <w:t xml:space="preserve"> instead of the individual sensor</w:t>
      </w:r>
      <w:r w:rsidR="00554956">
        <w:rPr>
          <w:color w:val="auto"/>
        </w:rPr>
        <w:t xml:space="preserve"> leading to maintenance costs</w:t>
      </w:r>
      <w:r w:rsidR="00255EC1" w:rsidRPr="0017470A">
        <w:rPr>
          <w:color w:val="auto"/>
        </w:rPr>
        <w:t>.</w:t>
      </w: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3B4E99EB"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007B5711">
        <w:rPr>
          <w:color w:val="auto"/>
        </w:rPr>
        <w:instrText xml:space="preserve"> ADDIN ZOTERO_ITEM CSL_CITATION {"citationID":"HvMeLFHb","properties":{"formattedCitation":"[45]","plainCitation":"[45]","noteIndex":0},"citationItems":[{"id":169,"uris":["http://zotero.org/users/11398818/items/8IPGYUV4"],"itemData":{"id":169,"type":"article-journal","container-title":"IEEE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007B5711" w:rsidRPr="007B5711">
        <w:t>[45]</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w:t>
      </w:r>
      <w:r w:rsidRPr="003E0776">
        <w:rPr>
          <w:color w:val="auto"/>
        </w:rPr>
        <w:lastRenderedPageBreak/>
        <w:t xml:space="preserve">tected, which is an important aspect of a sitting posture. Similarly, Cho et al. </w:t>
      </w:r>
      <w:r w:rsidRPr="003E0776">
        <w:rPr>
          <w:color w:val="auto"/>
        </w:rPr>
        <w:fldChar w:fldCharType="begin"/>
      </w:r>
      <w:r w:rsidR="007B5711">
        <w:rPr>
          <w:color w:val="auto"/>
        </w:rPr>
        <w:instrText xml:space="preserve"> ADDIN ZOTERO_ITEM CSL_CITATION {"citationID":"QEnFagwC","properties":{"formattedCitation":"[53]","plainCitation":"[53]","noteIndex":0},"citationItems":[{"id":265,"uris":["http://zotero.org/users/11398818/items/89B29YFX"],"itemData":{"id":265,"type":"paper-conference","container-title":"2019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007B5711" w:rsidRPr="007B5711">
        <w:t>[53]</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7B5711">
        <w:rPr>
          <w:color w:val="auto"/>
        </w:rPr>
        <w:instrText xml:space="preserve"> ADDIN ZOTERO_ITEM CSL_CITATION {"citationID":"JpvHa0BZ","properties":{"formattedCitation":"[33]","plainCitation":"[33]","noteIndex":0},"citationItems":[{"id":223,"uris":["http://zotero.org/users/11398818/items/2HFDN9YP"],"itemData":{"id":223,"type":"article-journal","container-title":"IEEE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7B5711" w:rsidRPr="007B5711">
        <w:t>[33]</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456959A5" w:rsidR="00B40CF3" w:rsidRDefault="00B40CF3" w:rsidP="00F66393">
      <w:pPr>
        <w:pStyle w:val="MDPI31text"/>
      </w:pPr>
      <w:r>
        <w:t xml:space="preserve">Figure </w:t>
      </w:r>
      <w:r w:rsidR="00D36F83">
        <w:t>6</w:t>
      </w:r>
      <w:r>
        <w:t xml:space="preserve">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7B5711">
        <w:instrText xml:space="preserve"> ADDIN ZOTERO_ITEM CSL_CITATION {"citationID":"s6hSzK5C","properties":{"formattedCitation":"[54]","plainCitation":"[54]","noteIndex":0},"citationItems":[{"id":272,"uris":["http://zotero.org/users/11398818/items/7ANKQUF4"],"itemData":{"id":272,"type":"article-journal","abstract":"We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B5711" w:rsidRPr="007B5711">
        <w:t>[54]</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31A1B80" w14:textId="57972E61" w:rsidR="00632C59" w:rsidRDefault="00AB0B3E" w:rsidP="009D1DE7">
      <w:pPr>
        <w:pStyle w:val="MDPI51figurecaption"/>
      </w:pPr>
      <w:r w:rsidRPr="006B0865">
        <w:rPr>
          <w:b/>
          <w:bCs/>
        </w:rPr>
        <w:t xml:space="preserve">Figure </w:t>
      </w:r>
      <w:r w:rsidR="00D36F83">
        <w:rPr>
          <w:b/>
          <w:bCs/>
        </w:rPr>
        <w:t>6</w:t>
      </w:r>
      <w:r w:rsidRPr="006B0865">
        <w:rPr>
          <w:b/>
          <w:bCs/>
        </w:rPr>
        <w:t>.</w:t>
      </w:r>
      <w:r>
        <w:t xml:space="preserve"> Comparison of Machine Learning Models: Number of Postures vs Accuracy vs Test Subjects</w:t>
      </w:r>
    </w:p>
    <w:p w14:paraId="433550B6" w14:textId="1F349689" w:rsidR="00D47AE1" w:rsidRDefault="00D47AE1" w:rsidP="00D47AE1">
      <w:pPr>
        <w:pStyle w:val="MDPI31text"/>
      </w:pPr>
      <w:r>
        <w:t>Additionally, from Figure 7 it was quite interesting to see deep learning models such as CNN and ANN aren’t much better</w:t>
      </w:r>
      <w:r w:rsidRPr="00EB0052">
        <w:t xml:space="preserve"> </w:t>
      </w:r>
      <w:r>
        <w:t xml:space="preserve">in </w:t>
      </w:r>
      <w:r w:rsidRPr="00EB0052">
        <w:t>achieving higher classification accurac</w:t>
      </w:r>
      <w:r>
        <w:t>ies compared to other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w:t>
      </w:r>
    </w:p>
    <w:p w14:paraId="2384E574" w14:textId="77777777" w:rsidR="008C4C38" w:rsidRDefault="008C4C38" w:rsidP="00D47AE1">
      <w:pPr>
        <w:pStyle w:val="MDPI31text"/>
      </w:pPr>
    </w:p>
    <w:p w14:paraId="4D0DEE38" w14:textId="77777777" w:rsidR="008C4C38" w:rsidRDefault="008C4C38" w:rsidP="00D47AE1">
      <w:pPr>
        <w:pStyle w:val="MDPI31text"/>
      </w:pPr>
    </w:p>
    <w:p w14:paraId="72634F3A" w14:textId="77777777" w:rsidR="008C4C38" w:rsidRDefault="008C4C38" w:rsidP="00D47AE1">
      <w:pPr>
        <w:pStyle w:val="MDPI31text"/>
      </w:pPr>
    </w:p>
    <w:p w14:paraId="3CA761E2" w14:textId="77777777" w:rsidR="008C4C38" w:rsidRDefault="008C4C38" w:rsidP="00D47AE1">
      <w:pPr>
        <w:pStyle w:val="MDPI31text"/>
      </w:pPr>
    </w:p>
    <w:p w14:paraId="34A6B156" w14:textId="23A423AE" w:rsidR="00AE4DC0" w:rsidRDefault="002A0DBE" w:rsidP="00430029">
      <w:pPr>
        <w:pStyle w:val="MDPI22heading2"/>
      </w:pPr>
      <w:r>
        <w:lastRenderedPageBreak/>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4F815693" w:rsidR="00AE4DC0" w:rsidRPr="008C4C38" w:rsidRDefault="00EF5FE4" w:rsidP="00551ECD">
      <w:pPr>
        <w:pStyle w:val="MDPI31text"/>
        <w:rPr>
          <w:color w:val="auto"/>
        </w:rPr>
      </w:pPr>
      <w:r w:rsidRPr="008C4C38">
        <w:rPr>
          <w:color w:val="auto"/>
        </w:rPr>
        <w:t>Looking at</w:t>
      </w:r>
      <w:r w:rsidR="0014456D" w:rsidRPr="008C4C38">
        <w:rPr>
          <w:color w:val="auto"/>
        </w:rPr>
        <w:t xml:space="preserve"> the current state of</w:t>
      </w:r>
      <w:r w:rsidR="00C16597" w:rsidRPr="008C4C38">
        <w:rPr>
          <w:color w:val="auto"/>
        </w:rPr>
        <w:t xml:space="preserve"> this research field, </w:t>
      </w:r>
      <w:r w:rsidR="00D36F83" w:rsidRPr="008C4C38">
        <w:rPr>
          <w:color w:val="auto"/>
        </w:rPr>
        <w:t>many of</w:t>
      </w:r>
      <w:r w:rsidR="00C16597" w:rsidRPr="008C4C38">
        <w:rPr>
          <w:color w:val="auto"/>
        </w:rPr>
        <w:t xml:space="preserve"> the</w:t>
      </w:r>
      <w:r w:rsidR="00DF166A" w:rsidRPr="008C4C38">
        <w:rPr>
          <w:color w:val="auto"/>
        </w:rPr>
        <w:t xml:space="preserve"> studies</w:t>
      </w:r>
      <w:r w:rsidR="00C16597" w:rsidRPr="008C4C38">
        <w:rPr>
          <w:color w:val="auto"/>
        </w:rPr>
        <w:t xml:space="preserve"> predominantly focus on the development of </w:t>
      </w:r>
      <w:r w:rsidRPr="008C4C38">
        <w:rPr>
          <w:color w:val="auto"/>
        </w:rPr>
        <w:t xml:space="preserve">algorithms that would achieve high classification accuracy. </w:t>
      </w:r>
      <w:r w:rsidR="00EA70D5" w:rsidRPr="008C4C38">
        <w:rPr>
          <w:color w:val="auto"/>
        </w:rPr>
        <w:t xml:space="preserve">While it is valuable to find </w:t>
      </w:r>
      <w:r w:rsidR="00BF6B93" w:rsidRPr="008C4C38">
        <w:rPr>
          <w:color w:val="auto"/>
        </w:rPr>
        <w:t xml:space="preserve">different </w:t>
      </w:r>
      <w:r w:rsidR="00D352D1" w:rsidRPr="008C4C38">
        <w:rPr>
          <w:color w:val="auto"/>
        </w:rPr>
        <w:t>ways</w:t>
      </w:r>
      <w:r w:rsidR="00BF6B93" w:rsidRPr="008C4C38">
        <w:rPr>
          <w:color w:val="auto"/>
        </w:rPr>
        <w:t xml:space="preserve"> and techniques to achieve</w:t>
      </w:r>
      <w:r w:rsidR="00E35592" w:rsidRPr="008C4C38">
        <w:rPr>
          <w:color w:val="auto"/>
        </w:rPr>
        <w:t xml:space="preserve"> better </w:t>
      </w:r>
      <w:r w:rsidR="00D352D1" w:rsidRPr="008C4C38">
        <w:rPr>
          <w:color w:val="auto"/>
        </w:rPr>
        <w:t>results</w:t>
      </w:r>
      <w:r w:rsidR="00E35592" w:rsidRPr="008C4C38">
        <w:rPr>
          <w:color w:val="auto"/>
        </w:rPr>
        <w:t xml:space="preserve"> in the detection of different sitting postures</w:t>
      </w:r>
      <w:r w:rsidR="00BF6B93" w:rsidRPr="008C4C38">
        <w:rPr>
          <w:color w:val="auto"/>
        </w:rPr>
        <w:t xml:space="preserve">, there </w:t>
      </w:r>
      <w:r w:rsidR="008841DC" w:rsidRPr="008C4C38">
        <w:rPr>
          <w:color w:val="auto"/>
        </w:rPr>
        <w:t xml:space="preserve">is however a </w:t>
      </w:r>
      <w:r w:rsidR="00FA1D08" w:rsidRPr="008C4C38">
        <w:rPr>
          <w:color w:val="auto"/>
        </w:rPr>
        <w:t>lack of interest</w:t>
      </w:r>
      <w:r w:rsidR="008841DC" w:rsidRPr="008C4C38">
        <w:rPr>
          <w:color w:val="auto"/>
        </w:rPr>
        <w:t xml:space="preserve"> surrounding </w:t>
      </w:r>
      <w:r w:rsidR="00CC34F9" w:rsidRPr="008C4C38">
        <w:rPr>
          <w:color w:val="auto"/>
        </w:rPr>
        <w:t xml:space="preserve">the </w:t>
      </w:r>
      <w:r w:rsidR="008841DC" w:rsidRPr="008C4C38">
        <w:rPr>
          <w:color w:val="auto"/>
        </w:rPr>
        <w:t xml:space="preserve">implementation of </w:t>
      </w:r>
      <w:r w:rsidR="005E6B68" w:rsidRPr="008C4C38">
        <w:rPr>
          <w:color w:val="auto"/>
        </w:rPr>
        <w:t>user feedback systems.</w:t>
      </w:r>
      <w:r w:rsidR="00D352D1" w:rsidRPr="008C4C38">
        <w:rPr>
          <w:color w:val="auto"/>
        </w:rPr>
        <w:t xml:space="preserve"> Most studies </w:t>
      </w:r>
      <w:r w:rsidR="00905B54" w:rsidRPr="008C4C38">
        <w:rPr>
          <w:color w:val="auto"/>
        </w:rPr>
        <w:t xml:space="preserve">tend to </w:t>
      </w:r>
      <w:r w:rsidR="00825C1F" w:rsidRPr="008C4C38">
        <w:rPr>
          <w:color w:val="auto"/>
        </w:rPr>
        <w:t>prioritize</w:t>
      </w:r>
      <w:r w:rsidR="00BA1E4C" w:rsidRPr="008C4C38">
        <w:rPr>
          <w:color w:val="auto"/>
        </w:rPr>
        <w:t xml:space="preserve"> other aspects such as sensor placement</w:t>
      </w:r>
      <w:r w:rsidR="00834AC5" w:rsidRPr="008C4C38">
        <w:rPr>
          <w:color w:val="auto"/>
        </w:rPr>
        <w:t xml:space="preserve"> and classification accuracy </w:t>
      </w:r>
      <w:r w:rsidR="0030583D" w:rsidRPr="008C4C38">
        <w:rPr>
          <w:color w:val="auto"/>
        </w:rPr>
        <w:t>and leave out the need to perform critical evaluation</w:t>
      </w:r>
      <w:r w:rsidR="00262FA3" w:rsidRPr="008C4C38">
        <w:rPr>
          <w:color w:val="auto"/>
        </w:rPr>
        <w:t xml:space="preserve"> on user feedback systems for posture correction. </w:t>
      </w:r>
      <w:r w:rsidR="004F5BE0" w:rsidRPr="008C4C38">
        <w:rPr>
          <w:color w:val="auto"/>
        </w:rPr>
        <w:t>As previously discussed</w:t>
      </w:r>
      <w:r w:rsidR="00AE4DC0" w:rsidRPr="008C4C38">
        <w:rPr>
          <w:color w:val="auto"/>
        </w:rPr>
        <w:t>, only</w:t>
      </w:r>
      <w:r w:rsidR="00487C07" w:rsidRPr="008C4C38">
        <w:rPr>
          <w:color w:val="auto"/>
        </w:rPr>
        <w:t xml:space="preserve"> </w:t>
      </w:r>
      <w:r w:rsidR="00AE4DC0" w:rsidRPr="008C4C38">
        <w:rPr>
          <w:color w:val="auto"/>
        </w:rPr>
        <w:t xml:space="preserve">11 </w:t>
      </w:r>
      <w:r w:rsidR="00123BD9" w:rsidRPr="008C4C38">
        <w:rPr>
          <w:color w:val="auto"/>
        </w:rPr>
        <w:t>studies</w:t>
      </w:r>
      <w:r w:rsidR="00487C07" w:rsidRPr="008C4C38">
        <w:rPr>
          <w:color w:val="auto"/>
        </w:rPr>
        <w:t xml:space="preserve"> </w:t>
      </w:r>
      <w:r w:rsidR="00D765AD" w:rsidRPr="008C4C38">
        <w:rPr>
          <w:color w:val="auto"/>
        </w:rPr>
        <w:t>implemented</w:t>
      </w:r>
      <w:r w:rsidR="00AE4DC0" w:rsidRPr="008C4C38">
        <w:rPr>
          <w:color w:val="auto"/>
        </w:rPr>
        <w:t xml:space="preserve"> </w:t>
      </w:r>
      <w:r w:rsidR="00487C07" w:rsidRPr="008C4C38">
        <w:rPr>
          <w:color w:val="auto"/>
        </w:rPr>
        <w:t>a user feedback system for posture correction</w:t>
      </w:r>
      <w:r w:rsidR="00AE4DC0" w:rsidRPr="008C4C38">
        <w:rPr>
          <w:color w:val="auto"/>
        </w:rPr>
        <w:t xml:space="preserve">; </w:t>
      </w:r>
      <w:r w:rsidR="00237EBD" w:rsidRPr="008C4C38">
        <w:rPr>
          <w:color w:val="auto"/>
        </w:rPr>
        <w:t>5</w:t>
      </w:r>
      <w:r w:rsidR="00AE4DC0" w:rsidRPr="008C4C38">
        <w:rPr>
          <w:color w:val="auto"/>
        </w:rPr>
        <w:t xml:space="preserve"> of </w:t>
      </w:r>
      <w:r w:rsidR="00123BD9" w:rsidRPr="008C4C38">
        <w:rPr>
          <w:color w:val="auto"/>
        </w:rPr>
        <w:t xml:space="preserve">which used a </w:t>
      </w:r>
      <w:r w:rsidR="00AE4DC0" w:rsidRPr="008C4C38">
        <w:rPr>
          <w:color w:val="auto"/>
        </w:rPr>
        <w:t xml:space="preserve">mobile </w:t>
      </w:r>
      <w:r w:rsidR="00A30A1C" w:rsidRPr="008C4C38">
        <w:rPr>
          <w:color w:val="auto"/>
        </w:rPr>
        <w:t>application</w:t>
      </w:r>
      <w:r w:rsidR="00AE4DC0" w:rsidRPr="008C4C38">
        <w:rPr>
          <w:color w:val="auto"/>
        </w:rPr>
        <w:t xml:space="preserve">. </w:t>
      </w:r>
      <w:r w:rsidR="00C747FD" w:rsidRPr="008C4C38">
        <w:rPr>
          <w:color w:val="auto"/>
        </w:rPr>
        <w:t>De</w:t>
      </w:r>
      <w:r w:rsidR="0077354D" w:rsidRPr="008C4C38">
        <w:rPr>
          <w:color w:val="auto"/>
        </w:rPr>
        <w:t>spite the lo</w:t>
      </w:r>
      <w:r w:rsidR="00D12DF8" w:rsidRPr="008C4C38">
        <w:rPr>
          <w:color w:val="auto"/>
        </w:rPr>
        <w:t xml:space="preserve">w adoption, there is an apparent </w:t>
      </w:r>
      <w:r w:rsidR="00551ECD" w:rsidRPr="008C4C38">
        <w:rPr>
          <w:color w:val="auto"/>
        </w:rPr>
        <w:t>gap</w:t>
      </w:r>
      <w:r w:rsidR="004D1154" w:rsidRPr="008C4C38">
        <w:rPr>
          <w:color w:val="auto"/>
        </w:rPr>
        <w:t xml:space="preserve"> </w:t>
      </w:r>
      <w:r w:rsidR="00551ECD" w:rsidRPr="008C4C38">
        <w:rPr>
          <w:color w:val="auto"/>
        </w:rPr>
        <w:t>regarding the evaluations</w:t>
      </w:r>
      <w:r w:rsidR="004D1154" w:rsidRPr="008C4C38">
        <w:rPr>
          <w:color w:val="auto"/>
        </w:rPr>
        <w:t xml:space="preserve"> </w:t>
      </w:r>
      <w:r w:rsidR="00551ECD" w:rsidRPr="008C4C38">
        <w:rPr>
          <w:color w:val="auto"/>
        </w:rPr>
        <w:t xml:space="preserve">being </w:t>
      </w:r>
      <w:r w:rsidR="00261469" w:rsidRPr="008C4C38">
        <w:rPr>
          <w:color w:val="auto"/>
        </w:rPr>
        <w:t>implemented</w:t>
      </w:r>
      <w:r w:rsidR="00551ECD" w:rsidRPr="008C4C38">
        <w:rPr>
          <w:color w:val="auto"/>
        </w:rPr>
        <w:t xml:space="preserve"> on </w:t>
      </w:r>
      <w:r w:rsidR="004D1154" w:rsidRPr="008C4C38">
        <w:rPr>
          <w:color w:val="auto"/>
        </w:rPr>
        <w:t xml:space="preserve">these </w:t>
      </w:r>
      <w:r w:rsidR="005B2103" w:rsidRPr="008C4C38">
        <w:rPr>
          <w:color w:val="auto"/>
        </w:rPr>
        <w:t>user feedback systems</w:t>
      </w:r>
      <w:r w:rsidR="00E133FB" w:rsidRPr="008C4C38">
        <w:rPr>
          <w:color w:val="auto"/>
        </w:rPr>
        <w:t>.</w:t>
      </w:r>
      <w:r w:rsidR="005B2103" w:rsidRPr="008C4C38">
        <w:rPr>
          <w:color w:val="auto"/>
        </w:rPr>
        <w:t xml:space="preserve"> </w:t>
      </w:r>
    </w:p>
    <w:p w14:paraId="71833CDB" w14:textId="77777777" w:rsidR="00B52F9D" w:rsidRPr="008C4C38" w:rsidRDefault="00B52F9D" w:rsidP="00E310F2">
      <w:pPr>
        <w:pStyle w:val="MDPI31text"/>
        <w:ind w:left="0" w:firstLine="0"/>
        <w:rPr>
          <w:color w:val="auto"/>
        </w:rPr>
      </w:pPr>
    </w:p>
    <w:p w14:paraId="35644B76" w14:textId="6D3F8B58" w:rsidR="0095626D" w:rsidRPr="008C4C38" w:rsidRDefault="001379C6" w:rsidP="008D3321">
      <w:pPr>
        <w:pStyle w:val="MDPI31text"/>
        <w:rPr>
          <w:color w:val="auto"/>
        </w:rPr>
      </w:pPr>
      <w:r w:rsidRPr="008C4C38">
        <w:rPr>
          <w:color w:val="auto"/>
        </w:rPr>
        <w:t>With the</w:t>
      </w:r>
      <w:r w:rsidR="00AE4DC0" w:rsidRPr="008C4C38">
        <w:rPr>
          <w:color w:val="auto"/>
        </w:rPr>
        <w:t xml:space="preserve"> lack of a comprehensive evaluation being conducted, a few questions </w:t>
      </w:r>
      <w:r w:rsidR="00712C26" w:rsidRPr="008C4C38">
        <w:rPr>
          <w:color w:val="auto"/>
        </w:rPr>
        <w:t xml:space="preserve">can be </w:t>
      </w:r>
      <w:r w:rsidR="00AE4DC0" w:rsidRPr="008C4C38">
        <w:rPr>
          <w:color w:val="auto"/>
        </w:rPr>
        <w:t xml:space="preserve">raised regarding the effectiveness, feasibility, and overall </w:t>
      </w:r>
      <w:r w:rsidR="0095626D" w:rsidRPr="008C4C38">
        <w:rPr>
          <w:color w:val="auto"/>
        </w:rPr>
        <w:t>usability</w:t>
      </w:r>
      <w:r w:rsidR="00AE4DC0" w:rsidRPr="008C4C38">
        <w:rPr>
          <w:color w:val="auto"/>
        </w:rPr>
        <w:t xml:space="preserve"> from the </w:t>
      </w:r>
      <w:r w:rsidR="0095626D" w:rsidRPr="008C4C38">
        <w:rPr>
          <w:color w:val="auto"/>
        </w:rPr>
        <w:t xml:space="preserve">end </w:t>
      </w:r>
      <w:r w:rsidR="00AE4DC0" w:rsidRPr="008C4C38">
        <w:rPr>
          <w:color w:val="auto"/>
        </w:rPr>
        <w:t xml:space="preserve">user’s perspective when interacting with these </w:t>
      </w:r>
      <w:r w:rsidR="00712C26" w:rsidRPr="008C4C38">
        <w:rPr>
          <w:color w:val="auto"/>
        </w:rPr>
        <w:t>systems</w:t>
      </w:r>
      <w:r w:rsidR="008D3321" w:rsidRPr="008C4C38">
        <w:rPr>
          <w:color w:val="auto"/>
        </w:rPr>
        <w:t>.</w:t>
      </w:r>
      <w:r w:rsidR="0095626D" w:rsidRPr="008C4C38">
        <w:rPr>
          <w:color w:val="auto"/>
        </w:rPr>
        <w:t xml:space="preserve"> How </w:t>
      </w:r>
      <w:r w:rsidR="00BE68FD" w:rsidRPr="008C4C38">
        <w:rPr>
          <w:color w:val="auto"/>
        </w:rPr>
        <w:t>is it certain</w:t>
      </w:r>
      <w:r w:rsidR="002C5099" w:rsidRPr="008C4C38">
        <w:rPr>
          <w:color w:val="auto"/>
        </w:rPr>
        <w:t xml:space="preserve"> that these</w:t>
      </w:r>
      <w:r w:rsidR="00BE68FD" w:rsidRPr="008C4C38">
        <w:rPr>
          <w:color w:val="auto"/>
        </w:rPr>
        <w:t xml:space="preserve"> </w:t>
      </w:r>
      <w:r w:rsidR="002C5099" w:rsidRPr="008C4C38">
        <w:rPr>
          <w:color w:val="auto"/>
        </w:rPr>
        <w:t>systems are effective</w:t>
      </w:r>
      <w:r w:rsidR="009A520A" w:rsidRPr="008C4C38">
        <w:rPr>
          <w:color w:val="auto"/>
        </w:rPr>
        <w:t xml:space="preserve"> in encouraging the user </w:t>
      </w:r>
      <w:r w:rsidR="00A31DE5" w:rsidRPr="008C4C38">
        <w:rPr>
          <w:color w:val="auto"/>
        </w:rPr>
        <w:t>to achieve</w:t>
      </w:r>
      <w:r w:rsidR="009A520A" w:rsidRPr="008C4C38">
        <w:rPr>
          <w:color w:val="auto"/>
        </w:rPr>
        <w:t xml:space="preserve"> </w:t>
      </w:r>
      <w:r w:rsidR="00B52F9D" w:rsidRPr="008C4C38">
        <w:rPr>
          <w:color w:val="auto"/>
        </w:rPr>
        <w:t>better sitting postures?</w:t>
      </w:r>
      <w:r w:rsidR="0095626D" w:rsidRPr="008C4C38">
        <w:rPr>
          <w:color w:val="auto"/>
        </w:rPr>
        <w:t xml:space="preserve"> </w:t>
      </w:r>
      <w:r w:rsidR="00B911AF" w:rsidRPr="008C4C38">
        <w:rPr>
          <w:color w:val="auto"/>
        </w:rPr>
        <w:t xml:space="preserve">Performing a </w:t>
      </w:r>
      <w:r w:rsidR="00F85356" w:rsidRPr="008C4C38">
        <w:rPr>
          <w:color w:val="auto"/>
        </w:rPr>
        <w:t>critical evaluation</w:t>
      </w:r>
      <w:r w:rsidR="00B911AF" w:rsidRPr="008C4C38">
        <w:rPr>
          <w:color w:val="auto"/>
        </w:rPr>
        <w:t xml:space="preserve"> o</w:t>
      </w:r>
      <w:r w:rsidR="00F85356" w:rsidRPr="008C4C38">
        <w:rPr>
          <w:color w:val="auto"/>
        </w:rPr>
        <w:t xml:space="preserve">n these systems would be beneficial in various aspects. </w:t>
      </w:r>
      <w:r w:rsidR="00CA652D" w:rsidRPr="008C4C38">
        <w:rPr>
          <w:color w:val="auto"/>
        </w:rPr>
        <w:t xml:space="preserve">Firstly, it would provide vital information </w:t>
      </w:r>
      <w:r w:rsidR="00F33E20" w:rsidRPr="008C4C38">
        <w:rPr>
          <w:color w:val="auto"/>
        </w:rPr>
        <w:t>in regard to</w:t>
      </w:r>
      <w:r w:rsidR="00AB03AE" w:rsidRPr="008C4C38">
        <w:rPr>
          <w:color w:val="auto"/>
        </w:rPr>
        <w:t xml:space="preserve"> the user experience </w:t>
      </w:r>
      <w:r w:rsidR="004326E3" w:rsidRPr="008C4C38">
        <w:rPr>
          <w:color w:val="auto"/>
        </w:rPr>
        <w:t>while interacting with these systems</w:t>
      </w:r>
      <w:r w:rsidR="005F55D7" w:rsidRPr="008C4C38">
        <w:rPr>
          <w:color w:val="auto"/>
        </w:rPr>
        <w:t xml:space="preserve">, </w:t>
      </w:r>
      <w:r w:rsidR="00E64C4A" w:rsidRPr="008C4C38">
        <w:rPr>
          <w:color w:val="auto"/>
        </w:rPr>
        <w:t xml:space="preserve">making it quite easy to find </w:t>
      </w:r>
      <w:r w:rsidR="00D81344" w:rsidRPr="008C4C38">
        <w:rPr>
          <w:color w:val="auto"/>
        </w:rPr>
        <w:t>potential gaps that could be further improved upon</w:t>
      </w:r>
      <w:r w:rsidR="004326E3" w:rsidRPr="008C4C38">
        <w:rPr>
          <w:color w:val="auto"/>
        </w:rPr>
        <w:t>.</w:t>
      </w:r>
      <w:r w:rsidR="00F33E20" w:rsidRPr="008C4C38">
        <w:rPr>
          <w:color w:val="auto"/>
        </w:rPr>
        <w:t xml:space="preserve"> Additionally, </w:t>
      </w:r>
      <w:r w:rsidR="001F72E4" w:rsidRPr="008C4C38">
        <w:rPr>
          <w:color w:val="auto"/>
        </w:rPr>
        <w:t xml:space="preserve">an in-depth analysis would </w:t>
      </w:r>
      <w:r w:rsidR="005E53E2" w:rsidRPr="008C4C38">
        <w:rPr>
          <w:color w:val="auto"/>
        </w:rPr>
        <w:t xml:space="preserve">be helpful to know if </w:t>
      </w:r>
      <w:r w:rsidR="00001C83" w:rsidRPr="008C4C38">
        <w:rPr>
          <w:color w:val="auto"/>
        </w:rPr>
        <w:t>user expectations</w:t>
      </w:r>
      <w:r w:rsidR="009427D3" w:rsidRPr="008C4C38">
        <w:rPr>
          <w:color w:val="auto"/>
        </w:rPr>
        <w:t xml:space="preserve"> are in sync with the inten</w:t>
      </w:r>
      <w:r w:rsidR="00066C34" w:rsidRPr="008C4C38">
        <w:rPr>
          <w:color w:val="auto"/>
        </w:rPr>
        <w:t>ded</w:t>
      </w:r>
      <w:r w:rsidR="009427D3" w:rsidRPr="008C4C38">
        <w:rPr>
          <w:color w:val="auto"/>
        </w:rPr>
        <w:t xml:space="preserve"> outcome of the system</w:t>
      </w:r>
      <w:r w:rsidR="00141D26" w:rsidRPr="008C4C38">
        <w:rPr>
          <w:color w:val="auto"/>
        </w:rPr>
        <w:t xml:space="preserve">. </w:t>
      </w:r>
      <w:r w:rsidR="006A325D" w:rsidRPr="008C4C38">
        <w:rPr>
          <w:color w:val="auto"/>
        </w:rPr>
        <w:t>Having this knowledge</w:t>
      </w:r>
      <w:r w:rsidR="008E4B50" w:rsidRPr="008C4C38">
        <w:rPr>
          <w:color w:val="auto"/>
        </w:rPr>
        <w:t xml:space="preserve"> would give</w:t>
      </w:r>
      <w:r w:rsidR="005D1C52" w:rsidRPr="008C4C38">
        <w:rPr>
          <w:color w:val="auto"/>
        </w:rPr>
        <w:t xml:space="preserve"> room </w:t>
      </w:r>
      <w:r w:rsidR="008E4B50" w:rsidRPr="008C4C38">
        <w:rPr>
          <w:color w:val="auto"/>
        </w:rPr>
        <w:t xml:space="preserve">for </w:t>
      </w:r>
      <w:r w:rsidR="00066C34" w:rsidRPr="008C4C38">
        <w:rPr>
          <w:color w:val="auto"/>
        </w:rPr>
        <w:t xml:space="preserve">further improvement </w:t>
      </w:r>
      <w:r w:rsidR="00E94B46" w:rsidRPr="008C4C38">
        <w:rPr>
          <w:color w:val="auto"/>
        </w:rPr>
        <w:t xml:space="preserve">while ensuring that all </w:t>
      </w:r>
      <w:r w:rsidR="00EE443E" w:rsidRPr="008C4C38">
        <w:rPr>
          <w:color w:val="auto"/>
        </w:rPr>
        <w:t>expectations</w:t>
      </w:r>
      <w:r w:rsidR="00E94B46" w:rsidRPr="008C4C38">
        <w:rPr>
          <w:color w:val="auto"/>
        </w:rPr>
        <w:t xml:space="preserve"> are aligned with the </w:t>
      </w:r>
      <w:r w:rsidR="00EE443E" w:rsidRPr="008C4C38">
        <w:rPr>
          <w:color w:val="auto"/>
        </w:rPr>
        <w:t>system’s</w:t>
      </w:r>
      <w:r w:rsidR="00E94B46" w:rsidRPr="008C4C38">
        <w:rPr>
          <w:color w:val="auto"/>
        </w:rPr>
        <w:t xml:space="preserve"> outcomes.</w:t>
      </w:r>
      <w:r w:rsidR="00EE443E" w:rsidRPr="008C4C38">
        <w:rPr>
          <w:color w:val="auto"/>
        </w:rPr>
        <w:t xml:space="preserve"> Methods such as interviews, surveys, and usability testing could be employed to collect valuable feedback.</w:t>
      </w:r>
    </w:p>
    <w:p w14:paraId="4AD755F3" w14:textId="77777777" w:rsidR="00B52F9D" w:rsidRDefault="00B52F9D" w:rsidP="00EE443E">
      <w:pPr>
        <w:pStyle w:val="MDPI31text"/>
        <w:ind w:left="0" w:firstLine="0"/>
      </w:pPr>
    </w:p>
    <w:p w14:paraId="16906FD2" w14:textId="02BC0A43" w:rsidR="003A79BE" w:rsidRPr="008C4C38" w:rsidRDefault="002901A8" w:rsidP="002901A8">
      <w:pPr>
        <w:pStyle w:val="MDPI23heading3"/>
        <w:rPr>
          <w:color w:val="auto"/>
        </w:rPr>
      </w:pPr>
      <w:r w:rsidRPr="008C4C38">
        <w:rPr>
          <w:color w:val="auto"/>
        </w:rPr>
        <w:t xml:space="preserve">4.3.2 </w:t>
      </w:r>
      <w:r w:rsidR="00BE421A" w:rsidRPr="008C4C38">
        <w:rPr>
          <w:color w:val="auto"/>
        </w:rPr>
        <w:t>Lack of</w:t>
      </w:r>
      <w:r w:rsidR="0028090A" w:rsidRPr="008C4C38">
        <w:rPr>
          <w:color w:val="auto"/>
        </w:rPr>
        <w:t xml:space="preserve"> </w:t>
      </w:r>
      <w:r w:rsidR="00BE421A" w:rsidRPr="008C4C38">
        <w:rPr>
          <w:color w:val="auto"/>
        </w:rPr>
        <w:t xml:space="preserve">diversity </w:t>
      </w:r>
      <w:r w:rsidR="00A92BFA" w:rsidRPr="008C4C38">
        <w:rPr>
          <w:color w:val="auto"/>
        </w:rPr>
        <w:t xml:space="preserve">on the </w:t>
      </w:r>
      <w:r w:rsidR="0028090A" w:rsidRPr="008C4C38">
        <w:rPr>
          <w:color w:val="auto"/>
        </w:rPr>
        <w:t>training data</w:t>
      </w:r>
      <w:r w:rsidR="00BE421A" w:rsidRPr="008C4C38">
        <w:rPr>
          <w:color w:val="auto"/>
        </w:rPr>
        <w:t>set</w:t>
      </w:r>
    </w:p>
    <w:p w14:paraId="780E7556" w14:textId="3A52170B" w:rsidR="0028090A" w:rsidRPr="008C4C38" w:rsidRDefault="002868F8" w:rsidP="00C113DF">
      <w:pPr>
        <w:pStyle w:val="MDPI31text"/>
        <w:rPr>
          <w:color w:val="auto"/>
        </w:rPr>
      </w:pPr>
      <w:r w:rsidRPr="008C4C38">
        <w:rPr>
          <w:color w:val="auto"/>
        </w:rPr>
        <w:t xml:space="preserve">The quality of the training dataset is </w:t>
      </w:r>
      <w:r w:rsidR="00773962" w:rsidRPr="008C4C38">
        <w:rPr>
          <w:color w:val="auto"/>
        </w:rPr>
        <w:t>very important during the training of machine learning model.</w:t>
      </w:r>
      <w:r w:rsidR="00DB6ED1" w:rsidRPr="008C4C38">
        <w:rPr>
          <w:color w:val="auto"/>
        </w:rPr>
        <w:t xml:space="preserve"> </w:t>
      </w:r>
      <w:r w:rsidR="00C04D30" w:rsidRPr="008C4C38">
        <w:rPr>
          <w:color w:val="auto"/>
        </w:rPr>
        <w:t xml:space="preserve">Furthermore, </w:t>
      </w:r>
      <w:r w:rsidR="00F63FEF" w:rsidRPr="008C4C38">
        <w:rPr>
          <w:color w:val="auto"/>
        </w:rPr>
        <w:t xml:space="preserve">test </w:t>
      </w:r>
      <w:r w:rsidR="007A2F69" w:rsidRPr="008C4C38">
        <w:rPr>
          <w:color w:val="auto"/>
        </w:rPr>
        <w:t>subjects</w:t>
      </w:r>
      <w:r w:rsidR="00F63FEF" w:rsidRPr="008C4C38">
        <w:rPr>
          <w:color w:val="auto"/>
        </w:rPr>
        <w:t xml:space="preserve"> are </w:t>
      </w:r>
      <w:r w:rsidR="007A2F69" w:rsidRPr="008C4C38">
        <w:rPr>
          <w:color w:val="auto"/>
        </w:rPr>
        <w:t xml:space="preserve">often recruited and tasked towards </w:t>
      </w:r>
      <w:r w:rsidR="008C55E5" w:rsidRPr="008C4C38">
        <w:rPr>
          <w:color w:val="auto"/>
        </w:rPr>
        <w:t>asserting different sitting postures</w:t>
      </w:r>
      <w:r w:rsidR="00590487" w:rsidRPr="008C4C38">
        <w:rPr>
          <w:color w:val="auto"/>
        </w:rPr>
        <w:t xml:space="preserve"> for a specific duration to train the model</w:t>
      </w:r>
      <w:r w:rsidR="008C55E5" w:rsidRPr="008C4C38">
        <w:rPr>
          <w:color w:val="auto"/>
        </w:rPr>
        <w:t>.</w:t>
      </w:r>
      <w:r w:rsidR="007A2F69" w:rsidRPr="008C4C38">
        <w:rPr>
          <w:color w:val="auto"/>
        </w:rPr>
        <w:t xml:space="preserve"> </w:t>
      </w:r>
      <w:r w:rsidR="00E23ADF" w:rsidRPr="008C4C38">
        <w:rPr>
          <w:color w:val="auto"/>
        </w:rPr>
        <w:t xml:space="preserve">On </w:t>
      </w:r>
      <w:r w:rsidR="00C04D30" w:rsidRPr="008C4C38">
        <w:rPr>
          <w:color w:val="auto"/>
        </w:rPr>
        <w:t>average, the</w:t>
      </w:r>
      <w:r w:rsidR="00EF44B4" w:rsidRPr="008C4C38">
        <w:rPr>
          <w:color w:val="auto"/>
        </w:rPr>
        <w:t xml:space="preserve"> </w:t>
      </w:r>
      <w:r w:rsidR="00C04D30" w:rsidRPr="008C4C38">
        <w:rPr>
          <w:color w:val="auto"/>
        </w:rPr>
        <w:t xml:space="preserve">research studies </w:t>
      </w:r>
      <w:r w:rsidR="00402944" w:rsidRPr="008C4C38">
        <w:rPr>
          <w:color w:val="auto"/>
        </w:rPr>
        <w:t>utilize a very low number of test</w:t>
      </w:r>
      <w:r w:rsidR="006D140B" w:rsidRPr="008C4C38">
        <w:rPr>
          <w:color w:val="auto"/>
        </w:rPr>
        <w:t xml:space="preserve"> subjects</w:t>
      </w:r>
      <w:r w:rsidR="00402944" w:rsidRPr="008C4C38">
        <w:rPr>
          <w:color w:val="auto"/>
        </w:rPr>
        <w:t>, typically around 21 individuals</w:t>
      </w:r>
      <w:r w:rsidR="00C04D30" w:rsidRPr="008C4C38">
        <w:rPr>
          <w:color w:val="auto"/>
        </w:rPr>
        <w:t>.</w:t>
      </w:r>
      <w:r w:rsidR="006D140B" w:rsidRPr="008C4C38">
        <w:rPr>
          <w:color w:val="auto"/>
        </w:rPr>
        <w:t xml:space="preserve"> </w:t>
      </w:r>
      <w:r w:rsidR="00640E38" w:rsidRPr="008C4C38">
        <w:rPr>
          <w:color w:val="auto"/>
        </w:rPr>
        <w:t>A sample size</w:t>
      </w:r>
      <w:r w:rsidR="00402944" w:rsidRPr="008C4C38">
        <w:rPr>
          <w:color w:val="auto"/>
        </w:rPr>
        <w:t xml:space="preserve"> </w:t>
      </w:r>
      <w:r w:rsidR="00640E38" w:rsidRPr="008C4C38">
        <w:rPr>
          <w:color w:val="auto"/>
        </w:rPr>
        <w:t>this small</w:t>
      </w:r>
      <w:r w:rsidR="00B95451" w:rsidRPr="008C4C38">
        <w:rPr>
          <w:color w:val="auto"/>
        </w:rPr>
        <w:t xml:space="preserve"> might not be </w:t>
      </w:r>
      <w:r w:rsidR="00F2503E" w:rsidRPr="008C4C38">
        <w:rPr>
          <w:color w:val="auto"/>
        </w:rPr>
        <w:t>adequate</w:t>
      </w:r>
      <w:r w:rsidR="00B95451" w:rsidRPr="008C4C38">
        <w:rPr>
          <w:color w:val="auto"/>
        </w:rPr>
        <w:t xml:space="preserve"> </w:t>
      </w:r>
      <w:r w:rsidR="00495A32" w:rsidRPr="008C4C38">
        <w:rPr>
          <w:color w:val="auto"/>
        </w:rPr>
        <w:t xml:space="preserve">to fully represent the wide postural variances that </w:t>
      </w:r>
      <w:r w:rsidR="0024078B" w:rsidRPr="008C4C38">
        <w:rPr>
          <w:color w:val="auto"/>
        </w:rPr>
        <w:t>exist</w:t>
      </w:r>
      <w:r w:rsidR="00374257" w:rsidRPr="008C4C38">
        <w:rPr>
          <w:color w:val="auto"/>
        </w:rPr>
        <w:t xml:space="preserve"> within the wider population.</w:t>
      </w:r>
      <w:r w:rsidR="0024078B" w:rsidRPr="008C4C38">
        <w:rPr>
          <w:color w:val="auto"/>
        </w:rPr>
        <w:t xml:space="preserve"> Additionally,</w:t>
      </w:r>
      <w:r w:rsidR="009E657C" w:rsidRPr="008C4C38">
        <w:rPr>
          <w:color w:val="auto"/>
        </w:rPr>
        <w:t xml:space="preserve"> </w:t>
      </w:r>
      <w:r w:rsidR="00FA2A7B" w:rsidRPr="008C4C38">
        <w:rPr>
          <w:color w:val="auto"/>
        </w:rPr>
        <w:t>there</w:t>
      </w:r>
      <w:r w:rsidR="009E657C" w:rsidRPr="008C4C38">
        <w:rPr>
          <w:color w:val="auto"/>
        </w:rPr>
        <w:t xml:space="preserve"> also</w:t>
      </w:r>
      <w:r w:rsidR="005B31BB" w:rsidRPr="008C4C38">
        <w:rPr>
          <w:color w:val="auto"/>
        </w:rPr>
        <w:t xml:space="preserve"> seems to be a bias towards the test subjects </w:t>
      </w:r>
      <w:r w:rsidR="00A66C60" w:rsidRPr="008C4C38">
        <w:rPr>
          <w:color w:val="auto"/>
        </w:rPr>
        <w:t>involved</w:t>
      </w:r>
      <w:r w:rsidR="00F72ADB" w:rsidRPr="008C4C38">
        <w:rPr>
          <w:color w:val="auto"/>
        </w:rPr>
        <w:t xml:space="preserve"> in the data collection</w:t>
      </w:r>
      <w:r w:rsidR="00A66C60" w:rsidRPr="008C4C38">
        <w:rPr>
          <w:color w:val="auto"/>
        </w:rPr>
        <w:t>,</w:t>
      </w:r>
      <w:r w:rsidR="00FA2A7B" w:rsidRPr="008C4C38">
        <w:rPr>
          <w:color w:val="auto"/>
        </w:rPr>
        <w:t xml:space="preserve"> most of which are healthy </w:t>
      </w:r>
      <w:r w:rsidR="00A66C60" w:rsidRPr="008C4C38">
        <w:rPr>
          <w:color w:val="auto"/>
        </w:rPr>
        <w:t xml:space="preserve">individuals who are mocking </w:t>
      </w:r>
      <w:r w:rsidR="00284F22" w:rsidRPr="008C4C38">
        <w:rPr>
          <w:color w:val="auto"/>
        </w:rPr>
        <w:t>bad sitting postures</w:t>
      </w:r>
      <w:r w:rsidR="005B31BB" w:rsidRPr="008C4C38">
        <w:rPr>
          <w:color w:val="auto"/>
        </w:rPr>
        <w:t>.</w:t>
      </w:r>
      <w:r w:rsidR="000E354A" w:rsidRPr="008C4C38">
        <w:rPr>
          <w:color w:val="auto"/>
        </w:rPr>
        <w:t xml:space="preserve"> While this</w:t>
      </w:r>
      <w:r w:rsidR="0010537E" w:rsidRPr="008C4C38">
        <w:rPr>
          <w:color w:val="auto"/>
        </w:rPr>
        <w:t xml:space="preserve"> no doubt</w:t>
      </w:r>
      <w:r w:rsidR="000E354A" w:rsidRPr="008C4C38">
        <w:rPr>
          <w:color w:val="auto"/>
        </w:rPr>
        <w:t xml:space="preserve"> simplifies the </w:t>
      </w:r>
      <w:r w:rsidR="00A238F9" w:rsidRPr="008C4C38">
        <w:rPr>
          <w:color w:val="auto"/>
        </w:rPr>
        <w:t xml:space="preserve">data collection phase for most studies, </w:t>
      </w:r>
      <w:r w:rsidR="009C6002" w:rsidRPr="008C4C38">
        <w:rPr>
          <w:color w:val="auto"/>
        </w:rPr>
        <w:t>it fails to account for</w:t>
      </w:r>
      <w:r w:rsidR="005B31BB" w:rsidRPr="008C4C38">
        <w:rPr>
          <w:color w:val="auto"/>
        </w:rPr>
        <w:t xml:space="preserve"> </w:t>
      </w:r>
      <w:r w:rsidR="00766AB2" w:rsidRPr="008C4C38">
        <w:rPr>
          <w:color w:val="auto"/>
        </w:rPr>
        <w:t>the different challenges involved in</w:t>
      </w:r>
      <w:r w:rsidR="00692B79" w:rsidRPr="008C4C38">
        <w:rPr>
          <w:color w:val="auto"/>
        </w:rPr>
        <w:t xml:space="preserve"> the recognition of </w:t>
      </w:r>
      <w:r w:rsidR="00766AB2" w:rsidRPr="008C4C38">
        <w:rPr>
          <w:color w:val="auto"/>
        </w:rPr>
        <w:t>bad sittin</w:t>
      </w:r>
      <w:r w:rsidR="0042226A" w:rsidRPr="008C4C38">
        <w:rPr>
          <w:color w:val="auto"/>
        </w:rPr>
        <w:t xml:space="preserve">g postures </w:t>
      </w:r>
      <w:r w:rsidR="00692B79" w:rsidRPr="008C4C38">
        <w:rPr>
          <w:color w:val="auto"/>
        </w:rPr>
        <w:t>among</w:t>
      </w:r>
      <w:r w:rsidR="0042226A" w:rsidRPr="008C4C38">
        <w:rPr>
          <w:color w:val="auto"/>
        </w:rPr>
        <w:t xml:space="preserve"> individuals that are </w:t>
      </w:r>
      <w:r w:rsidR="00C113DF" w:rsidRPr="008C4C38">
        <w:rPr>
          <w:color w:val="auto"/>
        </w:rPr>
        <w:t>suffering</w:t>
      </w:r>
      <w:r w:rsidR="0042226A" w:rsidRPr="008C4C38">
        <w:rPr>
          <w:color w:val="auto"/>
        </w:rPr>
        <w:t xml:space="preserve"> musculoskeletal conditions.</w:t>
      </w:r>
      <w:r w:rsidR="00D86B7B" w:rsidRPr="008C4C38">
        <w:rPr>
          <w:color w:val="auto"/>
        </w:rPr>
        <w:t xml:space="preserve"> </w:t>
      </w:r>
      <w:r w:rsidR="004328D7" w:rsidRPr="008C4C38">
        <w:rPr>
          <w:color w:val="auto"/>
        </w:rPr>
        <w:t xml:space="preserve">Consequently, the effectiveness of the machine learning model </w:t>
      </w:r>
      <w:r w:rsidR="00D9244B" w:rsidRPr="008C4C38">
        <w:rPr>
          <w:color w:val="auto"/>
        </w:rPr>
        <w:t xml:space="preserve">might be compromised when </w:t>
      </w:r>
      <w:r w:rsidR="006651A9" w:rsidRPr="008C4C38">
        <w:rPr>
          <w:color w:val="auto"/>
        </w:rPr>
        <w:t>applied in</w:t>
      </w:r>
      <w:r w:rsidR="00D9244B" w:rsidRPr="008C4C38">
        <w:rPr>
          <w:color w:val="auto"/>
        </w:rPr>
        <w:t xml:space="preserve"> </w:t>
      </w:r>
      <w:r w:rsidR="00C23F03" w:rsidRPr="008C4C38">
        <w:rPr>
          <w:color w:val="auto"/>
        </w:rPr>
        <w:t>real scenario</w:t>
      </w:r>
      <w:r w:rsidR="00D9244B" w:rsidRPr="008C4C38">
        <w:rPr>
          <w:color w:val="auto"/>
        </w:rPr>
        <w:t xml:space="preserve"> </w:t>
      </w:r>
      <w:r w:rsidR="00A468D7" w:rsidRPr="008C4C38">
        <w:rPr>
          <w:color w:val="auto"/>
        </w:rPr>
        <w:t>settings</w:t>
      </w:r>
      <w:r w:rsidR="00D9244B" w:rsidRPr="008C4C38">
        <w:rPr>
          <w:color w:val="auto"/>
        </w:rPr>
        <w:t xml:space="preserve"> </w:t>
      </w:r>
      <w:r w:rsidR="00C23F03" w:rsidRPr="008C4C38">
        <w:rPr>
          <w:color w:val="auto"/>
        </w:rPr>
        <w:t>involving</w:t>
      </w:r>
      <w:r w:rsidR="00D9244B" w:rsidRPr="008C4C38">
        <w:rPr>
          <w:color w:val="auto"/>
        </w:rPr>
        <w:t xml:space="preserve"> a much wider demographic.</w:t>
      </w:r>
    </w:p>
    <w:p w14:paraId="6A72CAE9" w14:textId="3B86325B" w:rsidR="006238B9" w:rsidRPr="008C4C38" w:rsidRDefault="006238B9" w:rsidP="00C113DF">
      <w:pPr>
        <w:pStyle w:val="MDPI31text"/>
        <w:rPr>
          <w:color w:val="auto"/>
        </w:rPr>
      </w:pPr>
      <w:r w:rsidRPr="008C4C38">
        <w:rPr>
          <w:color w:val="auto"/>
        </w:rPr>
        <w:t>Addressing this issue</w:t>
      </w:r>
      <w:r w:rsidR="006F2259" w:rsidRPr="008C4C38">
        <w:rPr>
          <w:color w:val="auto"/>
        </w:rPr>
        <w:t xml:space="preserve"> requires a lot of effort which</w:t>
      </w:r>
      <w:r w:rsidR="000A4CFC" w:rsidRPr="008C4C38">
        <w:rPr>
          <w:color w:val="auto"/>
        </w:rPr>
        <w:t xml:space="preserve"> </w:t>
      </w:r>
      <w:r w:rsidRPr="008C4C38">
        <w:rPr>
          <w:color w:val="auto"/>
        </w:rPr>
        <w:t>involv</w:t>
      </w:r>
      <w:r w:rsidR="006F2259" w:rsidRPr="008C4C38">
        <w:rPr>
          <w:color w:val="auto"/>
        </w:rPr>
        <w:t>es</w:t>
      </w:r>
      <w:r w:rsidRPr="008C4C38">
        <w:rPr>
          <w:color w:val="auto"/>
        </w:rPr>
        <w:t xml:space="preserve"> </w:t>
      </w:r>
      <w:r w:rsidR="008B6CAE" w:rsidRPr="008C4C38">
        <w:rPr>
          <w:color w:val="auto"/>
        </w:rPr>
        <w:t>broadening</w:t>
      </w:r>
      <w:r w:rsidRPr="008C4C38">
        <w:rPr>
          <w:color w:val="auto"/>
        </w:rPr>
        <w:t xml:space="preserve"> the data</w:t>
      </w:r>
      <w:r w:rsidR="00366207" w:rsidRPr="008C4C38">
        <w:rPr>
          <w:color w:val="auto"/>
        </w:rPr>
        <w:t>set</w:t>
      </w:r>
      <w:r w:rsidRPr="008C4C38">
        <w:rPr>
          <w:color w:val="auto"/>
        </w:rPr>
        <w:t xml:space="preserve"> </w:t>
      </w:r>
      <w:r w:rsidR="00A23DDC" w:rsidRPr="008C4C38">
        <w:rPr>
          <w:color w:val="auto"/>
        </w:rPr>
        <w:t xml:space="preserve">by the inclusion of </w:t>
      </w:r>
      <w:r w:rsidR="00723A4D" w:rsidRPr="008C4C38">
        <w:rPr>
          <w:color w:val="auto"/>
        </w:rPr>
        <w:t>wider demographic</w:t>
      </w:r>
      <w:r w:rsidR="00C23F03" w:rsidRPr="008C4C38">
        <w:rPr>
          <w:color w:val="auto"/>
        </w:rPr>
        <w:t xml:space="preserve"> ranging from</w:t>
      </w:r>
      <w:r w:rsidR="00FB73EA" w:rsidRPr="008C4C38">
        <w:rPr>
          <w:color w:val="auto"/>
        </w:rPr>
        <w:t xml:space="preserve"> different age groups,</w:t>
      </w:r>
      <w:r w:rsidR="004B3FB1" w:rsidRPr="008C4C38">
        <w:rPr>
          <w:color w:val="auto"/>
        </w:rPr>
        <w:t xml:space="preserve"> </w:t>
      </w:r>
      <w:r w:rsidR="00477E1E" w:rsidRPr="008C4C38">
        <w:rPr>
          <w:color w:val="auto"/>
        </w:rPr>
        <w:t>nationalities, occupation</w:t>
      </w:r>
      <w:r w:rsidR="004B3FB1" w:rsidRPr="008C4C38">
        <w:rPr>
          <w:color w:val="auto"/>
        </w:rPr>
        <w:t>,</w:t>
      </w:r>
      <w:r w:rsidR="00FB73EA" w:rsidRPr="008C4C38">
        <w:rPr>
          <w:color w:val="auto"/>
        </w:rPr>
        <w:t xml:space="preserve"> and health backgrounds</w:t>
      </w:r>
      <w:r w:rsidR="004B3FB1" w:rsidRPr="008C4C38">
        <w:rPr>
          <w:color w:val="auto"/>
        </w:rPr>
        <w:t>.</w:t>
      </w:r>
      <w:r w:rsidR="00FB73EA" w:rsidRPr="008C4C38">
        <w:rPr>
          <w:color w:val="auto"/>
        </w:rPr>
        <w:t xml:space="preserve">  </w:t>
      </w:r>
      <w:r w:rsidR="008B6CAE" w:rsidRPr="008C4C38">
        <w:rPr>
          <w:color w:val="auto"/>
        </w:rPr>
        <w:t xml:space="preserve">Furthermore, by </w:t>
      </w:r>
      <w:r w:rsidR="00ED6DC8" w:rsidRPr="008C4C38">
        <w:rPr>
          <w:color w:val="auto"/>
        </w:rPr>
        <w:t>diversifying</w:t>
      </w:r>
      <w:r w:rsidR="008B6CAE" w:rsidRPr="008C4C38">
        <w:rPr>
          <w:color w:val="auto"/>
        </w:rPr>
        <w:t xml:space="preserve"> the</w:t>
      </w:r>
      <w:r w:rsidR="00D86B7B" w:rsidRPr="008C4C38">
        <w:rPr>
          <w:color w:val="auto"/>
        </w:rPr>
        <w:t xml:space="preserve"> training</w:t>
      </w:r>
      <w:r w:rsidR="008B6CAE" w:rsidRPr="008C4C38">
        <w:rPr>
          <w:color w:val="auto"/>
        </w:rPr>
        <w:t xml:space="preserve"> dataset</w:t>
      </w:r>
      <w:r w:rsidR="00A468D7" w:rsidRPr="008C4C38">
        <w:rPr>
          <w:color w:val="auto"/>
        </w:rPr>
        <w:t xml:space="preserve">, the model can be robust in classifying different sitting postures across </w:t>
      </w:r>
      <w:r w:rsidR="00A66D15" w:rsidRPr="008C4C38">
        <w:rPr>
          <w:color w:val="auto"/>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FB8005B" w14:textId="338A897A" w:rsidR="00772BF2" w:rsidRPr="008C4C38" w:rsidRDefault="00F550C1" w:rsidP="002D7D5E">
      <w:pPr>
        <w:pStyle w:val="MDPI31text"/>
        <w:rPr>
          <w:color w:val="auto"/>
        </w:rPr>
      </w:pPr>
      <w:r w:rsidRPr="008C4C38">
        <w:rPr>
          <w:color w:val="auto"/>
        </w:rPr>
        <w:t>T</w:t>
      </w:r>
      <w:r w:rsidR="006E64E8" w:rsidRPr="008C4C38">
        <w:rPr>
          <w:color w:val="auto"/>
        </w:rPr>
        <w:t xml:space="preserve">his paper provides </w:t>
      </w:r>
      <w:r w:rsidR="007D07AC" w:rsidRPr="008C4C38">
        <w:rPr>
          <w:color w:val="auto"/>
        </w:rPr>
        <w:t xml:space="preserve">systematic </w:t>
      </w:r>
      <w:r w:rsidR="00CC33F9" w:rsidRPr="008C4C38">
        <w:rPr>
          <w:color w:val="auto"/>
        </w:rPr>
        <w:t xml:space="preserve">literature </w:t>
      </w:r>
      <w:r w:rsidR="007D07AC" w:rsidRPr="008C4C38">
        <w:rPr>
          <w:color w:val="auto"/>
        </w:rPr>
        <w:t xml:space="preserve">review </w:t>
      </w:r>
      <w:r w:rsidR="00CC33F9" w:rsidRPr="008C4C38">
        <w:rPr>
          <w:color w:val="auto"/>
        </w:rPr>
        <w:t>o</w:t>
      </w:r>
      <w:r w:rsidR="00E55BC7" w:rsidRPr="008C4C38">
        <w:rPr>
          <w:color w:val="auto"/>
        </w:rPr>
        <w:t xml:space="preserve">f </w:t>
      </w:r>
      <w:r w:rsidR="00082577" w:rsidRPr="008C4C38">
        <w:rPr>
          <w:color w:val="auto"/>
        </w:rPr>
        <w:t xml:space="preserve">smart sensing chair systems </w:t>
      </w:r>
      <w:r w:rsidR="00E55BC7" w:rsidRPr="008C4C38">
        <w:rPr>
          <w:color w:val="auto"/>
        </w:rPr>
        <w:t>within the research landscape</w:t>
      </w:r>
      <w:r w:rsidR="00082577" w:rsidRPr="008C4C38">
        <w:rPr>
          <w:color w:val="auto"/>
        </w:rPr>
        <w:t xml:space="preserve">. </w:t>
      </w:r>
      <w:r w:rsidR="00496F57" w:rsidRPr="008C4C38">
        <w:rPr>
          <w:color w:val="auto"/>
        </w:rPr>
        <w:t>Furthermore, a</w:t>
      </w:r>
      <w:r w:rsidR="00957BAB" w:rsidRPr="008C4C38">
        <w:rPr>
          <w:color w:val="auto"/>
        </w:rPr>
        <w:t>cross</w:t>
      </w:r>
      <w:r w:rsidR="00FB1AB1" w:rsidRPr="008C4C38">
        <w:rPr>
          <w:color w:val="auto"/>
        </w:rPr>
        <w:t xml:space="preserve"> the</w:t>
      </w:r>
      <w:r w:rsidR="00957BAB" w:rsidRPr="008C4C38">
        <w:rPr>
          <w:color w:val="auto"/>
        </w:rPr>
        <w:t xml:space="preserve"> different research studies, there are different sensors being </w:t>
      </w:r>
      <w:r w:rsidR="00F3705B" w:rsidRPr="008C4C38">
        <w:rPr>
          <w:color w:val="auto"/>
        </w:rPr>
        <w:t xml:space="preserve">used which are </w:t>
      </w:r>
      <w:r w:rsidR="00FD2242" w:rsidRPr="008C4C38">
        <w:rPr>
          <w:color w:val="auto"/>
        </w:rPr>
        <w:t>FSR sensors</w:t>
      </w:r>
      <w:r w:rsidR="00F3705B" w:rsidRPr="008C4C38">
        <w:rPr>
          <w:color w:val="auto"/>
        </w:rPr>
        <w:t>,</w:t>
      </w:r>
      <w:r w:rsidR="00FD2242" w:rsidRPr="008C4C38">
        <w:rPr>
          <w:color w:val="auto"/>
        </w:rPr>
        <w:t xml:space="preserve"> textile pressure sensors, load cells, </w:t>
      </w:r>
      <w:r w:rsidR="00987536" w:rsidRPr="008C4C38">
        <w:rPr>
          <w:color w:val="auto"/>
        </w:rPr>
        <w:t xml:space="preserve">and image sensors. </w:t>
      </w:r>
      <w:r w:rsidR="00EA250F" w:rsidRPr="008C4C38">
        <w:rPr>
          <w:color w:val="auto"/>
        </w:rPr>
        <w:t xml:space="preserve">Out of which, it was found that FSR Sensors were the </w:t>
      </w:r>
      <w:r w:rsidR="0073477D" w:rsidRPr="008C4C38">
        <w:rPr>
          <w:color w:val="auto"/>
        </w:rPr>
        <w:t xml:space="preserve">most popular option among researchers. </w:t>
      </w:r>
      <w:r w:rsidR="00380E11" w:rsidRPr="008C4C38">
        <w:rPr>
          <w:color w:val="auto"/>
        </w:rPr>
        <w:t>In the placement of t</w:t>
      </w:r>
      <w:r w:rsidR="007225AC" w:rsidRPr="008C4C38">
        <w:rPr>
          <w:color w:val="auto"/>
        </w:rPr>
        <w:t xml:space="preserve">hese sensors, there are 2 main </w:t>
      </w:r>
      <w:r w:rsidR="005D2199" w:rsidRPr="008C4C38">
        <w:rPr>
          <w:color w:val="auto"/>
        </w:rPr>
        <w:t xml:space="preserve">strategies being adopted which </w:t>
      </w:r>
      <w:r w:rsidR="003E2929" w:rsidRPr="008C4C38">
        <w:rPr>
          <w:color w:val="auto"/>
        </w:rPr>
        <w:t>are</w:t>
      </w:r>
      <w:r w:rsidR="005D2199" w:rsidRPr="008C4C38">
        <w:rPr>
          <w:color w:val="auto"/>
        </w:rPr>
        <w:t xml:space="preserve"> using a pressure sensor array or having </w:t>
      </w:r>
      <w:r w:rsidR="002D4EA7" w:rsidRPr="008C4C38">
        <w:rPr>
          <w:color w:val="auto"/>
        </w:rPr>
        <w:t>the individ</w:t>
      </w:r>
      <w:r w:rsidR="002D4EA7" w:rsidRPr="008C4C38">
        <w:rPr>
          <w:color w:val="auto"/>
        </w:rPr>
        <w:lastRenderedPageBreak/>
        <w:t xml:space="preserve">ual sensors </w:t>
      </w:r>
      <w:r w:rsidR="003E2929" w:rsidRPr="008C4C38">
        <w:rPr>
          <w:color w:val="auto"/>
        </w:rPr>
        <w:t>dispersed</w:t>
      </w:r>
      <w:r w:rsidR="002D4EA7" w:rsidRPr="008C4C38">
        <w:rPr>
          <w:color w:val="auto"/>
        </w:rPr>
        <w:t xml:space="preserve"> around the chair. </w:t>
      </w:r>
      <w:r w:rsidR="003E2929" w:rsidRPr="008C4C38">
        <w:rPr>
          <w:color w:val="auto"/>
        </w:rPr>
        <w:t xml:space="preserve">Currently, there are </w:t>
      </w:r>
      <w:r w:rsidR="007E061A" w:rsidRPr="008C4C38">
        <w:rPr>
          <w:color w:val="auto"/>
        </w:rPr>
        <w:t>no significant</w:t>
      </w:r>
      <w:r w:rsidR="003B4AFD" w:rsidRPr="008C4C38">
        <w:rPr>
          <w:color w:val="auto"/>
        </w:rPr>
        <w:t xml:space="preserve"> advantages </w:t>
      </w:r>
      <w:r w:rsidR="001D5528" w:rsidRPr="008C4C38">
        <w:rPr>
          <w:color w:val="auto"/>
        </w:rPr>
        <w:t xml:space="preserve">that suggest that one method is better than </w:t>
      </w:r>
      <w:r w:rsidR="007E061A" w:rsidRPr="008C4C38">
        <w:rPr>
          <w:color w:val="auto"/>
        </w:rPr>
        <w:t xml:space="preserve">the other in improving the classification accuracy. However, </w:t>
      </w:r>
      <w:r w:rsidR="00C962A4" w:rsidRPr="008C4C38">
        <w:rPr>
          <w:color w:val="auto"/>
        </w:rPr>
        <w:t xml:space="preserve">considering other factors maintenance and costs having </w:t>
      </w:r>
      <w:r w:rsidR="00772BF2" w:rsidRPr="008C4C38">
        <w:rPr>
          <w:color w:val="auto"/>
        </w:rPr>
        <w:t xml:space="preserve">the sensors dispersed is </w:t>
      </w:r>
      <w:r w:rsidR="003929AB" w:rsidRPr="008C4C38">
        <w:rPr>
          <w:color w:val="auto"/>
        </w:rPr>
        <w:t>considered</w:t>
      </w:r>
      <w:r w:rsidR="00772BF2" w:rsidRPr="008C4C38">
        <w:rPr>
          <w:color w:val="auto"/>
        </w:rPr>
        <w:t xml:space="preserve"> </w:t>
      </w:r>
      <w:r w:rsidR="003929AB" w:rsidRPr="008C4C38">
        <w:rPr>
          <w:color w:val="auto"/>
        </w:rPr>
        <w:t xml:space="preserve">the </w:t>
      </w:r>
      <w:r w:rsidR="00772BF2" w:rsidRPr="008C4C38">
        <w:rPr>
          <w:color w:val="auto"/>
        </w:rPr>
        <w:t xml:space="preserve">better option. </w:t>
      </w:r>
    </w:p>
    <w:p w14:paraId="240AFB5B" w14:textId="26BA52E7" w:rsidR="00E93210" w:rsidRPr="008C4C38" w:rsidRDefault="00C962A4" w:rsidP="002D7D5E">
      <w:pPr>
        <w:pStyle w:val="MDPI31text"/>
        <w:rPr>
          <w:color w:val="auto"/>
        </w:rPr>
      </w:pPr>
      <w:r w:rsidRPr="008C4C38">
        <w:rPr>
          <w:color w:val="auto"/>
        </w:rPr>
        <w:t xml:space="preserve"> </w:t>
      </w:r>
      <w:r w:rsidR="003929AB" w:rsidRPr="008C4C38">
        <w:rPr>
          <w:color w:val="auto"/>
        </w:rPr>
        <w:t xml:space="preserve">In </w:t>
      </w:r>
      <w:r w:rsidR="003454D4" w:rsidRPr="008C4C38">
        <w:rPr>
          <w:color w:val="auto"/>
        </w:rPr>
        <w:t xml:space="preserve">the classification of sitting postures, there are </w:t>
      </w:r>
      <w:r w:rsidR="009C227B" w:rsidRPr="008C4C38">
        <w:rPr>
          <w:color w:val="auto"/>
        </w:rPr>
        <w:t xml:space="preserve">a variety of machine learning models being applied. </w:t>
      </w:r>
      <w:r w:rsidR="001C7C58" w:rsidRPr="008C4C38">
        <w:rPr>
          <w:color w:val="auto"/>
        </w:rPr>
        <w:t>Most of</w:t>
      </w:r>
      <w:r w:rsidR="00A26E0F" w:rsidRPr="008C4C38">
        <w:rPr>
          <w:color w:val="auto"/>
        </w:rPr>
        <w:t xml:space="preserve"> which</w:t>
      </w:r>
      <w:r w:rsidR="001C7C58" w:rsidRPr="008C4C38">
        <w:rPr>
          <w:color w:val="auto"/>
        </w:rPr>
        <w:t xml:space="preserve"> were able to achieve high </w:t>
      </w:r>
      <w:r w:rsidR="00A26E0F" w:rsidRPr="008C4C38">
        <w:rPr>
          <w:color w:val="auto"/>
        </w:rPr>
        <w:t>classification accuracy of 90%</w:t>
      </w:r>
      <w:r w:rsidR="00E310F2" w:rsidRPr="008C4C38">
        <w:rPr>
          <w:color w:val="auto"/>
        </w:rPr>
        <w:t>.</w:t>
      </w:r>
      <w:r w:rsidR="00625C2F" w:rsidRPr="008C4C38">
        <w:rPr>
          <w:color w:val="auto"/>
        </w:rPr>
        <w:t xml:space="preserve"> </w:t>
      </w:r>
      <w:r w:rsidR="00A777B4" w:rsidRPr="008C4C38">
        <w:rPr>
          <w:color w:val="auto"/>
        </w:rPr>
        <w:t>However,</w:t>
      </w:r>
      <w:r w:rsidR="00625C2F" w:rsidRPr="008C4C38">
        <w:rPr>
          <w:color w:val="auto"/>
        </w:rPr>
        <w:t xml:space="preserve"> there were some gaps found in </w:t>
      </w:r>
      <w:r w:rsidR="00A777B4" w:rsidRPr="008C4C38">
        <w:rPr>
          <w:color w:val="auto"/>
        </w:rPr>
        <w:t>this aspect</w:t>
      </w:r>
      <w:r w:rsidR="00625C2F" w:rsidRPr="008C4C38">
        <w:rPr>
          <w:color w:val="auto"/>
        </w:rPr>
        <w:t xml:space="preserve"> regarding the quality of the dataset being used to train the machine learning model</w:t>
      </w:r>
      <w:r w:rsidR="00C56455" w:rsidRPr="008C4C38">
        <w:rPr>
          <w:color w:val="auto"/>
        </w:rPr>
        <w:t>s</w:t>
      </w:r>
      <w:r w:rsidR="00625C2F" w:rsidRPr="008C4C38">
        <w:rPr>
          <w:color w:val="auto"/>
        </w:rPr>
        <w:t xml:space="preserve">. </w:t>
      </w:r>
      <w:r w:rsidR="0043100C" w:rsidRPr="008C4C38">
        <w:rPr>
          <w:color w:val="auto"/>
        </w:rPr>
        <w:t>The t</w:t>
      </w:r>
      <w:r w:rsidR="00A777B4" w:rsidRPr="008C4C38">
        <w:rPr>
          <w:color w:val="auto"/>
        </w:rPr>
        <w:t xml:space="preserve">est subjects are </w:t>
      </w:r>
      <w:r w:rsidR="0043100C" w:rsidRPr="008C4C38">
        <w:rPr>
          <w:color w:val="auto"/>
        </w:rPr>
        <w:t>mostly healthy individuals from a small demographic</w:t>
      </w:r>
      <w:r w:rsidR="00C56455" w:rsidRPr="008C4C38">
        <w:rPr>
          <w:color w:val="auto"/>
        </w:rPr>
        <w:t xml:space="preserve"> population who are mocking improper sitting </w:t>
      </w:r>
      <w:r w:rsidR="00AE055E" w:rsidRPr="008C4C38">
        <w:rPr>
          <w:color w:val="auto"/>
        </w:rPr>
        <w:t xml:space="preserve">positions. This really brings to question </w:t>
      </w:r>
      <w:r w:rsidR="00CF7F8D" w:rsidRPr="008C4C38">
        <w:rPr>
          <w:color w:val="auto"/>
        </w:rPr>
        <w:t xml:space="preserve">the </w:t>
      </w:r>
      <w:r w:rsidR="00542E4B" w:rsidRPr="008C4C38">
        <w:rPr>
          <w:color w:val="auto"/>
        </w:rPr>
        <w:t>effectiveness</w:t>
      </w:r>
      <w:r w:rsidR="00AE055E" w:rsidRPr="008C4C38">
        <w:rPr>
          <w:color w:val="auto"/>
        </w:rPr>
        <w:t xml:space="preserve"> of </w:t>
      </w:r>
      <w:r w:rsidR="00CF7F8D" w:rsidRPr="008C4C38">
        <w:rPr>
          <w:color w:val="auto"/>
        </w:rPr>
        <w:t xml:space="preserve">the model if it were to be used </w:t>
      </w:r>
      <w:r w:rsidR="00940F6E" w:rsidRPr="008C4C38">
        <w:rPr>
          <w:color w:val="auto"/>
        </w:rPr>
        <w:t xml:space="preserve">among a greater population, especially </w:t>
      </w:r>
      <w:r w:rsidR="00542E4B" w:rsidRPr="008C4C38">
        <w:rPr>
          <w:color w:val="auto"/>
        </w:rPr>
        <w:t>those</w:t>
      </w:r>
      <w:r w:rsidR="00940F6E" w:rsidRPr="008C4C38">
        <w:rPr>
          <w:color w:val="auto"/>
        </w:rPr>
        <w:t xml:space="preserve"> suffering from</w:t>
      </w:r>
      <w:r w:rsidR="00542E4B" w:rsidRPr="008C4C38">
        <w:rPr>
          <w:color w:val="auto"/>
        </w:rPr>
        <w:t xml:space="preserve"> musculoskeletal disorders.</w:t>
      </w:r>
    </w:p>
    <w:p w14:paraId="1C73BF22" w14:textId="72D5D746" w:rsidR="00D96B3C" w:rsidRPr="008C4C38" w:rsidRDefault="0095737F" w:rsidP="002D7D5E">
      <w:pPr>
        <w:pStyle w:val="MDPI31text"/>
        <w:rPr>
          <w:color w:val="auto"/>
        </w:rPr>
      </w:pPr>
      <w:r w:rsidRPr="008C4C38">
        <w:rPr>
          <w:color w:val="auto"/>
        </w:rPr>
        <w:t xml:space="preserve">Moving forward, </w:t>
      </w:r>
      <w:r w:rsidR="00B95FC8" w:rsidRPr="008C4C38">
        <w:rPr>
          <w:color w:val="auto"/>
        </w:rPr>
        <w:t xml:space="preserve">future studies should </w:t>
      </w:r>
      <w:r w:rsidR="00DA7C8B" w:rsidRPr="008C4C38">
        <w:rPr>
          <w:color w:val="auto"/>
        </w:rPr>
        <w:t xml:space="preserve">particularly focus on the development and </w:t>
      </w:r>
      <w:r w:rsidR="00B82C6D" w:rsidRPr="008C4C38">
        <w:rPr>
          <w:color w:val="auto"/>
        </w:rPr>
        <w:t xml:space="preserve">the critical </w:t>
      </w:r>
      <w:r w:rsidR="00DA7C8B" w:rsidRPr="008C4C38">
        <w:rPr>
          <w:color w:val="auto"/>
        </w:rPr>
        <w:t xml:space="preserve">evaluation </w:t>
      </w:r>
      <w:r w:rsidR="005C0DB4" w:rsidRPr="008C4C38">
        <w:rPr>
          <w:color w:val="auto"/>
        </w:rPr>
        <w:t xml:space="preserve">of user feedback systems for posture correction. </w:t>
      </w:r>
      <w:r w:rsidR="00027714" w:rsidRPr="008C4C38">
        <w:rPr>
          <w:color w:val="auto"/>
        </w:rPr>
        <w:t xml:space="preserve">This would be very beneficial to </w:t>
      </w:r>
      <w:r w:rsidR="0037368A" w:rsidRPr="008C4C38">
        <w:rPr>
          <w:color w:val="auto"/>
        </w:rPr>
        <w:t xml:space="preserve">determine the effectiveness of </w:t>
      </w:r>
      <w:r w:rsidR="00687E5D" w:rsidRPr="008C4C38">
        <w:rPr>
          <w:color w:val="auto"/>
        </w:rPr>
        <w:t>this</w:t>
      </w:r>
      <w:r w:rsidR="0037368A" w:rsidRPr="008C4C38">
        <w:rPr>
          <w:color w:val="auto"/>
        </w:rPr>
        <w:t xml:space="preserve"> system</w:t>
      </w:r>
      <w:r w:rsidR="001B2882" w:rsidRPr="008C4C38">
        <w:rPr>
          <w:color w:val="auto"/>
        </w:rPr>
        <w:t xml:space="preserve"> </w:t>
      </w:r>
      <w:r w:rsidR="006375EA" w:rsidRPr="008C4C38">
        <w:rPr>
          <w:color w:val="auto"/>
        </w:rPr>
        <w:t>among users</w:t>
      </w:r>
      <w:r w:rsidR="001B2882" w:rsidRPr="008C4C38">
        <w:rPr>
          <w:color w:val="auto"/>
        </w:rPr>
        <w:t xml:space="preserve">. </w:t>
      </w:r>
    </w:p>
    <w:p w14:paraId="2EDB34F7" w14:textId="67311C98" w:rsidR="00FA1E29" w:rsidRPr="008C4C38" w:rsidRDefault="002D2DE0" w:rsidP="004B65B7">
      <w:pPr>
        <w:pStyle w:val="MDPI31text"/>
        <w:rPr>
          <w:color w:val="auto"/>
        </w:rPr>
      </w:pPr>
      <w:r w:rsidRPr="008C4C38">
        <w:rPr>
          <w:color w:val="auto"/>
        </w:rPr>
        <w:t xml:space="preserve">Additionally, exploring </w:t>
      </w:r>
      <w:r w:rsidR="00CD1929" w:rsidRPr="008C4C38">
        <w:rPr>
          <w:color w:val="auto"/>
        </w:rPr>
        <w:t xml:space="preserve">the combinations of different sensor types </w:t>
      </w:r>
      <w:r w:rsidR="004626A4" w:rsidRPr="008C4C38">
        <w:rPr>
          <w:color w:val="auto"/>
        </w:rPr>
        <w:t xml:space="preserve">could further enhance the capabilities of smart sensing chair systems. </w:t>
      </w:r>
      <w:r w:rsidR="001049E8" w:rsidRPr="008C4C38">
        <w:rPr>
          <w:color w:val="auto"/>
        </w:rPr>
        <w:t>While most studies</w:t>
      </w:r>
      <w:r w:rsidR="004B65B7" w:rsidRPr="008C4C38">
        <w:rPr>
          <w:color w:val="auto"/>
        </w:rPr>
        <w:t xml:space="preserve"> revolve around using a </w:t>
      </w:r>
      <w:r w:rsidR="001049E8" w:rsidRPr="008C4C38">
        <w:rPr>
          <w:color w:val="auto"/>
        </w:rPr>
        <w:t>singular type of sensor for posture detection,</w:t>
      </w:r>
      <w:r w:rsidR="004B65B7" w:rsidRPr="008C4C38">
        <w:rPr>
          <w:color w:val="auto"/>
        </w:rPr>
        <w:t xml:space="preserve"> such as </w:t>
      </w:r>
      <w:r w:rsidR="00D86365" w:rsidRPr="008C4C38">
        <w:rPr>
          <w:color w:val="auto"/>
        </w:rPr>
        <w:t>a pressure sensor, flex sensor or load cells</w:t>
      </w:r>
      <w:r w:rsidR="001049E8" w:rsidRPr="008C4C38">
        <w:rPr>
          <w:color w:val="auto"/>
        </w:rPr>
        <w:t xml:space="preserve">. </w:t>
      </w:r>
      <w:r w:rsidR="004B0A6B" w:rsidRPr="008C4C38">
        <w:rPr>
          <w:color w:val="auto"/>
        </w:rPr>
        <w:t xml:space="preserve">Jeong and Park </w:t>
      </w:r>
      <w:r w:rsidR="00FA1E29" w:rsidRPr="008C4C38">
        <w:rPr>
          <w:color w:val="auto"/>
        </w:rPr>
        <w:fldChar w:fldCharType="begin"/>
      </w:r>
      <w:r w:rsidR="007B5711">
        <w:rPr>
          <w:color w:val="auto"/>
        </w:rPr>
        <w:instrText xml:space="preserve"> ADDIN ZOTERO_ITEM CSL_CITATION {"citationID":"GCf6m1xS","properties":{"formattedCitation":"[45]","plainCitation":"[45]","noteIndex":0},"citationItems":[{"id":169,"uris":["http://zotero.org/users/11398818/items/8IPGYUV4"],"itemData":{"id":169,"type":"article-journal","container-title":"IEEE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FA1E29" w:rsidRPr="008C4C38">
        <w:rPr>
          <w:color w:val="auto"/>
        </w:rPr>
        <w:fldChar w:fldCharType="separate"/>
      </w:r>
      <w:r w:rsidR="007B5711" w:rsidRPr="007B5711">
        <w:t>[45]</w:t>
      </w:r>
      <w:r w:rsidR="00FA1E29" w:rsidRPr="008C4C38">
        <w:rPr>
          <w:color w:val="auto"/>
        </w:rPr>
        <w:fldChar w:fldCharType="end"/>
      </w:r>
      <w:r w:rsidR="004B0A6B" w:rsidRPr="008C4C38">
        <w:rPr>
          <w:color w:val="auto"/>
        </w:rPr>
        <w:t xml:space="preserve"> highlighted </w:t>
      </w:r>
      <w:r w:rsidR="00801860" w:rsidRPr="008C4C38">
        <w:rPr>
          <w:color w:val="auto"/>
        </w:rPr>
        <w:t xml:space="preserve">that </w:t>
      </w:r>
      <w:r w:rsidR="00B77055" w:rsidRPr="008C4C38">
        <w:rPr>
          <w:color w:val="auto"/>
        </w:rPr>
        <w:t xml:space="preserve">one of </w:t>
      </w:r>
      <w:r w:rsidR="004B0A6B" w:rsidRPr="008C4C38">
        <w:rPr>
          <w:color w:val="auto"/>
        </w:rPr>
        <w:t xml:space="preserve">the main limitations with solely relying on </w:t>
      </w:r>
      <w:r w:rsidR="00B77055" w:rsidRPr="008C4C38">
        <w:rPr>
          <w:color w:val="auto"/>
        </w:rPr>
        <w:t xml:space="preserve">pressure sensors is that the angle of </w:t>
      </w:r>
      <w:r w:rsidR="002122F2" w:rsidRPr="008C4C38">
        <w:rPr>
          <w:color w:val="auto"/>
        </w:rPr>
        <w:t xml:space="preserve">the </w:t>
      </w:r>
      <w:r w:rsidR="00B77055" w:rsidRPr="008C4C38">
        <w:rPr>
          <w:color w:val="auto"/>
        </w:rPr>
        <w:t xml:space="preserve">spinal trunk rotation cannot be </w:t>
      </w:r>
      <w:r w:rsidR="002122F2" w:rsidRPr="008C4C38">
        <w:rPr>
          <w:color w:val="auto"/>
        </w:rPr>
        <w:t>measured</w:t>
      </w:r>
      <w:r w:rsidR="00B77055" w:rsidRPr="008C4C38">
        <w:rPr>
          <w:color w:val="auto"/>
        </w:rPr>
        <w:t xml:space="preserve">, which is an </w:t>
      </w:r>
      <w:r w:rsidR="00F810D9" w:rsidRPr="008C4C38">
        <w:rPr>
          <w:color w:val="auto"/>
        </w:rPr>
        <w:t xml:space="preserve">another </w:t>
      </w:r>
      <w:r w:rsidR="00B77055" w:rsidRPr="008C4C38">
        <w:rPr>
          <w:color w:val="auto"/>
        </w:rPr>
        <w:t>important aspect o</w:t>
      </w:r>
      <w:r w:rsidR="00F810D9" w:rsidRPr="008C4C38">
        <w:rPr>
          <w:color w:val="auto"/>
        </w:rPr>
        <w:t>f maintaining a good</w:t>
      </w:r>
      <w:r w:rsidR="00B77055" w:rsidRPr="008C4C38">
        <w:rPr>
          <w:color w:val="auto"/>
        </w:rPr>
        <w:t xml:space="preserve"> sitting posture</w:t>
      </w:r>
      <w:r w:rsidR="00F810D9" w:rsidRPr="008C4C38">
        <w:rPr>
          <w:color w:val="auto"/>
        </w:rPr>
        <w:t>.</w:t>
      </w:r>
      <w:r w:rsidR="002122F2" w:rsidRPr="008C4C38">
        <w:rPr>
          <w:color w:val="auto"/>
        </w:rPr>
        <w:t xml:space="preserve"> Hence, </w:t>
      </w:r>
      <w:r w:rsidR="00801860" w:rsidRPr="008C4C38">
        <w:rPr>
          <w:color w:val="auto"/>
        </w:rPr>
        <w:t>various</w:t>
      </w:r>
      <w:r w:rsidR="007A2899" w:rsidRPr="008C4C38">
        <w:rPr>
          <w:color w:val="auto"/>
        </w:rPr>
        <w:t xml:space="preserve"> infrared reflective distance</w:t>
      </w:r>
      <w:r w:rsidR="006F7CB9" w:rsidRPr="008C4C38">
        <w:rPr>
          <w:color w:val="auto"/>
        </w:rPr>
        <w:t xml:space="preserve"> </w:t>
      </w:r>
      <w:r w:rsidR="005979D6" w:rsidRPr="008C4C38">
        <w:rPr>
          <w:color w:val="auto"/>
        </w:rPr>
        <w:t xml:space="preserve">sensors (placed on the back rest) along with pressure </w:t>
      </w:r>
      <w:r w:rsidR="00720F6C" w:rsidRPr="008C4C38">
        <w:rPr>
          <w:color w:val="auto"/>
        </w:rPr>
        <w:t xml:space="preserve">sensors were used in the classification of sitting postures. </w:t>
      </w:r>
      <w:r w:rsidR="00FD228B" w:rsidRPr="008C4C38">
        <w:rPr>
          <w:color w:val="auto"/>
        </w:rPr>
        <w:t xml:space="preserve">The </w:t>
      </w:r>
      <w:r w:rsidR="004E3CF5" w:rsidRPr="008C4C38">
        <w:rPr>
          <w:color w:val="auto"/>
        </w:rPr>
        <w:t>integration of</w:t>
      </w:r>
      <w:r w:rsidR="00FD228B" w:rsidRPr="008C4C38">
        <w:rPr>
          <w:color w:val="auto"/>
        </w:rPr>
        <w:t xml:space="preserve"> IMUs (Inertial Measuring Unit) sensors would </w:t>
      </w:r>
      <w:r w:rsidR="00F617B5" w:rsidRPr="008C4C38">
        <w:rPr>
          <w:color w:val="auto"/>
        </w:rPr>
        <w:t xml:space="preserve">make it possible to </w:t>
      </w:r>
      <w:r w:rsidR="00B14076" w:rsidRPr="008C4C38">
        <w:rPr>
          <w:color w:val="auto"/>
        </w:rPr>
        <w:t>monitor user activity</w:t>
      </w:r>
      <w:r w:rsidR="00060E85" w:rsidRPr="008C4C38">
        <w:rPr>
          <w:color w:val="auto"/>
        </w:rPr>
        <w:t xml:space="preserve"> </w:t>
      </w:r>
      <w:r w:rsidR="00060E85" w:rsidRPr="008C4C38">
        <w:rPr>
          <w:color w:val="auto"/>
        </w:rPr>
        <w:fldChar w:fldCharType="begin"/>
      </w:r>
      <w:r w:rsidR="007B5711">
        <w:rPr>
          <w:color w:val="auto"/>
        </w:rPr>
        <w:instrText xml:space="preserve"> ADDIN ZOTERO_ITEM CSL_CITATION {"citationID":"oy4EwTte","properties":{"formattedCitation":"[33]","plainCitation":"[33]","noteIndex":0},"citationItems":[{"id":223,"uris":["http://zotero.org/users/11398818/items/2HFDN9YP"],"itemData":{"id":223,"type":"article-journal","container-title":"IEEE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ocator":"202"}],"schema":"https://github.com/citation-style-language/schema/raw/master/csl-citation.json"} </w:instrText>
      </w:r>
      <w:r w:rsidR="00060E85" w:rsidRPr="008C4C38">
        <w:rPr>
          <w:color w:val="auto"/>
        </w:rPr>
        <w:fldChar w:fldCharType="separate"/>
      </w:r>
      <w:r w:rsidR="007B5711" w:rsidRPr="007B5711">
        <w:t>[33]</w:t>
      </w:r>
      <w:r w:rsidR="00060E85" w:rsidRPr="008C4C38">
        <w:rPr>
          <w:color w:val="auto"/>
        </w:rPr>
        <w:fldChar w:fldCharType="end"/>
      </w:r>
      <w:r w:rsidR="00B14076" w:rsidRPr="008C4C38">
        <w:rPr>
          <w:color w:val="auto"/>
        </w:rPr>
        <w:t>.</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4D96F7B7" w14:textId="3ADA6200" w:rsidR="00E93210" w:rsidRDefault="00E93210" w:rsidP="00070792">
      <w:pPr>
        <w:pStyle w:val="MDPI21heading1"/>
        <w:ind w:left="0"/>
      </w:pPr>
      <w:r w:rsidRPr="00FA04F1">
        <w:lastRenderedPageBreak/>
        <w:t>References</w:t>
      </w:r>
    </w:p>
    <w:p w14:paraId="29338879" w14:textId="77777777" w:rsidR="007B5711" w:rsidRDefault="007A08BB" w:rsidP="007B5711">
      <w:pPr>
        <w:pStyle w:val="Bibliography"/>
      </w:pPr>
      <w:r>
        <w:fldChar w:fldCharType="begin"/>
      </w:r>
      <w:r w:rsidR="00634D4A">
        <w:instrText xml:space="preserve"> ADDIN ZOTERO_BIBL {"uncited":[],"omitted":[],"custom":[]} CSL_BIBLIOGRAPHY </w:instrText>
      </w:r>
      <w:r>
        <w:fldChar w:fldCharType="separate"/>
      </w:r>
      <w:r w:rsidR="007B5711">
        <w:t xml:space="preserve">1. </w:t>
      </w:r>
      <w:r w:rsidR="007B5711">
        <w:tab/>
        <w:t xml:space="preserve">Gill, T.K.; </w:t>
      </w:r>
      <w:proofErr w:type="spellStart"/>
      <w:r w:rsidR="007B5711">
        <w:t>Mittinty</w:t>
      </w:r>
      <w:proofErr w:type="spellEnd"/>
      <w:r w:rsidR="007B5711">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7B5711">
        <w:rPr>
          <w:i/>
          <w:iCs/>
        </w:rPr>
        <w:t>The Lancet Rheumatology</w:t>
      </w:r>
      <w:r w:rsidR="007B5711">
        <w:t xml:space="preserve"> </w:t>
      </w:r>
      <w:r w:rsidR="007B5711">
        <w:rPr>
          <w:b/>
          <w:bCs/>
        </w:rPr>
        <w:t>2023</w:t>
      </w:r>
      <w:r w:rsidR="007B5711">
        <w:t xml:space="preserve">, </w:t>
      </w:r>
      <w:r w:rsidR="007B5711">
        <w:rPr>
          <w:i/>
          <w:iCs/>
        </w:rPr>
        <w:t>5</w:t>
      </w:r>
      <w:r w:rsidR="007B5711">
        <w:t>, e670–e682, doi:10.1016/S2665-9913(23)00232-1.</w:t>
      </w:r>
    </w:p>
    <w:p w14:paraId="390748E6" w14:textId="77777777" w:rsidR="007B5711" w:rsidRDefault="007B5711" w:rsidP="007B571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7846935" w14:textId="77777777" w:rsidR="007B5711" w:rsidRDefault="007B5711" w:rsidP="007B571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DC5054C" w14:textId="77777777" w:rsidR="007B5711" w:rsidRDefault="007B5711" w:rsidP="007B571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w:t>
      </w:r>
      <w:proofErr w:type="spellStart"/>
      <w:r>
        <w:t>ijss</w:t>
      </w:r>
      <w:proofErr w:type="spellEnd"/>
      <w:r>
        <w:t>/2015/469.</w:t>
      </w:r>
    </w:p>
    <w:p w14:paraId="6A6915CA" w14:textId="77777777" w:rsidR="007B5711" w:rsidRDefault="007B5711" w:rsidP="007B571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5C75D6C6" w14:textId="77777777" w:rsidR="007B5711" w:rsidRDefault="007B5711" w:rsidP="007B571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2FBD5574" w14:textId="77777777" w:rsidR="007B5711" w:rsidRDefault="007B5711" w:rsidP="007B571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0D840FB9" w14:textId="77777777" w:rsidR="007B5711" w:rsidRDefault="007B5711" w:rsidP="007B5711">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1E5BD1C0" w14:textId="77777777" w:rsidR="007B5711" w:rsidRDefault="007B5711" w:rsidP="007B5711">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438A664D" w14:textId="77777777" w:rsidR="007B5711" w:rsidRDefault="007B5711" w:rsidP="007B5711">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2F83709D" w14:textId="77777777" w:rsidR="007B5711" w:rsidRDefault="007B5711" w:rsidP="007B5711">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60840C4D" w14:textId="77777777" w:rsidR="007B5711" w:rsidRDefault="007B5711" w:rsidP="007B5711">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Pain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102894, doi:10.1016/j.apergo.2019.102894.</w:t>
      </w:r>
    </w:p>
    <w:p w14:paraId="44D8DAF0" w14:textId="77777777" w:rsidR="007B5711" w:rsidRDefault="007B5711" w:rsidP="007B571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4E53F16B" w14:textId="77777777" w:rsidR="007B5711" w:rsidRDefault="007B5711" w:rsidP="007B5711">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0561739C" w14:textId="77777777" w:rsidR="007B5711" w:rsidRDefault="007B5711" w:rsidP="007B5711">
      <w:pPr>
        <w:pStyle w:val="Bibliography"/>
      </w:pPr>
      <w:r>
        <w:t xml:space="preserve">15. </w:t>
      </w:r>
      <w:r>
        <w:tab/>
        <w:t xml:space="preserve">Slater, D.; </w:t>
      </w:r>
      <w:proofErr w:type="spellStart"/>
      <w:r>
        <w:t>Korakakis</w:t>
      </w:r>
      <w:proofErr w:type="spellEnd"/>
      <w:r>
        <w:t xml:space="preserve">, V.; O’Sullivan, P.; Nolan, D.; O’Sullivan, K. “Sit Up Straight”: Time to Re-Evaluate. </w:t>
      </w:r>
      <w:r>
        <w:rPr>
          <w:i/>
          <w:iCs/>
        </w:rPr>
        <w:t xml:space="preserve">J </w:t>
      </w:r>
      <w:proofErr w:type="spellStart"/>
      <w:r>
        <w:rPr>
          <w:i/>
          <w:iCs/>
        </w:rPr>
        <w:t>Orthop</w:t>
      </w:r>
      <w:proofErr w:type="spellEnd"/>
      <w:r>
        <w:rPr>
          <w:i/>
          <w:iCs/>
        </w:rPr>
        <w:t xml:space="preserve"> Sports Phys Ther</w:t>
      </w:r>
      <w:r>
        <w:t xml:space="preserve"> </w:t>
      </w:r>
      <w:r>
        <w:rPr>
          <w:b/>
          <w:bCs/>
        </w:rPr>
        <w:t>2019</w:t>
      </w:r>
      <w:r>
        <w:t xml:space="preserve">, </w:t>
      </w:r>
      <w:r>
        <w:rPr>
          <w:i/>
          <w:iCs/>
        </w:rPr>
        <w:t>49</w:t>
      </w:r>
      <w:r>
        <w:t>, 562–564, doi:10.2519/jospt.2019.0610.</w:t>
      </w:r>
    </w:p>
    <w:p w14:paraId="069CE411" w14:textId="77777777" w:rsidR="007B5711" w:rsidRDefault="007B5711" w:rsidP="007B5711">
      <w:pPr>
        <w:pStyle w:val="Bibliography"/>
      </w:pPr>
      <w:r>
        <w:t xml:space="preserve">16. </w:t>
      </w:r>
      <w:r>
        <w:tab/>
      </w:r>
      <w:proofErr w:type="spellStart"/>
      <w:r>
        <w:t>Korakakis</w:t>
      </w:r>
      <w:proofErr w:type="spellEnd"/>
      <w:r>
        <w:t xml:space="preserve">, V.; O’Sullivan, K.; O’Sullivan, P.B.; </w:t>
      </w:r>
      <w:proofErr w:type="spellStart"/>
      <w:r>
        <w:t>Evagelinou</w:t>
      </w:r>
      <w:proofErr w:type="spellEnd"/>
      <w:r>
        <w:t xml:space="preserve">, V.; </w:t>
      </w:r>
      <w:proofErr w:type="spellStart"/>
      <w:r>
        <w:t>Sotiralis</w:t>
      </w:r>
      <w:proofErr w:type="spellEnd"/>
      <w:r>
        <w:t xml:space="preserve">, Y.; Sideris, A.; Sakellariou, K.; </w:t>
      </w:r>
      <w:proofErr w:type="spellStart"/>
      <w:r>
        <w:t>Karanasios</w:t>
      </w:r>
      <w:proofErr w:type="spellEnd"/>
      <w:r>
        <w:t xml:space="preserve">, S.; </w:t>
      </w:r>
      <w:proofErr w:type="spellStart"/>
      <w:r>
        <w:t>Giakas</w:t>
      </w:r>
      <w:proofErr w:type="spellEnd"/>
      <w:r>
        <w:t xml:space="preserve">,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4BE62316" w14:textId="77777777" w:rsidR="007B5711" w:rsidRDefault="007B5711" w:rsidP="007B5711">
      <w:pPr>
        <w:pStyle w:val="Bibliography"/>
      </w:pPr>
      <w:r>
        <w:lastRenderedPageBreak/>
        <w:t xml:space="preserve">17.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56DCE4B3" w14:textId="77777777" w:rsidR="007B5711" w:rsidRDefault="007B5711" w:rsidP="007B5711">
      <w:pPr>
        <w:pStyle w:val="Bibliography"/>
      </w:pPr>
      <w:r>
        <w:t xml:space="preserve">18.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 2016; p. 1001112.</w:t>
      </w:r>
    </w:p>
    <w:p w14:paraId="733E7B78" w14:textId="77777777" w:rsidR="007B5711" w:rsidRDefault="007B5711" w:rsidP="007B5711">
      <w:pPr>
        <w:pStyle w:val="Bibliography"/>
      </w:pPr>
      <w:r>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3F139FA2" w14:textId="77777777" w:rsidR="007B5711" w:rsidRDefault="007B5711" w:rsidP="007B5711">
      <w:pPr>
        <w:pStyle w:val="Bibliography"/>
      </w:pPr>
      <w:r>
        <w:t xml:space="preserve">20.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6EDFD933" w14:textId="77777777" w:rsidR="007B5711" w:rsidRDefault="007B5711" w:rsidP="007B5711">
      <w:pPr>
        <w:pStyle w:val="Bibliography"/>
      </w:pPr>
      <w:r>
        <w:t xml:space="preserve">21. </w:t>
      </w:r>
      <w:r>
        <w:tab/>
        <w:t>Interlink Electronics FSR 402 Data Sheet.</w:t>
      </w:r>
    </w:p>
    <w:p w14:paraId="1C9C6115" w14:textId="77777777" w:rsidR="007B5711" w:rsidRDefault="007B5711" w:rsidP="007B5711">
      <w:pPr>
        <w:pStyle w:val="Bibliography"/>
      </w:pPr>
      <w:r>
        <w:t xml:space="preserve">22. </w:t>
      </w:r>
      <w:r>
        <w:tab/>
        <w:t>Interlink Electronics FSR 406 Data Sheet.</w:t>
      </w:r>
    </w:p>
    <w:p w14:paraId="3645174E" w14:textId="77777777" w:rsidR="007B5711" w:rsidRDefault="007B5711" w:rsidP="007B5711">
      <w:pPr>
        <w:pStyle w:val="Bibliography"/>
      </w:pPr>
      <w:r>
        <w:t xml:space="preserve">23.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139BD96A" w14:textId="77777777" w:rsidR="007B5711" w:rsidRDefault="007B5711" w:rsidP="007B5711">
      <w:pPr>
        <w:pStyle w:val="Bibliography"/>
      </w:pPr>
      <w:r>
        <w:t xml:space="preserve">24.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5CF07552" w14:textId="77777777" w:rsidR="007B5711" w:rsidRDefault="007B5711" w:rsidP="007B5711">
      <w:pPr>
        <w:pStyle w:val="Bibliography"/>
      </w:pPr>
      <w:r>
        <w:t xml:space="preserve">25.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0FD1C560" w14:textId="77777777" w:rsidR="007B5711" w:rsidRDefault="007B5711" w:rsidP="007B5711">
      <w:pPr>
        <w:pStyle w:val="Bibliography"/>
      </w:pPr>
      <w:r>
        <w:t xml:space="preserve">26.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D8DADA4" w14:textId="77777777" w:rsidR="007B5711" w:rsidRDefault="007B5711" w:rsidP="007B5711">
      <w:pPr>
        <w:pStyle w:val="Bibliography"/>
      </w:pPr>
      <w:r>
        <w:t xml:space="preserve">27. </w:t>
      </w:r>
      <w:r>
        <w:tab/>
        <w:t xml:space="preserve">Kamble, V.; </w:t>
      </w:r>
      <w:proofErr w:type="spellStart"/>
      <w:r>
        <w:t>shinde</w:t>
      </w:r>
      <w:proofErr w:type="spellEnd"/>
      <w:r>
        <w:t xml:space="preserve">, V.D.; Kittur, J.K. Overview of Load Cells. </w:t>
      </w:r>
      <w:r>
        <w:rPr>
          <w:i/>
          <w:iCs/>
        </w:rPr>
        <w:t>Journal of Mechanical and Mechanics Engineering 6.3</w:t>
      </w:r>
      <w:r>
        <w:t xml:space="preserve"> </w:t>
      </w:r>
      <w:r>
        <w:rPr>
          <w:b/>
          <w:bCs/>
        </w:rPr>
        <w:t>2020</w:t>
      </w:r>
      <w:r>
        <w:t>, 22–29.</w:t>
      </w:r>
    </w:p>
    <w:p w14:paraId="3F4B6E81" w14:textId="77777777" w:rsidR="007B5711" w:rsidRDefault="007B5711" w:rsidP="007B5711">
      <w:pPr>
        <w:pStyle w:val="Bibliography"/>
      </w:pPr>
      <w:r>
        <w:t xml:space="preserve">28.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4BDB2381" w14:textId="77777777" w:rsidR="007B5711" w:rsidRDefault="007B5711" w:rsidP="007B5711">
      <w:pPr>
        <w:pStyle w:val="Bibliography"/>
      </w:pPr>
      <w:r>
        <w:t xml:space="preserve">29.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30EDE122" w14:textId="77777777" w:rsidR="007B5711" w:rsidRDefault="007B5711" w:rsidP="007B5711">
      <w:pPr>
        <w:pStyle w:val="Bibliography"/>
      </w:pPr>
      <w:r>
        <w:t xml:space="preserve">30.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30E2A3F4" w14:textId="77777777" w:rsidR="007B5711" w:rsidRDefault="007B5711" w:rsidP="007B5711">
      <w:pPr>
        <w:pStyle w:val="Bibliography"/>
      </w:pPr>
      <w:r>
        <w:t xml:space="preserve">31.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1B88FE0" w14:textId="77777777" w:rsidR="007B5711" w:rsidRDefault="007B5711" w:rsidP="007B5711">
      <w:pPr>
        <w:pStyle w:val="Bibliography"/>
      </w:pPr>
      <w:r>
        <w:t xml:space="preserve">32. </w:t>
      </w:r>
      <w:r>
        <w:tab/>
      </w:r>
      <w:proofErr w:type="spellStart"/>
      <w:r>
        <w:t>AbuTerkia</w:t>
      </w:r>
      <w:proofErr w:type="spellEnd"/>
      <w:r>
        <w:t xml:space="preserve">, I.; Hannoun, M.; Suwal, B.; Ahmed, M.S.; </w:t>
      </w:r>
      <w:proofErr w:type="spellStart"/>
      <w:r>
        <w:t>Sundaravdivel</w:t>
      </w:r>
      <w:proofErr w:type="spellEnd"/>
      <w:r>
        <w:t>, P. FPGA-Based Smart Chair Recognition System Using Flex Sensors. In Proceedings of the 2022 IEEE 15th Dallas Circuit And System Conference (DCAS); IEEE: Dallas, TX, USA, June 17 2022; pp. 1–2.</w:t>
      </w:r>
    </w:p>
    <w:p w14:paraId="20743BC0" w14:textId="77777777" w:rsidR="007B5711" w:rsidRDefault="007B5711" w:rsidP="007B5711">
      <w:pPr>
        <w:pStyle w:val="Bibliography"/>
      </w:pPr>
      <w:r>
        <w:t xml:space="preserve">33.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2624F125" w14:textId="77777777" w:rsidR="007B5711" w:rsidRDefault="007B5711" w:rsidP="007B5711">
      <w:pPr>
        <w:pStyle w:val="Bibliography"/>
      </w:pPr>
      <w:r>
        <w:t xml:space="preserve">34.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7243F25A" w14:textId="77777777" w:rsidR="007B5711" w:rsidRDefault="007B5711" w:rsidP="007B5711">
      <w:pPr>
        <w:pStyle w:val="Bibliography"/>
      </w:pPr>
      <w:r>
        <w:t xml:space="preserve">35.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33B565B3" w14:textId="77777777" w:rsidR="007B5711" w:rsidRDefault="007B5711" w:rsidP="007B5711">
      <w:pPr>
        <w:pStyle w:val="Bibliography"/>
      </w:pPr>
      <w:r>
        <w:t xml:space="preserve">36.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510B595F" w14:textId="77777777" w:rsidR="007B5711" w:rsidRDefault="007B5711" w:rsidP="007B5711">
      <w:pPr>
        <w:pStyle w:val="Bibliography"/>
      </w:pPr>
      <w:r>
        <w:lastRenderedPageBreak/>
        <w:t xml:space="preserve">37.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3B706715" w14:textId="77777777" w:rsidR="007B5711" w:rsidRDefault="007B5711" w:rsidP="007B5711">
      <w:pPr>
        <w:pStyle w:val="Bibliography"/>
      </w:pPr>
      <w:r>
        <w:t xml:space="preserve">38. </w:t>
      </w:r>
      <w:r>
        <w:tab/>
        <w:t xml:space="preserve">Ahmad, J.; </w:t>
      </w:r>
      <w:proofErr w:type="spellStart"/>
      <w:r>
        <w:t>Sidén</w:t>
      </w:r>
      <w:proofErr w:type="spellEnd"/>
      <w:r>
        <w:t xml:space="preserve">,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22F54BD" w14:textId="77777777" w:rsidR="007B5711" w:rsidRDefault="007B5711" w:rsidP="007B5711">
      <w:pPr>
        <w:pStyle w:val="Bibliography"/>
      </w:pPr>
      <w:r>
        <w:t xml:space="preserve">39.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4CD2B4C5" w14:textId="77777777" w:rsidR="007B5711" w:rsidRDefault="007B5711" w:rsidP="007B5711">
      <w:pPr>
        <w:pStyle w:val="Bibliography"/>
      </w:pPr>
      <w:r>
        <w:t xml:space="preserve">40.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4A6DC8CD" w14:textId="77777777" w:rsidR="007B5711" w:rsidRDefault="007B5711" w:rsidP="007B5711">
      <w:pPr>
        <w:pStyle w:val="Bibliography"/>
      </w:pPr>
      <w:r>
        <w:t xml:space="preserve">41.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70BD3524" w14:textId="77777777" w:rsidR="007B5711" w:rsidRDefault="007B5711" w:rsidP="007B5711">
      <w:pPr>
        <w:pStyle w:val="Bibliography"/>
      </w:pPr>
      <w:r>
        <w:t xml:space="preserve">42.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 2007; pp. 149–158.</w:t>
      </w:r>
    </w:p>
    <w:p w14:paraId="25AC89A9" w14:textId="77777777" w:rsidR="007B5711" w:rsidRDefault="007B5711" w:rsidP="007B5711">
      <w:pPr>
        <w:pStyle w:val="Bibliography"/>
      </w:pPr>
      <w:r>
        <w:t xml:space="preserve">43.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729DB4E" w14:textId="77777777" w:rsidR="007B5711" w:rsidRDefault="007B5711" w:rsidP="007B5711">
      <w:pPr>
        <w:pStyle w:val="Bibliography"/>
      </w:pPr>
      <w:r>
        <w:t xml:space="preserve">44.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BCF210B" w14:textId="77777777" w:rsidR="007B5711" w:rsidRDefault="007B5711" w:rsidP="007B5711">
      <w:pPr>
        <w:pStyle w:val="Bibliography"/>
      </w:pPr>
      <w:r>
        <w:t xml:space="preserve">45.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64337770" w14:textId="77777777" w:rsidR="007B5711" w:rsidRDefault="007B5711" w:rsidP="007B5711">
      <w:pPr>
        <w:pStyle w:val="Bibliography"/>
      </w:pPr>
      <w:r>
        <w:t xml:space="preserve">46.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2579F8BA" w14:textId="77777777" w:rsidR="007B5711" w:rsidRDefault="007B5711" w:rsidP="007B5711">
      <w:pPr>
        <w:pStyle w:val="Bibliography"/>
      </w:pPr>
      <w:r>
        <w:t xml:space="preserve">47.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5347C6C5" w14:textId="77777777" w:rsidR="007B5711" w:rsidRDefault="007B5711" w:rsidP="007B5711">
      <w:pPr>
        <w:pStyle w:val="Bibliography"/>
      </w:pPr>
      <w:r>
        <w:t xml:space="preserve">48.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3A14D2F" w14:textId="77777777" w:rsidR="007B5711" w:rsidRDefault="007B5711" w:rsidP="007B5711">
      <w:pPr>
        <w:pStyle w:val="Bibliography"/>
      </w:pPr>
      <w:r>
        <w:t xml:space="preserve">49.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5E1AC0D7" w14:textId="77777777" w:rsidR="007B5711" w:rsidRDefault="007B5711" w:rsidP="007B5711">
      <w:pPr>
        <w:pStyle w:val="Bibliography"/>
      </w:pPr>
      <w:r>
        <w:t xml:space="preserve">50.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4364DDDC" w14:textId="77777777" w:rsidR="007B5711" w:rsidRDefault="007B5711" w:rsidP="007B5711">
      <w:pPr>
        <w:pStyle w:val="Bibliography"/>
      </w:pPr>
      <w:r>
        <w:t xml:space="preserve">51.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0FA00E07" w14:textId="77777777" w:rsidR="007B5711" w:rsidRDefault="007B5711" w:rsidP="007B5711">
      <w:pPr>
        <w:pStyle w:val="Bibliography"/>
      </w:pPr>
      <w:r>
        <w:lastRenderedPageBreak/>
        <w:t xml:space="preserve">52.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0A46D280" w14:textId="77777777" w:rsidR="007B5711" w:rsidRDefault="007B5711" w:rsidP="007B5711">
      <w:pPr>
        <w:pStyle w:val="Bibliography"/>
      </w:pPr>
      <w:r>
        <w:t xml:space="preserve">53.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A063591" w14:textId="77777777" w:rsidR="007B5711" w:rsidRDefault="007B5711" w:rsidP="007B5711">
      <w:pPr>
        <w:pStyle w:val="Bibliography"/>
      </w:pPr>
      <w:r>
        <w:t xml:space="preserve">54.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3B41D6F0" w14:textId="77777777" w:rsidR="007B5711" w:rsidRDefault="007B5711" w:rsidP="007B5711">
      <w:pPr>
        <w:pStyle w:val="Bibliography"/>
      </w:pPr>
      <w:r>
        <w:t xml:space="preserve">55.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67DF982A" w14:textId="77777777" w:rsidR="007B5711" w:rsidRDefault="007B5711" w:rsidP="007B5711">
      <w:pPr>
        <w:pStyle w:val="Bibliography"/>
      </w:pPr>
      <w:r>
        <w:t xml:space="preserve">56.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 2023; pp. 1–5.</w:t>
      </w:r>
    </w:p>
    <w:p w14:paraId="07DD8171" w14:textId="77777777" w:rsidR="007B5711" w:rsidRDefault="007B5711" w:rsidP="007B5711">
      <w:pPr>
        <w:pStyle w:val="Bibliography"/>
      </w:pPr>
      <w:r>
        <w:t xml:space="preserve">57. </w:t>
      </w:r>
      <w:r>
        <w:tab/>
        <w:t>Feng, L.; Li, Z.; Liu, C. Are You Sitting Right?-Sitting Posture Recognition Using RF Signals. In Proceedings of the 2019 IEEE Pacific Rim Conference on Communications, Computers and Signal Processing (PACRIM); IEEE: Victoria, BC, Canada, August 2019; pp. 1–6.</w:t>
      </w:r>
    </w:p>
    <w:p w14:paraId="57BB7B08" w14:textId="77777777" w:rsidR="007B5711" w:rsidRDefault="007B5711" w:rsidP="007B5711">
      <w:pPr>
        <w:pStyle w:val="Bibliography"/>
      </w:pPr>
      <w:r>
        <w:t xml:space="preserve">58. </w:t>
      </w:r>
      <w:r>
        <w:tab/>
      </w:r>
      <w:proofErr w:type="spellStart"/>
      <w:r>
        <w:t>Kundaliya</w:t>
      </w:r>
      <w:proofErr w:type="spellEnd"/>
      <w:r>
        <w:t xml:space="preserve">, B.; Patel, S.; Patel, J.; Barot, P.; Hadia, S.K. </w:t>
      </w:r>
      <w:r>
        <w:rPr>
          <w:i/>
          <w:iCs/>
        </w:rPr>
        <w:t>An IoT and Cloud Enabled Smart Chair for Detection and Notification of Wrong Seating Posture</w:t>
      </w:r>
      <w:r>
        <w:t>; In Review, 2022;</w:t>
      </w:r>
    </w:p>
    <w:p w14:paraId="4E6BB779" w14:textId="77777777" w:rsidR="007B5711" w:rsidRDefault="007B5711" w:rsidP="007B5711">
      <w:pPr>
        <w:pStyle w:val="Bibliography"/>
      </w:pPr>
      <w:r>
        <w:t xml:space="preserve">59.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56A876F" w14:textId="77777777" w:rsidR="007B5711" w:rsidRDefault="007B5711" w:rsidP="007B5711">
      <w:pPr>
        <w:pStyle w:val="Bibliography"/>
      </w:pPr>
      <w:r>
        <w:t xml:space="preserve">60.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32DA6512" w14:textId="77777777" w:rsidR="007B5711" w:rsidRDefault="007B5711" w:rsidP="007B5711">
      <w:pPr>
        <w:pStyle w:val="Bibliography"/>
      </w:pPr>
      <w:r>
        <w:t xml:space="preserve">61.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1062351"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523C28">
      <w:headerReference w:type="even" r:id="rId21"/>
      <w:headerReference w:type="default" r:id="rId22"/>
      <w:footerReference w:type="default" r:id="rId23"/>
      <w:headerReference w:type="first" r:id="rId24"/>
      <w:footerReference w:type="first" r:id="rId25"/>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9637" w14:textId="77777777" w:rsidR="00523C28" w:rsidRDefault="00523C28">
      <w:pPr>
        <w:spacing w:line="240" w:lineRule="auto"/>
      </w:pPr>
      <w:r>
        <w:separator/>
      </w:r>
    </w:p>
  </w:endnote>
  <w:endnote w:type="continuationSeparator" w:id="0">
    <w:p w14:paraId="7A965619" w14:textId="77777777" w:rsidR="00523C28" w:rsidRDefault="00523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6"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7" w:author="Janusz Kulon" w:date="2024-01-18T12:44:00Z">
          <w:rPr>
            <w:lang w:val="fr-CH"/>
          </w:rPr>
        </w:rPrChange>
      </w:rPr>
      <w:tab/>
    </w:r>
    <w:r w:rsidRPr="00943C10">
      <w:rPr>
        <w:lang w:val="it-IT"/>
        <w:rPrChange w:id="58"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EE379" w14:textId="77777777" w:rsidR="00523C28" w:rsidRDefault="00523C28">
      <w:pPr>
        <w:spacing w:line="240" w:lineRule="auto"/>
      </w:pPr>
      <w:r>
        <w:separator/>
      </w:r>
    </w:p>
  </w:footnote>
  <w:footnote w:type="continuationSeparator" w:id="0">
    <w:p w14:paraId="72F2375D" w14:textId="77777777" w:rsidR="00523C28" w:rsidRDefault="00523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3D05"/>
    <w:rsid w:val="00004247"/>
    <w:rsid w:val="00007D3D"/>
    <w:rsid w:val="000110FB"/>
    <w:rsid w:val="00012035"/>
    <w:rsid w:val="000122AB"/>
    <w:rsid w:val="00012F4D"/>
    <w:rsid w:val="00013DA3"/>
    <w:rsid w:val="0001448F"/>
    <w:rsid w:val="00014839"/>
    <w:rsid w:val="000162A3"/>
    <w:rsid w:val="0001720C"/>
    <w:rsid w:val="00017E67"/>
    <w:rsid w:val="000205B9"/>
    <w:rsid w:val="000219F6"/>
    <w:rsid w:val="00021DCD"/>
    <w:rsid w:val="0002414D"/>
    <w:rsid w:val="000245F1"/>
    <w:rsid w:val="00024C20"/>
    <w:rsid w:val="00024EDE"/>
    <w:rsid w:val="00026865"/>
    <w:rsid w:val="00027714"/>
    <w:rsid w:val="00027A5A"/>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93E"/>
    <w:rsid w:val="00056FD5"/>
    <w:rsid w:val="00057ED3"/>
    <w:rsid w:val="0006033F"/>
    <w:rsid w:val="0006080B"/>
    <w:rsid w:val="00060983"/>
    <w:rsid w:val="00060E85"/>
    <w:rsid w:val="0006450F"/>
    <w:rsid w:val="00064A99"/>
    <w:rsid w:val="00065B5F"/>
    <w:rsid w:val="000660BB"/>
    <w:rsid w:val="00066C34"/>
    <w:rsid w:val="0006703E"/>
    <w:rsid w:val="00067346"/>
    <w:rsid w:val="00067425"/>
    <w:rsid w:val="00070792"/>
    <w:rsid w:val="00071728"/>
    <w:rsid w:val="00071E79"/>
    <w:rsid w:val="00072A45"/>
    <w:rsid w:val="00072F75"/>
    <w:rsid w:val="00073282"/>
    <w:rsid w:val="0007442E"/>
    <w:rsid w:val="000774FA"/>
    <w:rsid w:val="00077EDB"/>
    <w:rsid w:val="00080004"/>
    <w:rsid w:val="00081A25"/>
    <w:rsid w:val="00081E6F"/>
    <w:rsid w:val="00082577"/>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3F9B"/>
    <w:rsid w:val="000F4E67"/>
    <w:rsid w:val="000F61ED"/>
    <w:rsid w:val="000F7A19"/>
    <w:rsid w:val="000F7EEF"/>
    <w:rsid w:val="00100B24"/>
    <w:rsid w:val="00101A8B"/>
    <w:rsid w:val="00102E15"/>
    <w:rsid w:val="0010482A"/>
    <w:rsid w:val="001049E8"/>
    <w:rsid w:val="00104A38"/>
    <w:rsid w:val="0010537E"/>
    <w:rsid w:val="00106602"/>
    <w:rsid w:val="00106BC1"/>
    <w:rsid w:val="00107716"/>
    <w:rsid w:val="0011342F"/>
    <w:rsid w:val="00113AFF"/>
    <w:rsid w:val="00114546"/>
    <w:rsid w:val="0011586B"/>
    <w:rsid w:val="00115E34"/>
    <w:rsid w:val="00116A62"/>
    <w:rsid w:val="00116D08"/>
    <w:rsid w:val="00117995"/>
    <w:rsid w:val="001217FD"/>
    <w:rsid w:val="00122648"/>
    <w:rsid w:val="0012339E"/>
    <w:rsid w:val="00123BD9"/>
    <w:rsid w:val="00125418"/>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470A"/>
    <w:rsid w:val="0017624F"/>
    <w:rsid w:val="00176972"/>
    <w:rsid w:val="001853F6"/>
    <w:rsid w:val="00190062"/>
    <w:rsid w:val="001907DC"/>
    <w:rsid w:val="00190BA2"/>
    <w:rsid w:val="001914F3"/>
    <w:rsid w:val="00194D3B"/>
    <w:rsid w:val="00196B58"/>
    <w:rsid w:val="001A3085"/>
    <w:rsid w:val="001A5EE5"/>
    <w:rsid w:val="001A6BED"/>
    <w:rsid w:val="001B078C"/>
    <w:rsid w:val="001B118D"/>
    <w:rsid w:val="001B1190"/>
    <w:rsid w:val="001B2108"/>
    <w:rsid w:val="001B25A6"/>
    <w:rsid w:val="001B2882"/>
    <w:rsid w:val="001B3996"/>
    <w:rsid w:val="001B3E87"/>
    <w:rsid w:val="001B4E6A"/>
    <w:rsid w:val="001B619B"/>
    <w:rsid w:val="001B65E3"/>
    <w:rsid w:val="001B684B"/>
    <w:rsid w:val="001B7460"/>
    <w:rsid w:val="001C4008"/>
    <w:rsid w:val="001C60E4"/>
    <w:rsid w:val="001C6BA7"/>
    <w:rsid w:val="001C6DA5"/>
    <w:rsid w:val="001C7C58"/>
    <w:rsid w:val="001D05F0"/>
    <w:rsid w:val="001D0990"/>
    <w:rsid w:val="001D1B6C"/>
    <w:rsid w:val="001D1D0D"/>
    <w:rsid w:val="001D1D7E"/>
    <w:rsid w:val="001D247C"/>
    <w:rsid w:val="001D2764"/>
    <w:rsid w:val="001D3467"/>
    <w:rsid w:val="001D5528"/>
    <w:rsid w:val="001D5DAA"/>
    <w:rsid w:val="001D6A40"/>
    <w:rsid w:val="001D7276"/>
    <w:rsid w:val="001E18E1"/>
    <w:rsid w:val="001E29A3"/>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22F2"/>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43C3"/>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65E9"/>
    <w:rsid w:val="002B786A"/>
    <w:rsid w:val="002C0F71"/>
    <w:rsid w:val="002C1473"/>
    <w:rsid w:val="002C2519"/>
    <w:rsid w:val="002C44D5"/>
    <w:rsid w:val="002C5099"/>
    <w:rsid w:val="002C58FA"/>
    <w:rsid w:val="002C622D"/>
    <w:rsid w:val="002D0695"/>
    <w:rsid w:val="002D0BA0"/>
    <w:rsid w:val="002D12FE"/>
    <w:rsid w:val="002D2DE0"/>
    <w:rsid w:val="002D3352"/>
    <w:rsid w:val="002D3B39"/>
    <w:rsid w:val="002D4EA7"/>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0078"/>
    <w:rsid w:val="002F26EF"/>
    <w:rsid w:val="002F2A28"/>
    <w:rsid w:val="002F3AF5"/>
    <w:rsid w:val="002F519B"/>
    <w:rsid w:val="002F78E4"/>
    <w:rsid w:val="002F7D6A"/>
    <w:rsid w:val="0030186F"/>
    <w:rsid w:val="00302482"/>
    <w:rsid w:val="00303767"/>
    <w:rsid w:val="0030583D"/>
    <w:rsid w:val="0030687D"/>
    <w:rsid w:val="0030701D"/>
    <w:rsid w:val="00310216"/>
    <w:rsid w:val="00310F53"/>
    <w:rsid w:val="00311AE0"/>
    <w:rsid w:val="00312478"/>
    <w:rsid w:val="00313E7D"/>
    <w:rsid w:val="00314382"/>
    <w:rsid w:val="003153CD"/>
    <w:rsid w:val="00315D74"/>
    <w:rsid w:val="00317AC0"/>
    <w:rsid w:val="00320D3C"/>
    <w:rsid w:val="00326141"/>
    <w:rsid w:val="0033058F"/>
    <w:rsid w:val="003317E6"/>
    <w:rsid w:val="00331A15"/>
    <w:rsid w:val="003327F4"/>
    <w:rsid w:val="00333BCC"/>
    <w:rsid w:val="00335AD8"/>
    <w:rsid w:val="00335DC6"/>
    <w:rsid w:val="00335E05"/>
    <w:rsid w:val="00336831"/>
    <w:rsid w:val="0033740F"/>
    <w:rsid w:val="0034017D"/>
    <w:rsid w:val="00342047"/>
    <w:rsid w:val="00343425"/>
    <w:rsid w:val="0034379F"/>
    <w:rsid w:val="003454D4"/>
    <w:rsid w:val="0035032D"/>
    <w:rsid w:val="003521AE"/>
    <w:rsid w:val="003523B2"/>
    <w:rsid w:val="00353834"/>
    <w:rsid w:val="00354033"/>
    <w:rsid w:val="00354C2D"/>
    <w:rsid w:val="00355AB5"/>
    <w:rsid w:val="00357223"/>
    <w:rsid w:val="00357F7A"/>
    <w:rsid w:val="0036011B"/>
    <w:rsid w:val="003608F7"/>
    <w:rsid w:val="00360976"/>
    <w:rsid w:val="003609A1"/>
    <w:rsid w:val="00362772"/>
    <w:rsid w:val="00363286"/>
    <w:rsid w:val="00363A61"/>
    <w:rsid w:val="00363F03"/>
    <w:rsid w:val="003652CD"/>
    <w:rsid w:val="00365487"/>
    <w:rsid w:val="00366207"/>
    <w:rsid w:val="003674C1"/>
    <w:rsid w:val="0037368A"/>
    <w:rsid w:val="00374257"/>
    <w:rsid w:val="00375A07"/>
    <w:rsid w:val="00375F4D"/>
    <w:rsid w:val="00377155"/>
    <w:rsid w:val="00380350"/>
    <w:rsid w:val="00380625"/>
    <w:rsid w:val="00380AAD"/>
    <w:rsid w:val="00380AED"/>
    <w:rsid w:val="00380E11"/>
    <w:rsid w:val="00381B0E"/>
    <w:rsid w:val="0038367F"/>
    <w:rsid w:val="00383DE8"/>
    <w:rsid w:val="00384451"/>
    <w:rsid w:val="00385582"/>
    <w:rsid w:val="00385C42"/>
    <w:rsid w:val="003879C2"/>
    <w:rsid w:val="003879CC"/>
    <w:rsid w:val="00387B6E"/>
    <w:rsid w:val="00390333"/>
    <w:rsid w:val="00391D55"/>
    <w:rsid w:val="003929AB"/>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4AFD"/>
    <w:rsid w:val="003B57C7"/>
    <w:rsid w:val="003B6024"/>
    <w:rsid w:val="003B684D"/>
    <w:rsid w:val="003B77D5"/>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4BE4"/>
    <w:rsid w:val="003D6424"/>
    <w:rsid w:val="003D6488"/>
    <w:rsid w:val="003D660D"/>
    <w:rsid w:val="003D76A7"/>
    <w:rsid w:val="003E065A"/>
    <w:rsid w:val="003E0776"/>
    <w:rsid w:val="003E1412"/>
    <w:rsid w:val="003E1429"/>
    <w:rsid w:val="003E1F3A"/>
    <w:rsid w:val="003E1F6E"/>
    <w:rsid w:val="003E2099"/>
    <w:rsid w:val="003E27A8"/>
    <w:rsid w:val="003E2929"/>
    <w:rsid w:val="003E2D73"/>
    <w:rsid w:val="003E48BB"/>
    <w:rsid w:val="003E4CB9"/>
    <w:rsid w:val="003E5CDA"/>
    <w:rsid w:val="003E726E"/>
    <w:rsid w:val="003E7FFA"/>
    <w:rsid w:val="003F1D3D"/>
    <w:rsid w:val="003F3055"/>
    <w:rsid w:val="003F3E95"/>
    <w:rsid w:val="003F5301"/>
    <w:rsid w:val="003F5356"/>
    <w:rsid w:val="003F57FE"/>
    <w:rsid w:val="003F6CBF"/>
    <w:rsid w:val="003F6D51"/>
    <w:rsid w:val="003F7CB2"/>
    <w:rsid w:val="00401655"/>
    <w:rsid w:val="00401B29"/>
    <w:rsid w:val="00401D30"/>
    <w:rsid w:val="00402944"/>
    <w:rsid w:val="004037E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39FD"/>
    <w:rsid w:val="00424A49"/>
    <w:rsid w:val="00430029"/>
    <w:rsid w:val="00430066"/>
    <w:rsid w:val="00430BB9"/>
    <w:rsid w:val="0043100C"/>
    <w:rsid w:val="00431A1E"/>
    <w:rsid w:val="004321D0"/>
    <w:rsid w:val="004326E3"/>
    <w:rsid w:val="004328D7"/>
    <w:rsid w:val="004332C2"/>
    <w:rsid w:val="00434137"/>
    <w:rsid w:val="00435E48"/>
    <w:rsid w:val="00441187"/>
    <w:rsid w:val="00442398"/>
    <w:rsid w:val="0045351E"/>
    <w:rsid w:val="0045409B"/>
    <w:rsid w:val="004546AA"/>
    <w:rsid w:val="00454769"/>
    <w:rsid w:val="0045658A"/>
    <w:rsid w:val="004567F8"/>
    <w:rsid w:val="004577BA"/>
    <w:rsid w:val="00461C17"/>
    <w:rsid w:val="0046237A"/>
    <w:rsid w:val="004623AB"/>
    <w:rsid w:val="004626A4"/>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6F57"/>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A6B"/>
    <w:rsid w:val="004B0BB4"/>
    <w:rsid w:val="004B2B0E"/>
    <w:rsid w:val="004B3FB1"/>
    <w:rsid w:val="004B65B7"/>
    <w:rsid w:val="004B763F"/>
    <w:rsid w:val="004C02D5"/>
    <w:rsid w:val="004C0E93"/>
    <w:rsid w:val="004C32C6"/>
    <w:rsid w:val="004C3326"/>
    <w:rsid w:val="004C3EA5"/>
    <w:rsid w:val="004C7DB0"/>
    <w:rsid w:val="004D1154"/>
    <w:rsid w:val="004D153C"/>
    <w:rsid w:val="004D4AFE"/>
    <w:rsid w:val="004D7216"/>
    <w:rsid w:val="004D7BC9"/>
    <w:rsid w:val="004D7F67"/>
    <w:rsid w:val="004E0CDD"/>
    <w:rsid w:val="004E2C8B"/>
    <w:rsid w:val="004E36FA"/>
    <w:rsid w:val="004E37AA"/>
    <w:rsid w:val="004E3CF5"/>
    <w:rsid w:val="004E7441"/>
    <w:rsid w:val="004F0C07"/>
    <w:rsid w:val="004F2181"/>
    <w:rsid w:val="004F30C0"/>
    <w:rsid w:val="004F5641"/>
    <w:rsid w:val="004F5BE0"/>
    <w:rsid w:val="004F5EEF"/>
    <w:rsid w:val="00500FFB"/>
    <w:rsid w:val="005015A9"/>
    <w:rsid w:val="00505DAC"/>
    <w:rsid w:val="00507306"/>
    <w:rsid w:val="00510258"/>
    <w:rsid w:val="00514940"/>
    <w:rsid w:val="00515335"/>
    <w:rsid w:val="00517D4A"/>
    <w:rsid w:val="005211DA"/>
    <w:rsid w:val="00521754"/>
    <w:rsid w:val="00521F2D"/>
    <w:rsid w:val="00523A91"/>
    <w:rsid w:val="00523C28"/>
    <w:rsid w:val="00524EAF"/>
    <w:rsid w:val="00530748"/>
    <w:rsid w:val="005327CD"/>
    <w:rsid w:val="0053287E"/>
    <w:rsid w:val="00532D3F"/>
    <w:rsid w:val="005335D1"/>
    <w:rsid w:val="005337A6"/>
    <w:rsid w:val="0053405F"/>
    <w:rsid w:val="0053554F"/>
    <w:rsid w:val="00535E6D"/>
    <w:rsid w:val="00542B66"/>
    <w:rsid w:val="00542E4B"/>
    <w:rsid w:val="00544F17"/>
    <w:rsid w:val="0054520E"/>
    <w:rsid w:val="00545897"/>
    <w:rsid w:val="00545E57"/>
    <w:rsid w:val="00545FBF"/>
    <w:rsid w:val="00546699"/>
    <w:rsid w:val="00546C89"/>
    <w:rsid w:val="00546FFF"/>
    <w:rsid w:val="005474F0"/>
    <w:rsid w:val="00547CB0"/>
    <w:rsid w:val="00551ECD"/>
    <w:rsid w:val="00554016"/>
    <w:rsid w:val="00554497"/>
    <w:rsid w:val="00554956"/>
    <w:rsid w:val="00556427"/>
    <w:rsid w:val="00556E99"/>
    <w:rsid w:val="0055789E"/>
    <w:rsid w:val="005608DF"/>
    <w:rsid w:val="00562270"/>
    <w:rsid w:val="00562FC7"/>
    <w:rsid w:val="005643C5"/>
    <w:rsid w:val="00567257"/>
    <w:rsid w:val="00567D00"/>
    <w:rsid w:val="0057057F"/>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1D9"/>
    <w:rsid w:val="00590487"/>
    <w:rsid w:val="00591202"/>
    <w:rsid w:val="005939A2"/>
    <w:rsid w:val="005942A1"/>
    <w:rsid w:val="00594CA1"/>
    <w:rsid w:val="005979D6"/>
    <w:rsid w:val="00597E6D"/>
    <w:rsid w:val="005A063B"/>
    <w:rsid w:val="005B1E55"/>
    <w:rsid w:val="005B2103"/>
    <w:rsid w:val="005B31BB"/>
    <w:rsid w:val="005B483A"/>
    <w:rsid w:val="005B4F47"/>
    <w:rsid w:val="005B52EB"/>
    <w:rsid w:val="005B697A"/>
    <w:rsid w:val="005B6D28"/>
    <w:rsid w:val="005B6DB9"/>
    <w:rsid w:val="005C0DB4"/>
    <w:rsid w:val="005C3F29"/>
    <w:rsid w:val="005C4BA3"/>
    <w:rsid w:val="005C50C4"/>
    <w:rsid w:val="005C56E0"/>
    <w:rsid w:val="005C58CD"/>
    <w:rsid w:val="005C6110"/>
    <w:rsid w:val="005C64F1"/>
    <w:rsid w:val="005C6DF2"/>
    <w:rsid w:val="005D00DE"/>
    <w:rsid w:val="005D0CFE"/>
    <w:rsid w:val="005D1121"/>
    <w:rsid w:val="005D1882"/>
    <w:rsid w:val="005D1C52"/>
    <w:rsid w:val="005D2199"/>
    <w:rsid w:val="005D28B4"/>
    <w:rsid w:val="005D3F6D"/>
    <w:rsid w:val="005D48B7"/>
    <w:rsid w:val="005D510C"/>
    <w:rsid w:val="005D7B57"/>
    <w:rsid w:val="005E1663"/>
    <w:rsid w:val="005E25DB"/>
    <w:rsid w:val="005E2BCD"/>
    <w:rsid w:val="005E53E2"/>
    <w:rsid w:val="005E6B68"/>
    <w:rsid w:val="005F159A"/>
    <w:rsid w:val="005F33E5"/>
    <w:rsid w:val="005F469E"/>
    <w:rsid w:val="005F55D7"/>
    <w:rsid w:val="005F6ED5"/>
    <w:rsid w:val="005F772D"/>
    <w:rsid w:val="00601B2D"/>
    <w:rsid w:val="006027AC"/>
    <w:rsid w:val="00602D1F"/>
    <w:rsid w:val="0060325B"/>
    <w:rsid w:val="00603D28"/>
    <w:rsid w:val="00604F0C"/>
    <w:rsid w:val="00605DEE"/>
    <w:rsid w:val="0060773B"/>
    <w:rsid w:val="00607C93"/>
    <w:rsid w:val="0061122C"/>
    <w:rsid w:val="00611AF3"/>
    <w:rsid w:val="006137E4"/>
    <w:rsid w:val="00615581"/>
    <w:rsid w:val="00616049"/>
    <w:rsid w:val="00616CEF"/>
    <w:rsid w:val="00617F9E"/>
    <w:rsid w:val="006204BF"/>
    <w:rsid w:val="00620EF4"/>
    <w:rsid w:val="00621A2A"/>
    <w:rsid w:val="00621FA4"/>
    <w:rsid w:val="006238B9"/>
    <w:rsid w:val="00624800"/>
    <w:rsid w:val="00625C2F"/>
    <w:rsid w:val="00625FF5"/>
    <w:rsid w:val="006267EB"/>
    <w:rsid w:val="00627B33"/>
    <w:rsid w:val="00627C50"/>
    <w:rsid w:val="00627F07"/>
    <w:rsid w:val="00627F28"/>
    <w:rsid w:val="00631EA3"/>
    <w:rsid w:val="00632932"/>
    <w:rsid w:val="00632C59"/>
    <w:rsid w:val="00633CE7"/>
    <w:rsid w:val="00634D4A"/>
    <w:rsid w:val="00636B13"/>
    <w:rsid w:val="006375EA"/>
    <w:rsid w:val="0064020E"/>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5CD8"/>
    <w:rsid w:val="00677BB7"/>
    <w:rsid w:val="0068192E"/>
    <w:rsid w:val="00681F10"/>
    <w:rsid w:val="00681FF0"/>
    <w:rsid w:val="00683581"/>
    <w:rsid w:val="00683603"/>
    <w:rsid w:val="006843E2"/>
    <w:rsid w:val="00684B0D"/>
    <w:rsid w:val="00684F8C"/>
    <w:rsid w:val="00685A14"/>
    <w:rsid w:val="00686C37"/>
    <w:rsid w:val="00687E5D"/>
    <w:rsid w:val="0069016C"/>
    <w:rsid w:val="006906F4"/>
    <w:rsid w:val="006916FD"/>
    <w:rsid w:val="00691AA3"/>
    <w:rsid w:val="0069205B"/>
    <w:rsid w:val="00692393"/>
    <w:rsid w:val="00692B59"/>
    <w:rsid w:val="00692B79"/>
    <w:rsid w:val="00695578"/>
    <w:rsid w:val="00695E29"/>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51E1"/>
    <w:rsid w:val="006B6FE8"/>
    <w:rsid w:val="006B75C0"/>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5B56"/>
    <w:rsid w:val="006E6100"/>
    <w:rsid w:val="006E64E8"/>
    <w:rsid w:val="006E664B"/>
    <w:rsid w:val="006E6BCC"/>
    <w:rsid w:val="006E7296"/>
    <w:rsid w:val="006E74DA"/>
    <w:rsid w:val="006E756F"/>
    <w:rsid w:val="006E7811"/>
    <w:rsid w:val="006F0D34"/>
    <w:rsid w:val="006F0F75"/>
    <w:rsid w:val="006F2259"/>
    <w:rsid w:val="006F2E13"/>
    <w:rsid w:val="006F3B47"/>
    <w:rsid w:val="006F4CE9"/>
    <w:rsid w:val="006F53F4"/>
    <w:rsid w:val="006F7CB9"/>
    <w:rsid w:val="0070272A"/>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0F6C"/>
    <w:rsid w:val="007214E4"/>
    <w:rsid w:val="0072236F"/>
    <w:rsid w:val="007225AC"/>
    <w:rsid w:val="00723A4D"/>
    <w:rsid w:val="00723B17"/>
    <w:rsid w:val="00725E63"/>
    <w:rsid w:val="007262F6"/>
    <w:rsid w:val="007272C8"/>
    <w:rsid w:val="007273C6"/>
    <w:rsid w:val="00730AE0"/>
    <w:rsid w:val="0073143D"/>
    <w:rsid w:val="00732927"/>
    <w:rsid w:val="007333A0"/>
    <w:rsid w:val="00733AA7"/>
    <w:rsid w:val="0073477D"/>
    <w:rsid w:val="00735236"/>
    <w:rsid w:val="00735819"/>
    <w:rsid w:val="0073582C"/>
    <w:rsid w:val="00736C05"/>
    <w:rsid w:val="0074024D"/>
    <w:rsid w:val="00740594"/>
    <w:rsid w:val="00740F6D"/>
    <w:rsid w:val="0074143B"/>
    <w:rsid w:val="00741E43"/>
    <w:rsid w:val="007429CF"/>
    <w:rsid w:val="00742F10"/>
    <w:rsid w:val="00743DD4"/>
    <w:rsid w:val="00744120"/>
    <w:rsid w:val="0075170B"/>
    <w:rsid w:val="00753355"/>
    <w:rsid w:val="0075353B"/>
    <w:rsid w:val="00753912"/>
    <w:rsid w:val="00753D13"/>
    <w:rsid w:val="00755FD4"/>
    <w:rsid w:val="00761BFC"/>
    <w:rsid w:val="007627CE"/>
    <w:rsid w:val="007636CB"/>
    <w:rsid w:val="00764085"/>
    <w:rsid w:val="00764D84"/>
    <w:rsid w:val="00765FE2"/>
    <w:rsid w:val="00766AB2"/>
    <w:rsid w:val="00767F47"/>
    <w:rsid w:val="00770D6E"/>
    <w:rsid w:val="00770E7B"/>
    <w:rsid w:val="007712FB"/>
    <w:rsid w:val="00772BF2"/>
    <w:rsid w:val="0077354D"/>
    <w:rsid w:val="00773962"/>
    <w:rsid w:val="00774833"/>
    <w:rsid w:val="0077488E"/>
    <w:rsid w:val="007771E8"/>
    <w:rsid w:val="00777CAB"/>
    <w:rsid w:val="00780533"/>
    <w:rsid w:val="00780D6F"/>
    <w:rsid w:val="00781D1A"/>
    <w:rsid w:val="00782D4F"/>
    <w:rsid w:val="00783AD1"/>
    <w:rsid w:val="007845F3"/>
    <w:rsid w:val="00785180"/>
    <w:rsid w:val="00785327"/>
    <w:rsid w:val="00785F57"/>
    <w:rsid w:val="00790D45"/>
    <w:rsid w:val="0079121E"/>
    <w:rsid w:val="00794AAE"/>
    <w:rsid w:val="0079645B"/>
    <w:rsid w:val="00796647"/>
    <w:rsid w:val="00796FFB"/>
    <w:rsid w:val="007970B3"/>
    <w:rsid w:val="007A08BB"/>
    <w:rsid w:val="007A0AC5"/>
    <w:rsid w:val="007A169D"/>
    <w:rsid w:val="007A2899"/>
    <w:rsid w:val="007A2F69"/>
    <w:rsid w:val="007A3CC0"/>
    <w:rsid w:val="007A5D3C"/>
    <w:rsid w:val="007A7F74"/>
    <w:rsid w:val="007B1497"/>
    <w:rsid w:val="007B1A92"/>
    <w:rsid w:val="007B36C8"/>
    <w:rsid w:val="007B4CEF"/>
    <w:rsid w:val="007B5159"/>
    <w:rsid w:val="007B5711"/>
    <w:rsid w:val="007B65CE"/>
    <w:rsid w:val="007C1BE1"/>
    <w:rsid w:val="007C2AC7"/>
    <w:rsid w:val="007C5CE4"/>
    <w:rsid w:val="007C769F"/>
    <w:rsid w:val="007D064C"/>
    <w:rsid w:val="007D07AC"/>
    <w:rsid w:val="007D0D00"/>
    <w:rsid w:val="007D1776"/>
    <w:rsid w:val="007D2676"/>
    <w:rsid w:val="007D2C0A"/>
    <w:rsid w:val="007D4625"/>
    <w:rsid w:val="007D5B14"/>
    <w:rsid w:val="007D65C8"/>
    <w:rsid w:val="007D777E"/>
    <w:rsid w:val="007E061A"/>
    <w:rsid w:val="007E17D5"/>
    <w:rsid w:val="007E3569"/>
    <w:rsid w:val="007E4020"/>
    <w:rsid w:val="007E6EB9"/>
    <w:rsid w:val="007F053F"/>
    <w:rsid w:val="007F2629"/>
    <w:rsid w:val="007F3B63"/>
    <w:rsid w:val="007F75EE"/>
    <w:rsid w:val="00801860"/>
    <w:rsid w:val="00804D4F"/>
    <w:rsid w:val="00805E7D"/>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09CE"/>
    <w:rsid w:val="0084148C"/>
    <w:rsid w:val="00842B76"/>
    <w:rsid w:val="00843224"/>
    <w:rsid w:val="008432E2"/>
    <w:rsid w:val="00843DC4"/>
    <w:rsid w:val="00847C91"/>
    <w:rsid w:val="00850BE3"/>
    <w:rsid w:val="0085407B"/>
    <w:rsid w:val="00855BE9"/>
    <w:rsid w:val="00855DDF"/>
    <w:rsid w:val="00861B5C"/>
    <w:rsid w:val="008633AC"/>
    <w:rsid w:val="008634A5"/>
    <w:rsid w:val="00864137"/>
    <w:rsid w:val="00865473"/>
    <w:rsid w:val="00866FC1"/>
    <w:rsid w:val="00867958"/>
    <w:rsid w:val="00870C6F"/>
    <w:rsid w:val="00872787"/>
    <w:rsid w:val="00875132"/>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2222"/>
    <w:rsid w:val="008C4975"/>
    <w:rsid w:val="008C4C38"/>
    <w:rsid w:val="008C55E5"/>
    <w:rsid w:val="008C59BD"/>
    <w:rsid w:val="008D2D50"/>
    <w:rsid w:val="008D2E88"/>
    <w:rsid w:val="008D3321"/>
    <w:rsid w:val="008D65BE"/>
    <w:rsid w:val="008D6996"/>
    <w:rsid w:val="008E07FA"/>
    <w:rsid w:val="008E0A1F"/>
    <w:rsid w:val="008E11BB"/>
    <w:rsid w:val="008E223D"/>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467"/>
    <w:rsid w:val="00911B1A"/>
    <w:rsid w:val="00913916"/>
    <w:rsid w:val="00913BBC"/>
    <w:rsid w:val="0091546D"/>
    <w:rsid w:val="00916640"/>
    <w:rsid w:val="009169CA"/>
    <w:rsid w:val="009169F1"/>
    <w:rsid w:val="0091748C"/>
    <w:rsid w:val="00917B70"/>
    <w:rsid w:val="00920D40"/>
    <w:rsid w:val="009214D5"/>
    <w:rsid w:val="009214EB"/>
    <w:rsid w:val="00923CA2"/>
    <w:rsid w:val="0092499A"/>
    <w:rsid w:val="009251E6"/>
    <w:rsid w:val="00925886"/>
    <w:rsid w:val="00925A50"/>
    <w:rsid w:val="00925AEC"/>
    <w:rsid w:val="00927119"/>
    <w:rsid w:val="00927E3C"/>
    <w:rsid w:val="009306EC"/>
    <w:rsid w:val="00930EE8"/>
    <w:rsid w:val="00934767"/>
    <w:rsid w:val="009352B4"/>
    <w:rsid w:val="009359BE"/>
    <w:rsid w:val="0093631F"/>
    <w:rsid w:val="00937748"/>
    <w:rsid w:val="009402FF"/>
    <w:rsid w:val="00940F1C"/>
    <w:rsid w:val="00940F6E"/>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5737F"/>
    <w:rsid w:val="00957BAB"/>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6B05"/>
    <w:rsid w:val="00987536"/>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227B"/>
    <w:rsid w:val="009C6002"/>
    <w:rsid w:val="009C6F9A"/>
    <w:rsid w:val="009C7198"/>
    <w:rsid w:val="009C7B1A"/>
    <w:rsid w:val="009C7E74"/>
    <w:rsid w:val="009D0D08"/>
    <w:rsid w:val="009D1C0F"/>
    <w:rsid w:val="009D1DE7"/>
    <w:rsid w:val="009D27C1"/>
    <w:rsid w:val="009D4455"/>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344"/>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6E0F"/>
    <w:rsid w:val="00A27947"/>
    <w:rsid w:val="00A30A1C"/>
    <w:rsid w:val="00A31DE5"/>
    <w:rsid w:val="00A32B90"/>
    <w:rsid w:val="00A336F0"/>
    <w:rsid w:val="00A34842"/>
    <w:rsid w:val="00A35127"/>
    <w:rsid w:val="00A3525E"/>
    <w:rsid w:val="00A36B33"/>
    <w:rsid w:val="00A4033B"/>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443"/>
    <w:rsid w:val="00A66C60"/>
    <w:rsid w:val="00A66D15"/>
    <w:rsid w:val="00A70FC4"/>
    <w:rsid w:val="00A72C2F"/>
    <w:rsid w:val="00A74C31"/>
    <w:rsid w:val="00A74C4F"/>
    <w:rsid w:val="00A759D5"/>
    <w:rsid w:val="00A763B6"/>
    <w:rsid w:val="00A777B4"/>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2345"/>
    <w:rsid w:val="00AB7538"/>
    <w:rsid w:val="00AC0D2B"/>
    <w:rsid w:val="00AC1248"/>
    <w:rsid w:val="00AC1474"/>
    <w:rsid w:val="00AC1BBA"/>
    <w:rsid w:val="00AC41CB"/>
    <w:rsid w:val="00AC478D"/>
    <w:rsid w:val="00AC5D9C"/>
    <w:rsid w:val="00AC7BA8"/>
    <w:rsid w:val="00AD1288"/>
    <w:rsid w:val="00AD37AB"/>
    <w:rsid w:val="00AD5AAF"/>
    <w:rsid w:val="00AE055E"/>
    <w:rsid w:val="00AE1DC4"/>
    <w:rsid w:val="00AE1F31"/>
    <w:rsid w:val="00AE247F"/>
    <w:rsid w:val="00AE2596"/>
    <w:rsid w:val="00AE3AC3"/>
    <w:rsid w:val="00AE42D0"/>
    <w:rsid w:val="00AE4DC0"/>
    <w:rsid w:val="00AE7196"/>
    <w:rsid w:val="00AE7C84"/>
    <w:rsid w:val="00AE7D5B"/>
    <w:rsid w:val="00AF0594"/>
    <w:rsid w:val="00AF2F5F"/>
    <w:rsid w:val="00AF3B01"/>
    <w:rsid w:val="00AF40AD"/>
    <w:rsid w:val="00AF43F9"/>
    <w:rsid w:val="00AF504B"/>
    <w:rsid w:val="00AF52C8"/>
    <w:rsid w:val="00AF61A5"/>
    <w:rsid w:val="00AF7441"/>
    <w:rsid w:val="00AF747D"/>
    <w:rsid w:val="00AF7571"/>
    <w:rsid w:val="00B00075"/>
    <w:rsid w:val="00B00B65"/>
    <w:rsid w:val="00B0200B"/>
    <w:rsid w:val="00B026D2"/>
    <w:rsid w:val="00B0381A"/>
    <w:rsid w:val="00B043C7"/>
    <w:rsid w:val="00B0460E"/>
    <w:rsid w:val="00B0624B"/>
    <w:rsid w:val="00B07F5B"/>
    <w:rsid w:val="00B07F8C"/>
    <w:rsid w:val="00B10C9C"/>
    <w:rsid w:val="00B11A1B"/>
    <w:rsid w:val="00B12E4D"/>
    <w:rsid w:val="00B12F80"/>
    <w:rsid w:val="00B14076"/>
    <w:rsid w:val="00B1653C"/>
    <w:rsid w:val="00B1705F"/>
    <w:rsid w:val="00B17219"/>
    <w:rsid w:val="00B17B20"/>
    <w:rsid w:val="00B222A5"/>
    <w:rsid w:val="00B248A0"/>
    <w:rsid w:val="00B2507F"/>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1907"/>
    <w:rsid w:val="00B724BB"/>
    <w:rsid w:val="00B737F2"/>
    <w:rsid w:val="00B75AA1"/>
    <w:rsid w:val="00B75AC7"/>
    <w:rsid w:val="00B76150"/>
    <w:rsid w:val="00B768DE"/>
    <w:rsid w:val="00B77055"/>
    <w:rsid w:val="00B77390"/>
    <w:rsid w:val="00B800D1"/>
    <w:rsid w:val="00B80CC8"/>
    <w:rsid w:val="00B82C6D"/>
    <w:rsid w:val="00B82E84"/>
    <w:rsid w:val="00B83D03"/>
    <w:rsid w:val="00B87082"/>
    <w:rsid w:val="00B90F41"/>
    <w:rsid w:val="00B911AF"/>
    <w:rsid w:val="00B95451"/>
    <w:rsid w:val="00B957C9"/>
    <w:rsid w:val="00B958EA"/>
    <w:rsid w:val="00B95FC8"/>
    <w:rsid w:val="00B96074"/>
    <w:rsid w:val="00B9665A"/>
    <w:rsid w:val="00B96976"/>
    <w:rsid w:val="00B97BA0"/>
    <w:rsid w:val="00BA0330"/>
    <w:rsid w:val="00BA0BAB"/>
    <w:rsid w:val="00BA1E4C"/>
    <w:rsid w:val="00BA497A"/>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C7B4D"/>
    <w:rsid w:val="00BD0F11"/>
    <w:rsid w:val="00BD10C0"/>
    <w:rsid w:val="00BD15CF"/>
    <w:rsid w:val="00BD2995"/>
    <w:rsid w:val="00BD574B"/>
    <w:rsid w:val="00BD7316"/>
    <w:rsid w:val="00BE2AE0"/>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1BBA"/>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56455"/>
    <w:rsid w:val="00C6225B"/>
    <w:rsid w:val="00C63515"/>
    <w:rsid w:val="00C63CFB"/>
    <w:rsid w:val="00C63D60"/>
    <w:rsid w:val="00C642FB"/>
    <w:rsid w:val="00C64437"/>
    <w:rsid w:val="00C64914"/>
    <w:rsid w:val="00C6499E"/>
    <w:rsid w:val="00C67282"/>
    <w:rsid w:val="00C67E4C"/>
    <w:rsid w:val="00C71991"/>
    <w:rsid w:val="00C72509"/>
    <w:rsid w:val="00C747FD"/>
    <w:rsid w:val="00C7499F"/>
    <w:rsid w:val="00C74FA2"/>
    <w:rsid w:val="00C75600"/>
    <w:rsid w:val="00C76330"/>
    <w:rsid w:val="00C76AA1"/>
    <w:rsid w:val="00C77027"/>
    <w:rsid w:val="00C802D3"/>
    <w:rsid w:val="00C80A7B"/>
    <w:rsid w:val="00C81486"/>
    <w:rsid w:val="00C81CC2"/>
    <w:rsid w:val="00C82CF6"/>
    <w:rsid w:val="00C82D7C"/>
    <w:rsid w:val="00C83DC1"/>
    <w:rsid w:val="00C8709B"/>
    <w:rsid w:val="00C962A4"/>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3F9"/>
    <w:rsid w:val="00CC34F9"/>
    <w:rsid w:val="00CC4E9D"/>
    <w:rsid w:val="00CC5128"/>
    <w:rsid w:val="00CC5252"/>
    <w:rsid w:val="00CC6139"/>
    <w:rsid w:val="00CC6A4D"/>
    <w:rsid w:val="00CC7AF8"/>
    <w:rsid w:val="00CD0D38"/>
    <w:rsid w:val="00CD1929"/>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CF7F8D"/>
    <w:rsid w:val="00D00F21"/>
    <w:rsid w:val="00D01CF7"/>
    <w:rsid w:val="00D02335"/>
    <w:rsid w:val="00D03CBA"/>
    <w:rsid w:val="00D040FB"/>
    <w:rsid w:val="00D048DE"/>
    <w:rsid w:val="00D07966"/>
    <w:rsid w:val="00D113C4"/>
    <w:rsid w:val="00D12612"/>
    <w:rsid w:val="00D12DF8"/>
    <w:rsid w:val="00D14798"/>
    <w:rsid w:val="00D15522"/>
    <w:rsid w:val="00D157BF"/>
    <w:rsid w:val="00D16116"/>
    <w:rsid w:val="00D162E9"/>
    <w:rsid w:val="00D171CD"/>
    <w:rsid w:val="00D20880"/>
    <w:rsid w:val="00D20981"/>
    <w:rsid w:val="00D21FAE"/>
    <w:rsid w:val="00D23609"/>
    <w:rsid w:val="00D26CCA"/>
    <w:rsid w:val="00D30FD8"/>
    <w:rsid w:val="00D310D8"/>
    <w:rsid w:val="00D31D8A"/>
    <w:rsid w:val="00D32E2F"/>
    <w:rsid w:val="00D352D1"/>
    <w:rsid w:val="00D359E5"/>
    <w:rsid w:val="00D368D6"/>
    <w:rsid w:val="00D36AA0"/>
    <w:rsid w:val="00D36F83"/>
    <w:rsid w:val="00D40574"/>
    <w:rsid w:val="00D408CD"/>
    <w:rsid w:val="00D42D71"/>
    <w:rsid w:val="00D43E1F"/>
    <w:rsid w:val="00D449A0"/>
    <w:rsid w:val="00D45615"/>
    <w:rsid w:val="00D46295"/>
    <w:rsid w:val="00D4719D"/>
    <w:rsid w:val="00D47AE1"/>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365"/>
    <w:rsid w:val="00D86B7B"/>
    <w:rsid w:val="00D87373"/>
    <w:rsid w:val="00D923D0"/>
    <w:rsid w:val="00D9244B"/>
    <w:rsid w:val="00D93939"/>
    <w:rsid w:val="00D93BAE"/>
    <w:rsid w:val="00D948CF"/>
    <w:rsid w:val="00D94F65"/>
    <w:rsid w:val="00D95EB4"/>
    <w:rsid w:val="00D967A9"/>
    <w:rsid w:val="00D96B3C"/>
    <w:rsid w:val="00DA1FD6"/>
    <w:rsid w:val="00DA3662"/>
    <w:rsid w:val="00DA3C3F"/>
    <w:rsid w:val="00DA5441"/>
    <w:rsid w:val="00DA5D82"/>
    <w:rsid w:val="00DA6033"/>
    <w:rsid w:val="00DA7C8B"/>
    <w:rsid w:val="00DB0A7C"/>
    <w:rsid w:val="00DB0AF2"/>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2B0"/>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0F2"/>
    <w:rsid w:val="00E3177A"/>
    <w:rsid w:val="00E32DAE"/>
    <w:rsid w:val="00E333EA"/>
    <w:rsid w:val="00E33EB7"/>
    <w:rsid w:val="00E34B8A"/>
    <w:rsid w:val="00E34D3E"/>
    <w:rsid w:val="00E35592"/>
    <w:rsid w:val="00E35AB9"/>
    <w:rsid w:val="00E40704"/>
    <w:rsid w:val="00E41775"/>
    <w:rsid w:val="00E423CB"/>
    <w:rsid w:val="00E42A0A"/>
    <w:rsid w:val="00E443CF"/>
    <w:rsid w:val="00E460EA"/>
    <w:rsid w:val="00E467C7"/>
    <w:rsid w:val="00E513D5"/>
    <w:rsid w:val="00E51795"/>
    <w:rsid w:val="00E52229"/>
    <w:rsid w:val="00E531A2"/>
    <w:rsid w:val="00E542EA"/>
    <w:rsid w:val="00E5485F"/>
    <w:rsid w:val="00E5518A"/>
    <w:rsid w:val="00E551C2"/>
    <w:rsid w:val="00E559B2"/>
    <w:rsid w:val="00E55A61"/>
    <w:rsid w:val="00E55BC7"/>
    <w:rsid w:val="00E60214"/>
    <w:rsid w:val="00E60687"/>
    <w:rsid w:val="00E61391"/>
    <w:rsid w:val="00E61470"/>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5948"/>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50F"/>
    <w:rsid w:val="00EA2634"/>
    <w:rsid w:val="00EA3453"/>
    <w:rsid w:val="00EA3ADA"/>
    <w:rsid w:val="00EA510A"/>
    <w:rsid w:val="00EA556C"/>
    <w:rsid w:val="00EA55B0"/>
    <w:rsid w:val="00EA589B"/>
    <w:rsid w:val="00EA6055"/>
    <w:rsid w:val="00EA6FF7"/>
    <w:rsid w:val="00EA70D5"/>
    <w:rsid w:val="00EB0052"/>
    <w:rsid w:val="00EB11BA"/>
    <w:rsid w:val="00EB224F"/>
    <w:rsid w:val="00EB35F6"/>
    <w:rsid w:val="00EB44AE"/>
    <w:rsid w:val="00EB46C5"/>
    <w:rsid w:val="00EB475A"/>
    <w:rsid w:val="00EC1007"/>
    <w:rsid w:val="00EC5DD4"/>
    <w:rsid w:val="00ED0684"/>
    <w:rsid w:val="00ED21A3"/>
    <w:rsid w:val="00ED4102"/>
    <w:rsid w:val="00ED4D91"/>
    <w:rsid w:val="00ED6DC8"/>
    <w:rsid w:val="00ED78EF"/>
    <w:rsid w:val="00EE0746"/>
    <w:rsid w:val="00EE3E7E"/>
    <w:rsid w:val="00EE443E"/>
    <w:rsid w:val="00EE474F"/>
    <w:rsid w:val="00EE4928"/>
    <w:rsid w:val="00EE61AC"/>
    <w:rsid w:val="00EE6A1F"/>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3705B"/>
    <w:rsid w:val="00F42BBF"/>
    <w:rsid w:val="00F431CA"/>
    <w:rsid w:val="00F4404D"/>
    <w:rsid w:val="00F443B2"/>
    <w:rsid w:val="00F46871"/>
    <w:rsid w:val="00F47055"/>
    <w:rsid w:val="00F4777B"/>
    <w:rsid w:val="00F550C1"/>
    <w:rsid w:val="00F5616A"/>
    <w:rsid w:val="00F60101"/>
    <w:rsid w:val="00F60165"/>
    <w:rsid w:val="00F617B5"/>
    <w:rsid w:val="00F632C8"/>
    <w:rsid w:val="00F63FEF"/>
    <w:rsid w:val="00F651F4"/>
    <w:rsid w:val="00F652B5"/>
    <w:rsid w:val="00F66393"/>
    <w:rsid w:val="00F67B43"/>
    <w:rsid w:val="00F7034C"/>
    <w:rsid w:val="00F70D97"/>
    <w:rsid w:val="00F71585"/>
    <w:rsid w:val="00F72ADB"/>
    <w:rsid w:val="00F74A92"/>
    <w:rsid w:val="00F74CA4"/>
    <w:rsid w:val="00F75871"/>
    <w:rsid w:val="00F763F5"/>
    <w:rsid w:val="00F76BD6"/>
    <w:rsid w:val="00F770BB"/>
    <w:rsid w:val="00F77958"/>
    <w:rsid w:val="00F80949"/>
    <w:rsid w:val="00F80EB8"/>
    <w:rsid w:val="00F810D9"/>
    <w:rsid w:val="00F82AEC"/>
    <w:rsid w:val="00F85356"/>
    <w:rsid w:val="00F858C0"/>
    <w:rsid w:val="00F86630"/>
    <w:rsid w:val="00F8699A"/>
    <w:rsid w:val="00F877EB"/>
    <w:rsid w:val="00F900F5"/>
    <w:rsid w:val="00F94228"/>
    <w:rsid w:val="00FA1D08"/>
    <w:rsid w:val="00FA1E29"/>
    <w:rsid w:val="00FA2A7B"/>
    <w:rsid w:val="00FA2A7C"/>
    <w:rsid w:val="00FA3CE1"/>
    <w:rsid w:val="00FA42EC"/>
    <w:rsid w:val="00FA5436"/>
    <w:rsid w:val="00FA68EC"/>
    <w:rsid w:val="00FA7232"/>
    <w:rsid w:val="00FA7328"/>
    <w:rsid w:val="00FB0FBE"/>
    <w:rsid w:val="00FB1119"/>
    <w:rsid w:val="00FB1248"/>
    <w:rsid w:val="00FB17BE"/>
    <w:rsid w:val="00FB1AB1"/>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242"/>
    <w:rsid w:val="00FD228B"/>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26C46C4A-8FD5-4438-BAE1-7810D5F292F5}"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39F62BCE-DD07-4F82-BC8D-13E447421A8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F9695895-DB7B-417E-A160-DAED64EF715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5C395419-FBEC-4671-8F7D-E0103DD158D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8E2BFFBA-C97B-4FB7-ABEE-88C65A88190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63794640-BB13-4456-BA66-CDF2D2140F0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586BED98-3CB1-4B4C-842B-0330E14B565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5AA23EA4-8ED6-4C16-8D25-9AF0EFB2205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1C4E9B26-A940-4006-982B-402030FBBA9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7A331E14-7C2F-49D4-8E91-13742157A78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03BB84E6-2DD3-4CEB-A00A-6B63F4AEF6A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12006</TotalTime>
  <Pages>18</Pages>
  <Words>33006</Words>
  <Characters>188138</Characters>
  <Application>Microsoft Office Word</Application>
  <DocSecurity>0</DocSecurity>
  <Lines>1567</Lines>
  <Paragraphs>441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220703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294</cp:revision>
  <dcterms:created xsi:type="dcterms:W3CDTF">2024-01-18T09:54:00Z</dcterms:created>
  <dcterms:modified xsi:type="dcterms:W3CDTF">2024-02-27T01:50:00Z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id="sPVpfpd6"/&gt;&lt;style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