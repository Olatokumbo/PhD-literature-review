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4B339500" w14:textId="5A5A42B8" w:rsidR="00C44175" w:rsidRPr="00C44175" w:rsidRDefault="00E93210" w:rsidP="00517D4A">
      <w:pPr>
        <w:pStyle w:val="MDPI21heading1"/>
        <w:numPr>
          <w:ilvl w:val="0"/>
          <w:numId w:val="36"/>
        </w:numPr>
      </w:pPr>
      <w:r w:rsidRPr="00C44175">
        <w:t>Introduction</w:t>
      </w:r>
    </w:p>
    <w:p w14:paraId="2178AB55" w14:textId="4EAC833D" w:rsidR="00B31295" w:rsidRPr="00C44175" w:rsidRDefault="008B612F" w:rsidP="00C44175">
      <w:pPr>
        <w:pStyle w:val="MDPI31text"/>
        <w:rPr>
          <w:b/>
        </w:rPr>
      </w:pPr>
      <w:r>
        <w:t>In</w:t>
      </w:r>
      <w:r w:rsidR="00735236" w:rsidRPr="00735236">
        <w:t xml:space="preserve"> 2020 alone, musculoskeletal disorders (MSDs) had been ranked 2nd as the leading non-fatal disability which has been affecting more than a billion people worldwide</w:t>
      </w:r>
      <w:r>
        <w:t xml:space="preserve"> </w:t>
      </w:r>
      <w:r>
        <w:rPr>
          <w:b/>
        </w:rPr>
        <w:fldChar w:fldCharType="begin"/>
      </w:r>
      <w: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rPr>
        <w:fldChar w:fldCharType="separate"/>
      </w:r>
      <w:r w:rsidRPr="00615581">
        <w:t>[1]</w:t>
      </w:r>
      <w:r>
        <w:rPr>
          <w:b/>
        </w:rPr>
        <w:fldChar w:fldCharType="end"/>
      </w:r>
      <w:r w:rsidR="00735236" w:rsidRPr="00735236">
        <w:t>.</w:t>
      </w:r>
      <w:r w:rsidR="005B52EB">
        <w:t xml:space="preserve"> It was </w:t>
      </w:r>
      <w:r w:rsidR="007E3569">
        <w:t xml:space="preserve">also </w:t>
      </w:r>
      <w:r w:rsidR="005B52EB">
        <w:t>reported that</w:t>
      </w:r>
      <w:r w:rsidR="00CD208D">
        <w:t xml:space="preserve"> over 7.1 million </w:t>
      </w:r>
      <w:r w:rsidR="008F05AB">
        <w:t xml:space="preserve">UK adults </w:t>
      </w:r>
      <w:r w:rsidR="00B83D03">
        <w:t>have been suffering with MSD</w:t>
      </w:r>
      <w:r w:rsidR="007E3569">
        <w:t xml:space="preserve"> and have cost the </w:t>
      </w:r>
      <w:r w:rsidR="006E7296">
        <w:t>economy</w:t>
      </w:r>
      <w:r w:rsidR="007E3569">
        <w:t xml:space="preserve"> over </w:t>
      </w:r>
      <w:r w:rsidR="007E3569" w:rsidRPr="007E3569">
        <w:t>£</w:t>
      </w:r>
      <w:r w:rsidR="007E3569">
        <w:t xml:space="preserve">4.1 </w:t>
      </w:r>
      <w:r w:rsidR="006E7296">
        <w:t>billion each year</w:t>
      </w:r>
      <w:r w:rsidR="00360976">
        <w:t xml:space="preserve"> </w:t>
      </w:r>
      <w:r w:rsidR="00360976">
        <w:rPr>
          <w:b/>
        </w:rPr>
        <w:fldChar w:fldCharType="begin"/>
      </w:r>
      <w:r w:rsidR="00360976">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rPr>
        <w:fldChar w:fldCharType="separate"/>
      </w:r>
      <w:r w:rsidR="00360976" w:rsidRPr="00360976">
        <w:t>[2]</w:t>
      </w:r>
      <w:r w:rsidR="00360976">
        <w:rPr>
          <w:b/>
        </w:rPr>
        <w:fldChar w:fldCharType="end"/>
      </w:r>
      <w:r w:rsidR="006E7296">
        <w:t>.</w:t>
      </w:r>
      <w:r w:rsidR="00B83D03">
        <w:t xml:space="preserve"> </w:t>
      </w:r>
      <w:r w:rsidR="00E777DD" w:rsidRPr="00735236">
        <w:t xml:space="preserve">According to Bevan in 2015 </w:t>
      </w:r>
      <w:r w:rsidR="00E777DD">
        <w:rPr>
          <w:b/>
        </w:rPr>
        <w:fldChar w:fldCharType="begin"/>
      </w:r>
      <w:r w:rsidR="00360976">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rPr>
        <w:fldChar w:fldCharType="separate"/>
      </w:r>
      <w:r w:rsidR="00360976" w:rsidRPr="00360976">
        <w:t>[3]</w:t>
      </w:r>
      <w:r w:rsidR="00E777DD">
        <w:rPr>
          <w:b/>
        </w:rPr>
        <w:fldChar w:fldCharType="end"/>
      </w:r>
      <w:r w:rsidR="00E777DD" w:rsidRPr="00735236">
        <w:t xml:space="preserve">, MSDs have said to have cost the European Union (EU) over 2% of its gross domestic product (GDP), which is estimated to be over €240bn each year. </w:t>
      </w:r>
      <w:del w:id="16" w:author="Shiny Verghese" w:date="2024-01-18T09:25:00Z">
        <w:r w:rsidR="00E777DD" w:rsidRPr="00735236" w:rsidDel="002420AB">
          <w:delText>There is no doubt that this is a steadily</w:delText>
        </w:r>
      </w:del>
      <w:ins w:id="17" w:author="Shiny Verghese" w:date="2024-01-18T09:25:00Z">
        <w:r w:rsidR="00E777DD">
          <w:t xml:space="preserve">This suggests that there is a </w:t>
        </w:r>
      </w:ins>
      <w:r w:rsidR="00E777DD">
        <w:t>steadily</w:t>
      </w:r>
      <w:r w:rsidR="00E777DD" w:rsidRPr="00735236">
        <w:t xml:space="preserve"> growing concern </w:t>
      </w:r>
      <w:r w:rsidR="00CC196E">
        <w:t xml:space="preserve">over this illness </w:t>
      </w:r>
      <w:r w:rsidR="00E777DD" w:rsidRPr="00735236">
        <w:t>that needs to be properly addressed.</w:t>
      </w:r>
    </w:p>
    <w:p w14:paraId="72C8BF21" w14:textId="2FC6B575" w:rsidR="00886EDD" w:rsidRDefault="00D20880" w:rsidP="00C44175">
      <w:pPr>
        <w:pStyle w:val="MDPI31text"/>
        <w:rPr>
          <w:b/>
        </w:rPr>
      </w:pPr>
      <w:r>
        <w:t>MSD originate</w:t>
      </w:r>
      <w:r w:rsidR="00CC7AF8">
        <w:t>s</w:t>
      </w:r>
      <w:r>
        <w:t xml:space="preserve"> from various factors</w:t>
      </w:r>
      <w:r w:rsidR="00CF1162">
        <w:t xml:space="preserve"> and can </w:t>
      </w:r>
      <w:r w:rsidR="00D967A9">
        <w:t>emerge from a combination</w:t>
      </w:r>
      <w:r w:rsidR="00471EDC">
        <w:t xml:space="preserve"> of</w:t>
      </w:r>
      <w:r w:rsidR="00D967A9">
        <w:t xml:space="preserve"> </w:t>
      </w:r>
      <w:r w:rsidR="00B379B7">
        <w:t xml:space="preserve">events during </w:t>
      </w:r>
      <w:r w:rsidR="00471EDC">
        <w:t>a period</w:t>
      </w:r>
      <w:r w:rsidR="001D1D0D">
        <w:t>.</w:t>
      </w:r>
      <w:r w:rsidR="000E2958">
        <w:t xml:space="preserve"> </w:t>
      </w:r>
      <w:r w:rsidR="0012339E">
        <w:t xml:space="preserve">MSD can be a result ranging from various factor such as </w:t>
      </w:r>
      <w:r w:rsidR="006B3D52">
        <w:t>c</w:t>
      </w:r>
      <w:r w:rsidR="002C58FA">
        <w:t>ongenital defects</w:t>
      </w:r>
      <w:r w:rsidR="00363286">
        <w:t xml:space="preserve"> </w:t>
      </w:r>
      <w:r w:rsidR="00363286">
        <w:rPr>
          <w:b/>
        </w:rPr>
        <w:fldChar w:fldCharType="begin"/>
      </w:r>
      <w:r w:rsidR="00EA6FF7">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rPr>
        <w:fldChar w:fldCharType="separate"/>
      </w:r>
      <w:r w:rsidR="00EA6FF7" w:rsidRPr="00EA6FF7">
        <w:t>[4]</w:t>
      </w:r>
      <w:r w:rsidR="00363286">
        <w:rPr>
          <w:b/>
        </w:rPr>
        <w:fldChar w:fldCharType="end"/>
      </w:r>
      <w:r w:rsidR="0012339E">
        <w:t xml:space="preserve"> and</w:t>
      </w:r>
      <w:r w:rsidR="00363286">
        <w:t xml:space="preserve"> </w:t>
      </w:r>
      <w:r w:rsidR="00866FC1">
        <w:t>neurological disorder</w:t>
      </w:r>
      <w:r w:rsidR="009C7198">
        <w:t xml:space="preserve">s </w:t>
      </w:r>
      <w:r w:rsidR="009C7198">
        <w:rPr>
          <w:b/>
        </w:rPr>
        <w:fldChar w:fldCharType="begin"/>
      </w:r>
      <w:r w:rsidR="00EA6FF7">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rPr>
        <w:fldChar w:fldCharType="separate"/>
      </w:r>
      <w:r w:rsidR="00EA6FF7" w:rsidRPr="00EA6FF7">
        <w:t>[5]</w:t>
      </w:r>
      <w:r w:rsidR="009C7198">
        <w:rPr>
          <w:b/>
        </w:rPr>
        <w:fldChar w:fldCharType="end"/>
      </w:r>
      <w:r w:rsidR="0012339E">
        <w:t>.</w:t>
      </w:r>
      <w:r w:rsidR="00152BF4">
        <w:t xml:space="preserve"> </w:t>
      </w:r>
      <w:r w:rsidR="000E2958">
        <w:t>Overall, i</w:t>
      </w:r>
      <w:r w:rsidR="00770D6E">
        <w:t xml:space="preserve">ndividuals </w:t>
      </w:r>
      <w:r w:rsidR="007F053F">
        <w:t>a</w:t>
      </w:r>
      <w:r w:rsidR="00770D6E">
        <w:t xml:space="preserve">cross different age groups </w:t>
      </w:r>
      <w:r w:rsidR="007F053F">
        <w:t xml:space="preserve">and not just the elderly </w:t>
      </w:r>
      <w:r w:rsidR="00770D6E">
        <w:t>are currently suffering from MSD</w:t>
      </w:r>
      <w:r w:rsidR="007F053F">
        <w:t xml:space="preserve"> </w:t>
      </w:r>
      <w:r w:rsidR="007F053F">
        <w:rPr>
          <w:b/>
        </w:rPr>
        <w:fldChar w:fldCharType="begin"/>
      </w:r>
      <w:r w:rsidR="00EA6FF7">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rPr>
        <w:fldChar w:fldCharType="separate"/>
      </w:r>
      <w:r w:rsidR="00EA6FF7" w:rsidRPr="00EA6FF7">
        <w:t>[6]</w:t>
      </w:r>
      <w:r w:rsidR="007F053F">
        <w:rPr>
          <w:b/>
        </w:rPr>
        <w:fldChar w:fldCharType="end"/>
      </w:r>
      <w:r w:rsidR="007F053F" w:rsidRPr="00735236">
        <w:t>.</w:t>
      </w:r>
      <w:r w:rsidR="000E2958">
        <w:t xml:space="preserve"> </w:t>
      </w:r>
      <w:r w:rsidR="00735236" w:rsidRPr="00735236">
        <w:t xml:space="preserve">MSDs can </w:t>
      </w:r>
      <w:r w:rsidR="00AF43F9">
        <w:t xml:space="preserve">develop </w:t>
      </w:r>
      <w:r w:rsidR="006B3D52">
        <w:t>from</w:t>
      </w:r>
      <w:r w:rsidR="00735236" w:rsidRPr="00735236">
        <w:t xml:space="preserve"> </w:t>
      </w:r>
      <w:r w:rsidR="0064712E">
        <w:t xml:space="preserve">early </w:t>
      </w:r>
      <w:r w:rsidR="00735236" w:rsidRPr="00735236">
        <w:t>stage</w:t>
      </w:r>
      <w:r w:rsidR="0064712E">
        <w:t>s in life</w:t>
      </w:r>
      <w:r w:rsidR="00735236" w:rsidRPr="00735236">
        <w:t xml:space="preserve"> </w:t>
      </w:r>
      <w:r w:rsidR="0064712E">
        <w:t xml:space="preserve">by the frequent </w:t>
      </w:r>
      <w:r w:rsidR="00735236" w:rsidRPr="00735236">
        <w:t xml:space="preserve">adoption of abnormal postures and low physical activities, which </w:t>
      </w:r>
      <w:r w:rsidR="00EA589B">
        <w:t xml:space="preserve">can </w:t>
      </w:r>
      <w:r w:rsidR="00735236" w:rsidRPr="00735236">
        <w:t>subsequently lead to long-term chronic pain, discomfort, and physical limitations</w:t>
      </w:r>
      <w:r w:rsidR="00AC1BBA">
        <w:t xml:space="preserve"> </w:t>
      </w:r>
      <w:r w:rsidR="00AC1BBA">
        <w:rPr>
          <w:b/>
        </w:rPr>
        <w:fldChar w:fldCharType="begin"/>
      </w:r>
      <w:r w:rsidR="00EA6FF7">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rPr>
        <w:fldChar w:fldCharType="separate"/>
      </w:r>
      <w:r w:rsidR="00EA6FF7" w:rsidRPr="00EA6FF7">
        <w:t>[6]</w:t>
      </w:r>
      <w:r w:rsidR="00AC1BBA">
        <w:rPr>
          <w:b/>
        </w:rPr>
        <w:fldChar w:fldCharType="end"/>
      </w:r>
      <w:r w:rsidR="00735236" w:rsidRPr="00735236">
        <w:t xml:space="preserve">. </w:t>
      </w:r>
      <w:r w:rsidR="00F651F4">
        <w:t xml:space="preserve">According to </w:t>
      </w:r>
      <w:commentRangeStart w:id="18"/>
      <w:r w:rsidR="00F651F4" w:rsidRPr="00F651F4">
        <w:t>Kulon</w:t>
      </w:r>
      <w:r w:rsidR="00876F4D">
        <w:t xml:space="preserve"> et al. </w:t>
      </w:r>
      <w:r w:rsidR="00876F4D">
        <w:rPr>
          <w:b/>
        </w:rPr>
        <w:fldChar w:fldCharType="begin"/>
      </w:r>
      <w:r w:rsidR="00EA6FF7">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876F4D">
        <w:rPr>
          <w:b/>
        </w:rPr>
        <w:fldChar w:fldCharType="separate"/>
      </w:r>
      <w:r w:rsidR="00EA6FF7" w:rsidRPr="00EA6FF7">
        <w:t>[7]</w:t>
      </w:r>
      <w:r w:rsidR="00876F4D">
        <w:rPr>
          <w:b/>
        </w:rPr>
        <w:fldChar w:fldCharType="end"/>
      </w:r>
      <w:commentRangeEnd w:id="18"/>
      <w:r w:rsidR="0017624F">
        <w:rPr>
          <w:rStyle w:val="CommentReference"/>
          <w:rFonts w:eastAsia="SimSun"/>
          <w:snapToGrid/>
          <w:lang w:eastAsia="zh-CN" w:bidi="ar-SA"/>
        </w:rPr>
        <w:commentReference w:id="18"/>
      </w:r>
      <w:r w:rsidR="00BC06EF">
        <w:t xml:space="preserve">, traditional </w:t>
      </w:r>
      <w:r w:rsidR="00886EDD">
        <w:t>methods</w:t>
      </w:r>
      <w:r w:rsidR="00BC06EF">
        <w:t xml:space="preserve"> of </w:t>
      </w:r>
      <w:r w:rsidR="00F0535B">
        <w:t>assessment</w:t>
      </w:r>
      <w:r w:rsidR="00BC06EF">
        <w:t xml:space="preserve"> </w:t>
      </w:r>
      <w:r w:rsidR="000E48EA">
        <w:t>ar</w:t>
      </w:r>
      <w:r w:rsidR="00ED4102">
        <w:t>e</w:t>
      </w:r>
      <w:r w:rsidR="00886EDD">
        <w:t xml:space="preserve"> </w:t>
      </w:r>
      <w:r w:rsidR="00F0535B">
        <w:t xml:space="preserve">currently </w:t>
      </w:r>
      <w:r w:rsidR="00886EDD">
        <w:t>viewed as</w:t>
      </w:r>
      <w:r w:rsidR="000F7EEF">
        <w:t xml:space="preserve"> time </w:t>
      </w:r>
      <w:r w:rsidR="00251533">
        <w:t>consuming</w:t>
      </w:r>
      <w:r w:rsidR="00ED4102">
        <w:t xml:space="preserve"> and most</w:t>
      </w:r>
      <w:r w:rsidR="002B5C8F">
        <w:t xml:space="preserve"> often</w:t>
      </w:r>
      <w:r w:rsidR="00ED4102">
        <w:t xml:space="preserve"> rely</w:t>
      </w:r>
      <w:r w:rsidR="00C80A7B">
        <w:t xml:space="preserve"> on the use of large health care </w:t>
      </w:r>
      <w:r w:rsidR="00886EDD">
        <w:t>equipment</w:t>
      </w:r>
      <w:r w:rsidR="002B5C8F">
        <w:t xml:space="preserve"> such as</w:t>
      </w:r>
      <w:r w:rsidR="00A8031D">
        <w:t xml:space="preserve"> </w:t>
      </w:r>
      <w:r w:rsidR="00A8031D" w:rsidRPr="00A8031D">
        <w:t>Magnetic resonance imaging (MRI)</w:t>
      </w:r>
      <w:r w:rsidR="00204513">
        <w:t xml:space="preserve">, </w:t>
      </w:r>
      <w:r w:rsidR="00A8031D">
        <w:t>X-rays</w:t>
      </w:r>
      <w:r w:rsidR="00204513">
        <w:t xml:space="preserve"> and CT Scans</w:t>
      </w:r>
      <w:r w:rsidR="00251533">
        <w:t>.</w:t>
      </w:r>
      <w:r w:rsidR="000F7EEF">
        <w:t xml:space="preserve"> </w:t>
      </w:r>
    </w:p>
    <w:p w14:paraId="05F29FF0" w14:textId="062102A4" w:rsidR="00E542EA" w:rsidRDefault="00FF0629" w:rsidP="00C44175">
      <w:pPr>
        <w:pStyle w:val="MDPI31text"/>
        <w:rPr>
          <w:b/>
        </w:rPr>
      </w:pPr>
      <w:r>
        <w:lastRenderedPageBreak/>
        <w:t xml:space="preserve">Within an </w:t>
      </w:r>
      <w:r w:rsidR="00735236" w:rsidRPr="00735236">
        <w:t xml:space="preserve">in-office work </w:t>
      </w:r>
      <w:r>
        <w:t>environment</w:t>
      </w:r>
      <w:r w:rsidR="006B0336">
        <w:t>,</w:t>
      </w:r>
      <w:r>
        <w:t xml:space="preserve"> </w:t>
      </w:r>
      <w:r w:rsidR="00735236" w:rsidRPr="00735236">
        <w:t xml:space="preserve">staff members </w:t>
      </w:r>
      <w:r w:rsidR="006B0336">
        <w:t xml:space="preserve">are often expected </w:t>
      </w:r>
      <w:r w:rsidR="00735236" w:rsidRPr="00735236">
        <w:t>to be in a seated position for an extended period,</w:t>
      </w:r>
      <w:r w:rsidR="008A1B99">
        <w:t xml:space="preserve"> which can be detrimental to one’s health</w:t>
      </w:r>
      <w:r w:rsidR="00DB74CD">
        <w:t xml:space="preserve"> and could lead to</w:t>
      </w:r>
      <w:r w:rsidR="0058626E">
        <w:t xml:space="preserve"> </w:t>
      </w:r>
      <w:r w:rsidR="004E36FA" w:rsidRPr="004E36FA">
        <w:t>exacerbat</w:t>
      </w:r>
      <w:r w:rsidR="004E36FA">
        <w:t xml:space="preserve">ion </w:t>
      </w:r>
      <w:r w:rsidR="0058626E">
        <w:t xml:space="preserve">of </w:t>
      </w:r>
      <w:r w:rsidR="004E36FA">
        <w:t xml:space="preserve">long-term </w:t>
      </w:r>
      <w:r w:rsidR="004E36FA" w:rsidRPr="004E36FA">
        <w:t>musculoskeletal</w:t>
      </w:r>
      <w:r w:rsidR="004E36FA">
        <w:t xml:space="preserve"> conditions</w:t>
      </w:r>
      <w:r w:rsidR="00621A2A">
        <w:t xml:space="preserve"> such as back pains and spinal deformities</w:t>
      </w:r>
      <w:r w:rsidR="00BE78C8">
        <w:t xml:space="preserve"> </w:t>
      </w:r>
      <w:r w:rsidR="00BE78C8">
        <w:rPr>
          <w:b/>
        </w:rPr>
        <w:fldChar w:fldCharType="begin"/>
      </w:r>
      <w:r w:rsidR="00EA6FF7">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rPr>
        <w:fldChar w:fldCharType="separate"/>
      </w:r>
      <w:r w:rsidR="00EA6FF7" w:rsidRPr="00EA6FF7">
        <w:t>[8]</w:t>
      </w:r>
      <w:r w:rsidR="00BE78C8">
        <w:rPr>
          <w:b/>
        </w:rPr>
        <w:fldChar w:fldCharType="end"/>
      </w:r>
      <w:r w:rsidR="00735236" w:rsidRPr="00735236">
        <w:t xml:space="preserve">. According to </w:t>
      </w:r>
      <w:r w:rsidR="0047217C">
        <w:rPr>
          <w:b/>
        </w:rPr>
        <w:fldChar w:fldCharType="begin"/>
      </w:r>
      <w:r w:rsidR="00EA6FF7">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rPr>
        <w:fldChar w:fldCharType="separate"/>
      </w:r>
      <w:r w:rsidR="00EA6FF7" w:rsidRPr="00EA6FF7">
        <w:t>[9]</w:t>
      </w:r>
      <w:r w:rsidR="0047217C">
        <w:rPr>
          <w:b/>
        </w:rPr>
        <w:fldChar w:fldCharType="end"/>
      </w:r>
      <w:r w:rsidR="00735236" w:rsidRPr="00735236">
        <w:t xml:space="preserve"> and </w:t>
      </w:r>
      <w:r w:rsidR="00096C5B">
        <w:rPr>
          <w:b/>
        </w:rPr>
        <w:fldChar w:fldCharType="begin"/>
      </w:r>
      <w:r w:rsidR="00EA6FF7">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rPr>
        <w:fldChar w:fldCharType="separate"/>
      </w:r>
      <w:r w:rsidR="00EA6FF7" w:rsidRPr="00EA6FF7">
        <w:t>[10]</w:t>
      </w:r>
      <w:r w:rsidR="00096C5B">
        <w:rPr>
          <w:b/>
        </w:rPr>
        <w:fldChar w:fldCharType="end"/>
      </w:r>
      <w:r w:rsidR="00735236" w:rsidRPr="00735236">
        <w:t xml:space="preserve">, prolonged sitting has been one of the leading causes of MSDs that has been affecting office workers. </w:t>
      </w:r>
      <w:r w:rsidR="00E87D46">
        <w:t>These i</w:t>
      </w:r>
      <w:r w:rsidR="006F53F4">
        <w:t xml:space="preserve">ndividuals often suffer </w:t>
      </w:r>
      <w:r w:rsidR="00E87D46">
        <w:t>pai</w:t>
      </w:r>
      <w:r w:rsidR="00357223">
        <w:t>n</w:t>
      </w:r>
      <w:r w:rsidR="00E87D46">
        <w:t xml:space="preserve"> in their lower</w:t>
      </w:r>
      <w:r w:rsidR="00A46F1A">
        <w:t xml:space="preserve"> </w:t>
      </w:r>
      <w:r w:rsidR="00E87D46">
        <w:t xml:space="preserve">back area.  </w:t>
      </w:r>
      <w:del w:id="19" w:author="Shiny Verghese" w:date="2024-01-18T09:29:00Z">
        <w:r w:rsidR="00A46F1A" w:rsidDel="008B04EA">
          <w:delText>A</w:delText>
        </w:r>
        <w:r w:rsidR="00617F9E" w:rsidDel="008B04EA">
          <w:delText xml:space="preserve">ccording to </w:delText>
        </w:r>
        <w:r w:rsidR="00C15FFC" w:rsidDel="008B04EA">
          <w:delText>different</w:delText>
        </w:r>
        <w:r w:rsidR="00617F9E" w:rsidDel="008B04EA">
          <w:delText xml:space="preserve"> studies found, it was </w:delText>
        </w:r>
        <w:r w:rsidR="003B3247" w:rsidDel="008B04EA">
          <w:delText>prov</w:delText>
        </w:r>
        <w:r w:rsidR="00645882" w:rsidDel="008B04EA">
          <w:delText>e</w:delText>
        </w:r>
        <w:r w:rsidR="00617F9E" w:rsidDel="008B04EA">
          <w:delText>n</w:delText>
        </w:r>
        <w:r w:rsidR="003B3247" w:rsidDel="008B04EA">
          <w:delText xml:space="preserve"> </w:delText>
        </w:r>
        <w:r w:rsidR="003C0EEF" w:rsidDel="008B04EA">
          <w:delText>that</w:delText>
        </w:r>
      </w:del>
      <w:ins w:id="20" w:author="Shiny Verghese" w:date="2024-01-18T09:29:00Z">
        <w:r w:rsidR="008B04EA">
          <w:t>Studies conducted</w:t>
        </w:r>
      </w:ins>
      <w:r w:rsidR="003C0EEF">
        <w:t xml:space="preserve"> among daily office workers, </w:t>
      </w:r>
      <w:ins w:id="21" w:author="Shiny Verghese" w:date="2024-01-18T09:29:00Z">
        <w:r w:rsidR="008B04EA">
          <w:t xml:space="preserve">conclude that </w:t>
        </w:r>
      </w:ins>
      <w:r w:rsidR="003C0EEF">
        <w:t xml:space="preserve">there is a </w:t>
      </w:r>
      <w:r w:rsidR="007262F6">
        <w:t xml:space="preserve">strong </w:t>
      </w:r>
      <w:r w:rsidR="003B3247">
        <w:t xml:space="preserve">correlation between </w:t>
      </w:r>
      <w:r w:rsidR="00684B0D">
        <w:t xml:space="preserve">prolong sitting and </w:t>
      </w:r>
      <w:r w:rsidR="008810CD">
        <w:t>sever</w:t>
      </w:r>
      <w:r w:rsidR="008F6696">
        <w:t>e</w:t>
      </w:r>
      <w:r w:rsidR="008810CD">
        <w:t xml:space="preserve"> back pains affecting the lumbar area</w:t>
      </w:r>
      <w:r w:rsidR="00617F9E">
        <w:t xml:space="preserve"> </w:t>
      </w:r>
      <w:r w:rsidR="00617F9E">
        <w:rPr>
          <w:b/>
        </w:rPr>
        <w:fldChar w:fldCharType="begin"/>
      </w:r>
      <w:r w:rsidR="00EA6FF7">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rPr>
        <w:fldChar w:fldCharType="separate"/>
      </w:r>
      <w:r w:rsidR="00EA6FF7" w:rsidRPr="00EA6FF7">
        <w:t>[11,12]</w:t>
      </w:r>
      <w:r w:rsidR="00617F9E">
        <w:rPr>
          <w:b/>
        </w:rPr>
        <w:fldChar w:fldCharType="end"/>
      </w:r>
      <w:r w:rsidR="008810CD">
        <w:t xml:space="preserve">. </w:t>
      </w:r>
      <w:r w:rsidR="00C15FFC">
        <w:t xml:space="preserve">To combat this issue, </w:t>
      </w:r>
      <w:del w:id="22" w:author="Shiny Verghese" w:date="2024-01-18T09:29:00Z">
        <w:r w:rsidR="00C15FFC" w:rsidDel="008B04EA">
          <w:delText>i</w:delText>
        </w:r>
        <w:r w:rsidR="00735236" w:rsidRPr="00735236" w:rsidDel="008B04EA">
          <w:delText>t is therefore</w:delText>
        </w:r>
      </w:del>
      <w:ins w:id="23" w:author="Shiny Verghese" w:date="2024-01-18T09:29:00Z">
        <w:r w:rsidR="008B04EA">
          <w:t>a</w:t>
        </w:r>
      </w:ins>
      <w:r w:rsidR="00735236" w:rsidRPr="00735236">
        <w:t xml:space="preserve"> recommend</w:t>
      </w:r>
      <w:ins w:id="24" w:author="Shiny Verghese" w:date="2024-01-18T09:30:00Z">
        <w:r w:rsidR="008B04EA">
          <w:t xml:space="preserve">ation is </w:t>
        </w:r>
      </w:ins>
      <w:del w:id="25" w:author="Shiny Verghese" w:date="2024-01-18T09:30:00Z">
        <w:r w:rsidR="00735236" w:rsidRPr="00735236" w:rsidDel="008B04EA">
          <w:delText>ed</w:delText>
        </w:r>
      </w:del>
      <w:r w:rsidR="00735236" w:rsidRPr="00735236">
        <w:t xml:space="preserve"> that the users </w:t>
      </w:r>
      <w:del w:id="26" w:author="Shiny Verghese" w:date="2024-01-18T09:30:00Z">
        <w:r w:rsidR="00735236" w:rsidRPr="00735236" w:rsidDel="008B04EA">
          <w:delText>should go</w:delText>
        </w:r>
        <w:r w:rsidR="006E07F2" w:rsidDel="008B04EA">
          <w:delText xml:space="preserve"> out</w:delText>
        </w:r>
        <w:r w:rsidR="00735236" w:rsidRPr="00735236" w:rsidDel="008B04EA">
          <w:delText xml:space="preserve"> for</w:delText>
        </w:r>
      </w:del>
      <w:ins w:id="27" w:author="Shiny Verghese" w:date="2024-01-18T09:30:00Z">
        <w:r w:rsidR="008B04EA">
          <w:t>take</w:t>
        </w:r>
      </w:ins>
      <w:r w:rsidR="00735236" w:rsidRPr="00735236">
        <w:t xml:space="preserve"> </w:t>
      </w:r>
      <w:r w:rsidR="00783AD1">
        <w:t>stroll</w:t>
      </w:r>
      <w:commentRangeStart w:id="28"/>
      <w:r w:rsidR="00735236" w:rsidRPr="00735236">
        <w:t xml:space="preserve"> </w:t>
      </w:r>
      <w:commentRangeEnd w:id="28"/>
      <w:r w:rsidR="008B04EA">
        <w:rPr>
          <w:rStyle w:val="CommentReference"/>
          <w:rFonts w:eastAsia="SimSun"/>
          <w:snapToGrid/>
          <w:lang w:eastAsia="zh-CN" w:bidi="ar-SA"/>
        </w:rPr>
        <w:commentReference w:id="28"/>
      </w:r>
      <w:r w:rsidR="00735236" w:rsidRPr="00735236">
        <w:t xml:space="preserve">breaks </w:t>
      </w:r>
      <w:del w:id="29" w:author="Shiny Verghese" w:date="2024-01-18T09:31:00Z">
        <w:r w:rsidR="00735236" w:rsidRPr="00735236" w:rsidDel="008B04EA">
          <w:delText xml:space="preserve">after </w:delText>
        </w:r>
      </w:del>
      <w:r w:rsidR="00735236" w:rsidRPr="00735236">
        <w:t xml:space="preserve">every few hours. </w:t>
      </w:r>
      <w:ins w:id="30" w:author="Shiny Verghese" w:date="2024-01-18T09:31:00Z">
        <w:r w:rsidR="008B04EA">
          <w:t>T</w:t>
        </w:r>
      </w:ins>
      <w:del w:id="31" w:author="Shiny Verghese" w:date="2024-01-18T09:31:00Z">
        <w:r w:rsidR="00E542EA" w:rsidDel="008B04EA">
          <w:delText>With t</w:delText>
        </w:r>
      </w:del>
      <w:r w:rsidR="00E542EA">
        <w:t xml:space="preserve">he incorporation of </w:t>
      </w:r>
      <w:r w:rsidR="00265AC0">
        <w:t>exercise</w:t>
      </w:r>
      <w:r w:rsidR="00E542EA">
        <w:t xml:space="preserve"> breaks</w:t>
      </w:r>
      <w:r w:rsidR="006706ED">
        <w:t xml:space="preserve"> as a daily routine</w:t>
      </w:r>
      <w:r w:rsidR="00E542EA">
        <w:t>,</w:t>
      </w:r>
      <w:r w:rsidR="006706ED">
        <w:t xml:space="preserve"> </w:t>
      </w:r>
      <w:del w:id="32" w:author="Shiny Verghese" w:date="2024-01-18T09:32:00Z">
        <w:r w:rsidR="003D76A7" w:rsidDel="008B04EA">
          <w:delText xml:space="preserve">could </w:delText>
        </w:r>
      </w:del>
      <w:r w:rsidR="003D76A7">
        <w:t>potentially increase</w:t>
      </w:r>
      <w:ins w:id="33" w:author="Shiny Verghese" w:date="2024-01-18T09:32:00Z">
        <w:r w:rsidR="008B04EA">
          <w:t>s</w:t>
        </w:r>
      </w:ins>
      <w:r w:rsidR="00E03954">
        <w:t xml:space="preserve"> </w:t>
      </w:r>
      <w:r w:rsidR="00BF3C8B">
        <w:t>cognitive functions</w:t>
      </w:r>
      <w:r w:rsidR="00E03954">
        <w:t xml:space="preserve"> </w:t>
      </w:r>
      <w:ins w:id="34" w:author="Shiny Verghese" w:date="2024-01-18T09:32:00Z">
        <w:r w:rsidR="008B04EA">
          <w:t xml:space="preserve">in the </w:t>
        </w:r>
      </w:ins>
      <w:r w:rsidR="00E03954">
        <w:t>long-term</w:t>
      </w:r>
      <w:r w:rsidR="00BF3C8B">
        <w:t xml:space="preserve"> </w:t>
      </w:r>
      <w:del w:id="35" w:author="Shiny Verghese" w:date="2024-01-18T09:32:00Z">
        <w:r w:rsidR="001D2764" w:rsidDel="008B04EA">
          <w:delText>and</w:delText>
        </w:r>
        <w:r w:rsidR="00BF3C8B" w:rsidDel="008B04EA">
          <w:delText xml:space="preserve"> also</w:delText>
        </w:r>
      </w:del>
      <w:ins w:id="36" w:author="Shiny Verghese" w:date="2024-01-18T09:32:00Z">
        <w:r w:rsidR="008B04EA">
          <w:t>thus</w:t>
        </w:r>
      </w:ins>
      <w:r w:rsidR="00BF3C8B">
        <w:t xml:space="preserve"> improv</w:t>
      </w:r>
      <w:ins w:id="37" w:author="Shiny Verghese" w:date="2024-01-18T09:32:00Z">
        <w:r w:rsidR="008B04EA">
          <w:t>ing</w:t>
        </w:r>
      </w:ins>
      <w:del w:id="38" w:author="Shiny Verghese" w:date="2024-01-18T09:32:00Z">
        <w:r w:rsidR="00BF3C8B" w:rsidDel="008B04EA">
          <w:delText>e</w:delText>
        </w:r>
      </w:del>
      <w:r w:rsidR="00E542EA">
        <w:t xml:space="preserve"> </w:t>
      </w:r>
      <w:r w:rsidR="00416C94">
        <w:t>muscle strength</w:t>
      </w:r>
      <w:r w:rsidR="005B483A">
        <w:t xml:space="preserve"> </w:t>
      </w:r>
      <w:r w:rsidR="005B483A">
        <w:rPr>
          <w:b/>
        </w:rPr>
        <w:fldChar w:fldCharType="begin"/>
      </w:r>
      <w:r w:rsidR="00EA6FF7">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rPr>
        <w:fldChar w:fldCharType="separate"/>
      </w:r>
      <w:r w:rsidR="00EA6FF7" w:rsidRPr="00EA6FF7">
        <w:t>[13]</w:t>
      </w:r>
      <w:r w:rsidR="005B483A">
        <w:rPr>
          <w:b/>
        </w:rPr>
        <w:fldChar w:fldCharType="end"/>
      </w:r>
      <w:r w:rsidR="005B483A">
        <w:t>.</w:t>
      </w:r>
    </w:p>
    <w:p w14:paraId="43E9B426" w14:textId="77C907F3" w:rsidR="00E73F7A" w:rsidRDefault="00735236" w:rsidP="008C2062">
      <w:pPr>
        <w:pStyle w:val="MDPI31text"/>
      </w:pPr>
      <w:commentRangeStart w:id="39"/>
      <w:r w:rsidRPr="00735236">
        <w:t>The integration of smart sensing chairs into</w:t>
      </w:r>
      <w:r w:rsidR="003B4977">
        <w:t xml:space="preserve"> </w:t>
      </w:r>
      <w:r w:rsidR="00683603">
        <w:t>a</w:t>
      </w:r>
      <w:r w:rsidRPr="00735236">
        <w:t xml:space="preserve"> home or office work environments, actively monitoring and providing feedback on user’s health and activity levels would be deemed quite useful</w:t>
      </w:r>
      <w:commentRangeEnd w:id="39"/>
      <w:r w:rsidR="008B04EA">
        <w:rPr>
          <w:rStyle w:val="CommentReference"/>
          <w:rFonts w:eastAsia="SimSun"/>
          <w:snapToGrid/>
          <w:lang w:eastAsia="zh-CN" w:bidi="ar-SA"/>
        </w:rPr>
        <w:commentReference w:id="39"/>
      </w:r>
      <w:r w:rsidRPr="00735236">
        <w:t xml:space="preserve">. Furthermore, with the rapid advancement in data sensor technology and Artificial Intelligence, there should be new and commercialized solutions </w:t>
      </w:r>
      <w:del w:id="40" w:author="Shiny Verghese" w:date="2024-01-18T09:34:00Z">
        <w:r w:rsidRPr="00735236" w:rsidDel="008B04EA">
          <w:delText xml:space="preserve">out there in the market </w:delText>
        </w:r>
      </w:del>
      <w:r w:rsidRPr="00735236">
        <w:t xml:space="preserve">for continuous posture and health monitoring. </w:t>
      </w:r>
      <w:del w:id="41" w:author="Shiny Verghese" w:date="2024-01-18T09:34:00Z">
        <w:r w:rsidRPr="00735236" w:rsidDel="008B04EA">
          <w:delText xml:space="preserve">There is no doubt that these types of </w:delText>
        </w:r>
      </w:del>
      <w:ins w:id="42" w:author="Shiny Verghese" w:date="2024-01-18T09:34:00Z">
        <w:r w:rsidR="008B04EA">
          <w:t xml:space="preserve">Such </w:t>
        </w:r>
      </w:ins>
      <w:r w:rsidRPr="00735236">
        <w:t xml:space="preserve">systems have the potential of contributing towards the idea of personalized healthcare and improving the quality of life, especially for individuals </w:t>
      </w:r>
      <w:del w:id="43" w:author="Shiny Verghese" w:date="2024-01-18T09:35:00Z">
        <w:r w:rsidRPr="00735236" w:rsidDel="008B04EA">
          <w:delText xml:space="preserve">that are </w:delText>
        </w:r>
      </w:del>
      <w:r w:rsidRPr="00735236">
        <w:t xml:space="preserve">suffering from MSDs. </w:t>
      </w:r>
    </w:p>
    <w:p w14:paraId="7F663D28" w14:textId="77777777" w:rsidR="008C2062" w:rsidRPr="00735236" w:rsidRDefault="008C2062" w:rsidP="008C2062">
      <w:pPr>
        <w:pStyle w:val="MDPI31text"/>
        <w:rPr>
          <w:b/>
        </w:rPr>
      </w:pPr>
    </w:p>
    <w:p w14:paraId="07A35B21" w14:textId="2BF89F5E" w:rsidR="00FD2195" w:rsidRDefault="00AF3B01" w:rsidP="00FD2195">
      <w:pPr>
        <w:pStyle w:val="MDPI22heading2"/>
      </w:pPr>
      <w:r>
        <w:t xml:space="preserve">1.2 </w:t>
      </w:r>
      <w:r w:rsidR="00FD2195">
        <w:t>History of Smart Sensing chairs</w:t>
      </w:r>
    </w:p>
    <w:p w14:paraId="20EBAFE5" w14:textId="56B07D9C" w:rsidR="00FD2195" w:rsidRPr="00E60214" w:rsidRDefault="00FD2195" w:rsidP="00FD2195">
      <w:pPr>
        <w:pStyle w:val="MDPI31text"/>
      </w:pPr>
      <w:r>
        <w:t xml:space="preserve">According to various studies found, </w:t>
      </w:r>
      <w:del w:id="44" w:author="Shiny Verghese" w:date="2024-01-18T09:48:00Z">
        <w:r w:rsidDel="001E7DBA">
          <w:delText xml:space="preserve">As previously stated, </w:delText>
        </w:r>
      </w:del>
      <w:r>
        <w:t xml:space="preserve">Tan et al. back in 2007 </w:t>
      </w:r>
      <w:r>
        <w:fldChar w:fldCharType="begin"/>
      </w:r>
      <w:r>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fldChar w:fldCharType="separate"/>
      </w:r>
      <w:r w:rsidRPr="00EA6FF7">
        <w:t>[14]</w:t>
      </w:r>
      <w:r>
        <w:fldChar w:fldCharType="end"/>
      </w:r>
      <w:r>
        <w:t xml:space="preserve"> was seen as one of the first research study that pioneered the idea of a smart sensing chair capable of classifying an individual’s sitting posture based on pressure sensors integrated into the chair. Over the years, there has been an increase in the number of research studies </w:t>
      </w:r>
      <w:r w:rsidR="008E26B8">
        <w:t>being published</w:t>
      </w:r>
      <w:r>
        <w:t xml:space="preserve"> on the concept of sitting posture classification on smart sensing chairs as shown in Figure </w:t>
      </w:r>
      <w:r w:rsidR="003966B9">
        <w:t>1</w:t>
      </w:r>
      <w:r>
        <w:t xml:space="preserve"> below. </w:t>
      </w:r>
      <w:r w:rsidR="004623AB">
        <w:t xml:space="preserve">On average, around 500 studies </w:t>
      </w:r>
      <w:r w:rsidR="003B6024">
        <w:t>have</w:t>
      </w:r>
      <w:r w:rsidR="004623AB">
        <w:t xml:space="preserve"> been published on this research topic </w:t>
      </w:r>
      <w:r w:rsidR="005F6ED5">
        <w:t xml:space="preserve">annually in the last 5 years alone. </w:t>
      </w:r>
      <w:r w:rsidR="00172BE5">
        <w:t xml:space="preserve">Furthermore, this </w:t>
      </w:r>
      <w:r w:rsidR="003B6024" w:rsidRPr="003B6024">
        <w:t>data suggests that there is a trend in this research topic which has been on the constant rise</w:t>
      </w:r>
      <w:r w:rsidR="005F772D">
        <w:t xml:space="preserve"> year after year</w:t>
      </w:r>
      <w:r w:rsidR="003B6024" w:rsidRPr="003B6024">
        <w:t>.</w:t>
      </w:r>
    </w:p>
    <w:p w14:paraId="0CC7B2CB" w14:textId="5A66F083" w:rsidR="00FD2195" w:rsidRDefault="00000000" w:rsidP="006C1CBE">
      <w:pPr>
        <w:pStyle w:val="MDPI52figure"/>
      </w:pPr>
      <w:r>
        <w:rPr>
          <w:noProof/>
        </w:rPr>
        <w:pict w14:anchorId="3DABECAC">
          <v:rect id="Ink 71" o:spid="_x0000_s2054" style="position:absolute;left:0;text-align:left;margin-left:127.4pt;margin-top:148.95pt;width:1.65pt;height:1.75pt;z-index:25171763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HMdAgICARBYz1SK5pfFT48G+LrS4ZsiAwtIEETnpZABRTJGMgUDOAtkGSMyCoHH//8PgMf//w8z&#10;CoHH//8PgMf//w84CQD+/wMAAAAAAAokB4Pp1DmAgvs+3ymQh+TW5N+HReDyfi7wCgARIHDkU5ue&#10;WtoB&#10;" annotation="t"/>
          </v:rect>
        </w:pict>
      </w:r>
      <w:r w:rsidR="00FD2195" w:rsidRPr="00435E48">
        <w:t xml:space="preserve"> </w:t>
      </w:r>
      <w:r w:rsidR="00DE11E6">
        <w:rPr>
          <w:noProof/>
        </w:rPr>
        <w:drawing>
          <wp:inline distT="0" distB="0" distL="0" distR="0" wp14:anchorId="3A25C3B5" wp14:editId="5D4235D9">
            <wp:extent cx="4791075" cy="3190875"/>
            <wp:effectExtent l="0" t="0" r="0" b="0"/>
            <wp:docPr id="1832807735" name="Chart 1">
              <a:extLst xmlns:a="http://schemas.openxmlformats.org/drawingml/2006/main">
                <a:ext uri="{FF2B5EF4-FFF2-40B4-BE49-F238E27FC236}">
                  <a16:creationId xmlns:a16="http://schemas.microsoft.com/office/drawing/2014/main" id="{7AB7E65B-DEC4-D4FD-F990-3CC4104A7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422DDFA" w14:textId="65E00763" w:rsidR="00FD2195" w:rsidRPr="009214D5" w:rsidRDefault="00FD2195" w:rsidP="00FD2195">
      <w:pPr>
        <w:pStyle w:val="MDPI51figurecaption"/>
        <w:rPr>
          <w:color w:val="auto"/>
        </w:rPr>
      </w:pPr>
      <w:r w:rsidRPr="009214D5">
        <w:rPr>
          <w:color w:val="auto"/>
        </w:rPr>
        <w:t xml:space="preserve">Figure </w:t>
      </w:r>
      <w:r w:rsidR="003966B9">
        <w:rPr>
          <w:color w:val="auto"/>
        </w:rPr>
        <w:t>1</w:t>
      </w:r>
      <w:r w:rsidRPr="009214D5">
        <w:rPr>
          <w:color w:val="auto"/>
        </w:rPr>
        <w:t xml:space="preserve"> – </w:t>
      </w:r>
      <w:r w:rsidR="006C1CBE">
        <w:rPr>
          <w:color w:val="auto"/>
        </w:rPr>
        <w:t>Accumulative n</w:t>
      </w:r>
      <w:r w:rsidRPr="009214D5">
        <w:rPr>
          <w:color w:val="auto"/>
        </w:rPr>
        <w:t xml:space="preserve">umber of Research Papers published on smart sensing chair </w:t>
      </w:r>
      <w:r w:rsidR="00714F27">
        <w:rPr>
          <w:color w:val="auto"/>
        </w:rPr>
        <w:t>systems over the past decade.</w:t>
      </w:r>
      <w:r w:rsidR="00EE474F">
        <w:rPr>
          <w:color w:val="auto"/>
        </w:rPr>
        <w:t xml:space="preserve"> The research database </w:t>
      </w:r>
      <w:r w:rsidR="00DE11E6">
        <w:rPr>
          <w:color w:val="auto"/>
        </w:rPr>
        <w:t xml:space="preserve">that queried </w:t>
      </w:r>
      <w:r w:rsidR="003E065A">
        <w:rPr>
          <w:color w:val="auto"/>
        </w:rPr>
        <w:t>that was searched</w:t>
      </w:r>
      <w:r w:rsidR="00C35ABA">
        <w:rPr>
          <w:color w:val="auto"/>
        </w:rPr>
        <w:t xml:space="preserve"> against was</w:t>
      </w:r>
      <w:r w:rsidR="00DE11E6">
        <w:rPr>
          <w:color w:val="auto"/>
        </w:rPr>
        <w:t xml:space="preserve"> MDPI, IEEE, and Google Scholar</w:t>
      </w:r>
      <w:r w:rsidR="00C35ABA">
        <w:rPr>
          <w:color w:val="auto"/>
        </w:rPr>
        <w:t>.</w:t>
      </w:r>
    </w:p>
    <w:p w14:paraId="57F06DAA" w14:textId="77777777" w:rsidR="00FD2195" w:rsidRDefault="00FD2195" w:rsidP="00735236">
      <w:pPr>
        <w:pStyle w:val="MDPI21heading1"/>
        <w:rPr>
          <w:b w:val="0"/>
        </w:rPr>
      </w:pPr>
    </w:p>
    <w:p w14:paraId="1D035ED4" w14:textId="4C1FDE5C" w:rsidR="00753D13" w:rsidRDefault="00AF3B01" w:rsidP="00A941EC">
      <w:pPr>
        <w:pStyle w:val="MDPI22heading2"/>
      </w:pPr>
      <w:r>
        <w:lastRenderedPageBreak/>
        <w:t xml:space="preserve">1.3 </w:t>
      </w:r>
      <w:r w:rsidR="006B3588">
        <w:t>Improper Sitting Posture</w:t>
      </w:r>
    </w:p>
    <w:p w14:paraId="737B2F4D" w14:textId="120931DB" w:rsidR="00A1397A" w:rsidRDefault="0053405F" w:rsidP="003A2760">
      <w:pPr>
        <w:pStyle w:val="MDPI31text"/>
      </w:pPr>
      <w:r>
        <w:t>What is</w:t>
      </w:r>
      <w:r w:rsidR="00DD4949">
        <w:t xml:space="preserve"> typically</w:t>
      </w:r>
      <w:r>
        <w:t xml:space="preserve"> considered a good sitting posture?</w:t>
      </w:r>
      <w:r w:rsidR="006E0FEB">
        <w:t xml:space="preserve"> </w:t>
      </w:r>
      <w:r w:rsidR="003A2760">
        <w:t>There is no doubt that i</w:t>
      </w:r>
      <w:r w:rsidR="00A1397A">
        <w:t xml:space="preserve">ndividuals from </w:t>
      </w:r>
      <w:r w:rsidR="00CF18C6">
        <w:t xml:space="preserve">various </w:t>
      </w:r>
      <w:r w:rsidR="000E0F20">
        <w:t>walks</w:t>
      </w:r>
      <w:r w:rsidR="00CF18C6">
        <w:t xml:space="preserve"> of life </w:t>
      </w:r>
      <w:r w:rsidR="000E0F20">
        <w:t>adopt</w:t>
      </w:r>
      <w:r w:rsidR="00517D4A">
        <w:t xml:space="preserve"> different sitting</w:t>
      </w:r>
      <w:r w:rsidR="00E51795">
        <w:t xml:space="preserve"> postures</w:t>
      </w:r>
      <w:r w:rsidR="00190062">
        <w:t xml:space="preserve"> knowingly and unknowingly</w:t>
      </w:r>
      <w:r w:rsidR="00E51795">
        <w:t>. Hence</w:t>
      </w:r>
      <w:r w:rsidR="000E0F20">
        <w:t xml:space="preserve">, </w:t>
      </w:r>
      <w:r w:rsidR="00E51795">
        <w:t xml:space="preserve">what </w:t>
      </w:r>
      <w:r w:rsidR="00BA0330">
        <w:t>is</w:t>
      </w:r>
      <w:r w:rsidR="00E51795">
        <w:t xml:space="preserve"> </w:t>
      </w:r>
      <w:r w:rsidR="00EA556C">
        <w:t>considered</w:t>
      </w:r>
      <w:r w:rsidR="000E0F20">
        <w:t xml:space="preserve"> </w:t>
      </w:r>
      <w:r w:rsidR="003A2760">
        <w:t>“</w:t>
      </w:r>
      <w:r w:rsidR="000E0F20">
        <w:t>good</w:t>
      </w:r>
      <w:r w:rsidR="003A2760">
        <w:t>”</w:t>
      </w:r>
      <w:r w:rsidR="000E0F20">
        <w:t xml:space="preserve"> </w:t>
      </w:r>
      <w:r w:rsidR="003A2760">
        <w:t xml:space="preserve">sitting </w:t>
      </w:r>
      <w:r w:rsidR="000E0F20">
        <w:t xml:space="preserve">posture for some might be highly uncomfortable </w:t>
      </w:r>
      <w:r w:rsidR="003A2760">
        <w:t xml:space="preserve">and not ideal </w:t>
      </w:r>
      <w:r w:rsidR="000E0F20">
        <w:t xml:space="preserve">for </w:t>
      </w:r>
      <w:r w:rsidR="006E0FEB">
        <w:t>another</w:t>
      </w:r>
      <w:r w:rsidR="003A2760">
        <w:t xml:space="preserve">. </w:t>
      </w:r>
      <w:r w:rsidR="00190062">
        <w:t xml:space="preserve">For instance, </w:t>
      </w:r>
      <w:r w:rsidR="00BA0330">
        <w:t>individuals</w:t>
      </w:r>
      <w:r w:rsidR="006F0D34">
        <w:t xml:space="preserve"> that are</w:t>
      </w:r>
      <w:r w:rsidR="00BA0330">
        <w:t xml:space="preserve"> suffering from</w:t>
      </w:r>
      <w:r w:rsidR="006F0D34">
        <w:t xml:space="preserve"> permanent</w:t>
      </w:r>
      <w:r w:rsidR="00BA0330">
        <w:t xml:space="preserve"> </w:t>
      </w:r>
      <w:r w:rsidR="006F0D34">
        <w:t>mobility impairment</w:t>
      </w:r>
      <w:r w:rsidR="000E3F66">
        <w:t xml:space="preserve"> or those that are </w:t>
      </w:r>
      <w:r w:rsidR="00D619DB">
        <w:t>wheelchair bound</w:t>
      </w:r>
      <w:r w:rsidR="000E3F66">
        <w:t xml:space="preserve">, </w:t>
      </w:r>
      <w:r w:rsidR="00947546">
        <w:t xml:space="preserve">might have a different meaning of </w:t>
      </w:r>
      <w:r w:rsidR="003C3CA3">
        <w:t>what is considered as a good sitting posture for them</w:t>
      </w:r>
      <w:r w:rsidR="00F42BBF">
        <w:t xml:space="preserve"> </w:t>
      </w:r>
      <w:r w:rsidR="00C75600">
        <w:t>and</w:t>
      </w:r>
      <w:r w:rsidR="003C3CA3">
        <w:t xml:space="preserve"> might not be applicable for </w:t>
      </w:r>
      <w:r w:rsidR="00B80CC8">
        <w:t xml:space="preserve">others. </w:t>
      </w:r>
      <w:r w:rsidR="00170562">
        <w:t>According to Slater</w:t>
      </w:r>
      <w:r w:rsidR="00FF1217">
        <w:t xml:space="preserve"> et al</w:t>
      </w:r>
      <w:r w:rsidR="00081E6F">
        <w:t xml:space="preserve">. </w:t>
      </w:r>
      <w:r w:rsidR="00081E6F">
        <w:fldChar w:fldCharType="begin"/>
      </w:r>
      <w:r w:rsidR="00081E6F">
        <w:instrText xml:space="preserve"> ADDIN ZOTERO_ITEM CSL_CITATION {"citationID":"DsxCgNjz","properties":{"formattedCitation":"[15]","plainCitation":"[15]","noteIndex":0},"citationItems":[{"id":297,"uris":["http://zotero.org/users/11398818/items/PM3FV4A3"],"itemData":{"id":297,"type":"article-journal","container-title":"Journal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schema":"https://github.com/citation-style-language/schema/raw/master/csl-citation.json"} </w:instrText>
      </w:r>
      <w:r w:rsidR="00081E6F">
        <w:fldChar w:fldCharType="separate"/>
      </w:r>
      <w:r w:rsidR="00081E6F" w:rsidRPr="00081E6F">
        <w:t>[15]</w:t>
      </w:r>
      <w:r w:rsidR="00081E6F">
        <w:fldChar w:fldCharType="end"/>
      </w:r>
      <w:r w:rsidR="00170562">
        <w:t xml:space="preserve">, there isn’t </w:t>
      </w:r>
      <w:r w:rsidR="00BF1110">
        <w:t xml:space="preserve">that </w:t>
      </w:r>
      <w:r w:rsidR="0098050A">
        <w:t xml:space="preserve">one </w:t>
      </w:r>
      <w:r w:rsidR="004F2181">
        <w:t>“</w:t>
      </w:r>
      <w:r w:rsidR="0098050A">
        <w:t>correct</w:t>
      </w:r>
      <w:r w:rsidR="004F2181">
        <w:t>”</w:t>
      </w:r>
      <w:r w:rsidR="00BF1110">
        <w:t xml:space="preserve"> sitt</w:t>
      </w:r>
      <w:r w:rsidR="004F2181">
        <w:t xml:space="preserve">ing </w:t>
      </w:r>
      <w:r w:rsidR="000D58D2">
        <w:t xml:space="preserve">posture that fits all due to the fact the people different spinal properties. </w:t>
      </w:r>
      <w:r w:rsidR="00D757DD">
        <w:t>However, it</w:t>
      </w:r>
      <w:r w:rsidR="006E464C">
        <w:t xml:space="preserve"> has been</w:t>
      </w:r>
      <w:r w:rsidR="00D757DD">
        <w:t xml:space="preserve"> usually </w:t>
      </w:r>
      <w:r w:rsidR="006E464C">
        <w:t xml:space="preserve">been </w:t>
      </w:r>
      <w:r w:rsidR="00D757DD">
        <w:t>advised b</w:t>
      </w:r>
      <w:r w:rsidR="00B76150">
        <w:t>y doctors and healthcare professionals to sit</w:t>
      </w:r>
      <w:r w:rsidR="00A13433">
        <w:t xml:space="preserve"> in an upright </w:t>
      </w:r>
      <w:r w:rsidR="005F33E5" w:rsidRPr="005F33E5">
        <w:t xml:space="preserve">lordotic </w:t>
      </w:r>
      <w:r w:rsidR="00A13433">
        <w:t xml:space="preserve">position which involves </w:t>
      </w:r>
      <w:r w:rsidR="0081704D">
        <w:t xml:space="preserve">having your spine </w:t>
      </w:r>
      <w:r w:rsidR="00FB33A5">
        <w:t xml:space="preserve">in </w:t>
      </w:r>
      <w:r w:rsidR="00D4719D">
        <w:t>an upright</w:t>
      </w:r>
      <w:r w:rsidR="00FB33A5">
        <w:t xml:space="preserve"> </w:t>
      </w:r>
      <w:r w:rsidR="00D4719D">
        <w:t>position</w:t>
      </w:r>
      <w:r w:rsidR="00AF7441">
        <w:t xml:space="preserve"> </w:t>
      </w:r>
      <w:r w:rsidR="00AF7441">
        <w:fldChar w:fldCharType="begin"/>
      </w:r>
      <w:r w:rsidR="00AF7441">
        <w:instrText xml:space="preserve"> ADDIN ZOTERO_ITEM CSL_CITATION {"citationID":"PbgDuRjR","properties":{"formattedCitation":"[16]","plainCitation":"[16]","noteIndex":0},"citationItems":[{"id":298,"uris":["http://zotero.org/users/11398818/items/PX682NWF"],"itemData":{"id":298,"type":"article-journal","container-title":"Musculoskeletal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schema":"https://github.com/citation-style-language/schema/raw/master/csl-citation.json"} </w:instrText>
      </w:r>
      <w:r w:rsidR="00AF7441">
        <w:fldChar w:fldCharType="separate"/>
      </w:r>
      <w:r w:rsidR="00AF7441" w:rsidRPr="00AF7441">
        <w:t>[16]</w:t>
      </w:r>
      <w:r w:rsidR="00AF7441">
        <w:fldChar w:fldCharType="end"/>
      </w:r>
      <w:r w:rsidR="00FB33A5">
        <w:t xml:space="preserve">. </w:t>
      </w:r>
      <w:r w:rsidR="0079645B">
        <w:t xml:space="preserve">According to various studies found, there are 8 different </w:t>
      </w:r>
      <w:r w:rsidR="00A82B6C">
        <w:t>sitting postures which are</w:t>
      </w:r>
      <w:r w:rsidR="00E41775">
        <w:t xml:space="preserve">: </w:t>
      </w:r>
      <w:r w:rsidR="00780D6F">
        <w:t xml:space="preserve">1. </w:t>
      </w:r>
      <w:r w:rsidR="00E41775">
        <w:t xml:space="preserve">Upright Sitting, </w:t>
      </w:r>
      <w:r w:rsidR="00780D6F">
        <w:t xml:space="preserve">2. </w:t>
      </w:r>
      <w:r w:rsidR="00E41775">
        <w:t xml:space="preserve">Slouching, </w:t>
      </w:r>
      <w:r w:rsidR="00780D6F">
        <w:t xml:space="preserve">3. </w:t>
      </w:r>
      <w:r w:rsidR="00E41775">
        <w:t xml:space="preserve">Leaning Forward, </w:t>
      </w:r>
      <w:r w:rsidR="00780D6F">
        <w:t xml:space="preserve">4. </w:t>
      </w:r>
      <w:r w:rsidR="00E41775">
        <w:t xml:space="preserve">Leaning Backward, </w:t>
      </w:r>
      <w:r w:rsidR="00780D6F">
        <w:t xml:space="preserve">5. </w:t>
      </w:r>
      <w:r w:rsidR="00E41775">
        <w:t xml:space="preserve">Leaning Right, </w:t>
      </w:r>
      <w:r w:rsidR="00780D6F">
        <w:t xml:space="preserve">6. </w:t>
      </w:r>
      <w:r w:rsidR="00E41775">
        <w:t xml:space="preserve">Leaning Left, </w:t>
      </w:r>
      <w:r w:rsidR="00780D6F">
        <w:t xml:space="preserve">7. </w:t>
      </w:r>
      <w:r w:rsidR="00E41775">
        <w:t xml:space="preserve">Right Leg Crossed, </w:t>
      </w:r>
      <w:r w:rsidR="00780D6F">
        <w:t xml:space="preserve">8. </w:t>
      </w:r>
      <w:r w:rsidR="00E41775">
        <w:t xml:space="preserve">Left Leg Crossed. </w:t>
      </w:r>
    </w:p>
    <w:p w14:paraId="568111CC" w14:textId="77777777" w:rsidR="00EB224F" w:rsidRDefault="00EB224F" w:rsidP="003A2760">
      <w:pPr>
        <w:pStyle w:val="MDPI31text"/>
      </w:pPr>
    </w:p>
    <w:p w14:paraId="29236CB5" w14:textId="076FC92D" w:rsidR="00E1484A" w:rsidRDefault="00AF3B01" w:rsidP="00A941EC">
      <w:pPr>
        <w:pStyle w:val="MDPI22heading2"/>
      </w:pPr>
      <w:r>
        <w:t xml:space="preserve">1.4 </w:t>
      </w:r>
      <w:r w:rsidR="008C0354">
        <w:t>Aim and</w:t>
      </w:r>
      <w:r w:rsidR="00135BF5">
        <w:t xml:space="preserve"> </w:t>
      </w:r>
      <w:r w:rsidR="00735236">
        <w:t>Objectives</w:t>
      </w:r>
    </w:p>
    <w:p w14:paraId="671C027D" w14:textId="706D7D98"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w:t>
      </w:r>
      <w:r w:rsidR="009D4830">
        <w:t xml:space="preserve"> </w:t>
      </w:r>
      <w:r w:rsidR="00E90F6A">
        <w:t>non-invasive</w:t>
      </w:r>
      <w:r w:rsidR="00C14A58">
        <w:t xml:space="preserve"> smart sensing chair systems. </w:t>
      </w:r>
    </w:p>
    <w:p w14:paraId="48782127" w14:textId="26012297" w:rsidR="00735236" w:rsidRDefault="00735236" w:rsidP="00517D4A">
      <w:pPr>
        <w:pStyle w:val="MDPI21heading1"/>
        <w:numPr>
          <w:ilvl w:val="0"/>
          <w:numId w:val="34"/>
        </w:numPr>
      </w:pPr>
      <w:r>
        <w:t>Research Methodology</w:t>
      </w:r>
    </w:p>
    <w:p w14:paraId="61F9D7FE" w14:textId="723F1915" w:rsidR="00735236" w:rsidRDefault="00735236" w:rsidP="00735236">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p>
    <w:p w14:paraId="15A00A12" w14:textId="77777777" w:rsidR="00735236" w:rsidRDefault="00735236" w:rsidP="009450FE">
      <w:pPr>
        <w:pStyle w:val="MDPI31text"/>
        <w:ind w:left="0" w:firstLine="0"/>
      </w:pPr>
    </w:p>
    <w:p w14:paraId="6A304536" w14:textId="77777777" w:rsidR="0006450F" w:rsidRDefault="00735236" w:rsidP="0006450F">
      <w:pPr>
        <w:pStyle w:val="MDPI31text"/>
      </w:pPr>
      <w:r>
        <w:t>1.</w:t>
      </w:r>
      <w:r>
        <w:tab/>
        <w:t>Formulation of Research Questions</w:t>
      </w:r>
    </w:p>
    <w:p w14:paraId="0442B9A2" w14:textId="0D0640C8" w:rsidR="00735236" w:rsidRDefault="0006450F" w:rsidP="0006450F">
      <w:pPr>
        <w:pStyle w:val="MDPI31text"/>
      </w:pPr>
      <w:r>
        <w:t>2</w:t>
      </w:r>
      <w:r w:rsidR="00735236">
        <w:t>.</w:t>
      </w:r>
      <w:r w:rsidR="00735236">
        <w:tab/>
        <w:t>Search Strategy</w:t>
      </w:r>
    </w:p>
    <w:p w14:paraId="0ED83852" w14:textId="658AAE4C" w:rsidR="00735236" w:rsidRDefault="0006450F" w:rsidP="00735236">
      <w:pPr>
        <w:pStyle w:val="MDPI31text"/>
      </w:pPr>
      <w:r>
        <w:t>3</w:t>
      </w:r>
      <w:r w:rsidR="00735236">
        <w:t>.</w:t>
      </w:r>
      <w:r w:rsidR="00735236">
        <w:tab/>
        <w:t>Study Screening and Selection</w:t>
      </w:r>
    </w:p>
    <w:p w14:paraId="574B3098" w14:textId="1846329A" w:rsidR="0006450F" w:rsidRDefault="0006450F" w:rsidP="0006450F">
      <w:pPr>
        <w:pStyle w:val="MDPI31text"/>
      </w:pPr>
      <w:r>
        <w:t>4</w:t>
      </w:r>
      <w:r w:rsidR="00735236">
        <w:t>.</w:t>
      </w:r>
      <w:r w:rsidR="00735236">
        <w:tab/>
        <w:t>Data Extraction</w:t>
      </w:r>
    </w:p>
    <w:p w14:paraId="391592B1" w14:textId="6A7A6867" w:rsidR="0006450F" w:rsidRDefault="0006450F" w:rsidP="0006450F">
      <w:pPr>
        <w:pStyle w:val="MDPI31text"/>
      </w:pPr>
      <w:r>
        <w:t>5</w:t>
      </w:r>
      <w:r w:rsidR="00735236">
        <w:t>.</w:t>
      </w:r>
      <w:r w:rsidR="00735236">
        <w:tab/>
        <w:t>Data Synthesis</w:t>
      </w:r>
    </w:p>
    <w:p w14:paraId="49C2B28E" w14:textId="3D5DE5DE" w:rsidR="00735236" w:rsidRDefault="0006450F" w:rsidP="0006450F">
      <w:pPr>
        <w:pStyle w:val="MDPI31text"/>
      </w:pPr>
      <w:r>
        <w:t>6.</w:t>
      </w:r>
      <w:r>
        <w:tab/>
      </w:r>
      <w:r w:rsidR="00735236">
        <w:t>Discussion</w:t>
      </w:r>
    </w:p>
    <w:p w14:paraId="22DBB0AE" w14:textId="2C3E6131" w:rsidR="00303767" w:rsidRDefault="0006450F" w:rsidP="0071484F">
      <w:pPr>
        <w:pStyle w:val="MDPI31text"/>
      </w:pPr>
      <w:r>
        <w:t>7</w:t>
      </w:r>
      <w:r w:rsidR="00735236">
        <w:t>.</w:t>
      </w:r>
      <w:r w:rsidR="00735236">
        <w:tab/>
        <w:t>Conclusion and Recommendations</w:t>
      </w:r>
    </w:p>
    <w:p w14:paraId="677B25A8" w14:textId="77777777" w:rsidR="009B65CD" w:rsidRDefault="009B65CD" w:rsidP="00380350">
      <w:pPr>
        <w:pStyle w:val="MDPI31text"/>
        <w:ind w:left="0" w:firstLine="0"/>
      </w:pPr>
    </w:p>
    <w:p w14:paraId="6682BD94" w14:textId="17928500" w:rsidR="00735236" w:rsidRDefault="00AF3B01" w:rsidP="00E34B8A">
      <w:pPr>
        <w:pStyle w:val="MDPI22heading2"/>
      </w:pPr>
      <w:r>
        <w:t xml:space="preserve">2.1 </w:t>
      </w:r>
      <w:r w:rsidR="00735236">
        <w:t>Formulation of Research Questions</w:t>
      </w:r>
    </w:p>
    <w:p w14:paraId="33F11E3A" w14:textId="2F90D3CA" w:rsidR="00E443CF" w:rsidRPr="00AF3B01" w:rsidRDefault="00735236" w:rsidP="00AF3B01">
      <w:pPr>
        <w:pStyle w:val="MDPI31text"/>
      </w:pPr>
      <w:r w:rsidRPr="00AF3B01">
        <w:t xml:space="preserve">The following </w:t>
      </w:r>
      <w:r w:rsidR="00B12E4D" w:rsidRPr="00AF3B01">
        <w:t>questions as seen in Table 1</w:t>
      </w:r>
      <w:r w:rsidR="00EE0746" w:rsidRPr="00AF3B01">
        <w:t xml:space="preserve"> are the research questions that are relevant to this systematic </w:t>
      </w:r>
      <w:r w:rsidR="00732927" w:rsidRPr="00AF3B01">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3A1A3F"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33E6DA9B" w14:textId="77777777" w:rsidR="003A1A3F" w:rsidRDefault="003A1A3F"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3A1A3F" w:rsidRPr="0030687D" w:rsidRDefault="003A1A3F" w:rsidP="003A1A3F">
            <w:pPr>
              <w:pStyle w:val="MDPI42tablebody"/>
              <w:jc w:val="left"/>
            </w:pPr>
          </w:p>
        </w:tc>
      </w:tr>
    </w:tbl>
    <w:p w14:paraId="46C17DC3" w14:textId="3CA14E4C" w:rsidR="00735236" w:rsidRDefault="00AF3B01" w:rsidP="00AF3B01">
      <w:pPr>
        <w:pStyle w:val="MDPI22heading2"/>
      </w:pPr>
      <w:r>
        <w:t xml:space="preserve">2.2 </w:t>
      </w:r>
      <w:r w:rsidR="00735236">
        <w:t>Search Strategy</w:t>
      </w:r>
    </w:p>
    <w:p w14:paraId="04926B01" w14:textId="54CBA13C"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5"/>
      <w:r>
        <w:t>Google Scholar</w:t>
      </w:r>
      <w:commentRangeEnd w:id="45"/>
      <w:r w:rsidR="00CB770F">
        <w:rPr>
          <w:rStyle w:val="CommentReference"/>
          <w:rFonts w:eastAsia="SimSun"/>
          <w:snapToGrid/>
          <w:lang w:eastAsia="zh-CN" w:bidi="ar-SA"/>
        </w:rPr>
        <w:commentReference w:id="45"/>
      </w:r>
      <w:r>
        <w:t xml:space="preserve">, IEEE Explore, and MDPI. To aid in the search for the relevant articles though different database systems, a list of important keywords was clearly defined </w:t>
      </w:r>
      <w:r>
        <w:lastRenderedPageBreak/>
        <w:t>to ensure that the most relevant papers came in the search results</w:t>
      </w:r>
      <w:r w:rsidR="00940F1C">
        <w:t xml:space="preserve"> as shown in Table 2</w:t>
      </w:r>
      <w:r>
        <w:t xml:space="preserve">. Additionally, some of these “keywords” were combined to achieve better search results. Below are some of the search terms that was used. Additionally, filters were applied to find relevant studies that were published in the past </w:t>
      </w:r>
      <w:r w:rsidR="001D5DAA">
        <w:t>2 decades</w:t>
      </w:r>
      <w:r>
        <w:t>.</w:t>
      </w:r>
    </w:p>
    <w:p w14:paraId="757D4B93" w14:textId="3FC9AE0E" w:rsidR="00C642FB" w:rsidRPr="004843DD" w:rsidRDefault="00C642FB" w:rsidP="00C642FB">
      <w:pPr>
        <w:pStyle w:val="MDPI41tablecaption"/>
        <w:jc w:val="left"/>
      </w:pPr>
      <w:r w:rsidRPr="00B07E0E">
        <w:rPr>
          <w:b/>
        </w:rPr>
        <w:t xml:space="preserve">Table </w:t>
      </w:r>
      <w:r>
        <w:rPr>
          <w:b/>
        </w:rPr>
        <w:t xml:space="preserve">2. </w:t>
      </w:r>
      <w:r w:rsidR="000D5B2B" w:rsidRPr="004843DD">
        <w:t>List of S</w:t>
      </w:r>
      <w:r w:rsidRPr="004843DD">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4CE3701A" w:rsidR="00C642FB" w:rsidRPr="0030687D" w:rsidRDefault="00C642FB" w:rsidP="00D47495">
            <w:pPr>
              <w:pStyle w:val="MDPI42tablebody"/>
              <w:jc w:val="left"/>
            </w:pPr>
          </w:p>
        </w:tc>
      </w:tr>
    </w:tbl>
    <w:p w14:paraId="4F0C232B" w14:textId="7F39A26D" w:rsidR="00A759D5" w:rsidRDefault="00145F7B" w:rsidP="00145F7B">
      <w:pPr>
        <w:pStyle w:val="MDPI22heading2"/>
      </w:pPr>
      <w:r>
        <w:t xml:space="preserve">2.3 </w:t>
      </w:r>
      <w:r w:rsidR="00A759D5">
        <w:t>Study Screening and Selection</w:t>
      </w:r>
    </w:p>
    <w:p w14:paraId="094FBD16" w14:textId="35D5804C" w:rsidR="00FB6B3A" w:rsidRDefault="00A759D5" w:rsidP="00A759D5">
      <w:pPr>
        <w:pStyle w:val="MDPI31text"/>
      </w:pPr>
      <w:r>
        <w:t xml:space="preserve">The initial screening of research papers involves reviewing both their title and abstract content to identify its relevancy to the research topic. </w:t>
      </w:r>
      <w:r w:rsidR="0095177A">
        <w:t>As previously stated</w:t>
      </w:r>
      <w:r>
        <w:t xml:space="preserve">, a search filter was applied to narrow down the research studies that were published in the past 20 years. </w:t>
      </w:r>
      <w:r w:rsidR="0095177A">
        <w:t xml:space="preserve">Additionally, to further </w:t>
      </w:r>
      <w:r w:rsidR="00FB6B3A">
        <w:t xml:space="preserve">narrow down the relevant papers, </w:t>
      </w:r>
      <w:r w:rsidR="00BB5203">
        <w:t xml:space="preserve">a list of exclusion </w:t>
      </w:r>
      <w:r w:rsidR="00E8522B">
        <w:t>criteria</w:t>
      </w:r>
      <w:r w:rsidR="00812443">
        <w:t xml:space="preserve"> </w:t>
      </w:r>
      <w:r w:rsidR="00E8522B">
        <w:t>was</w:t>
      </w:r>
      <w:r w:rsidR="00812443">
        <w:t xml:space="preserve"> highlighted</w:t>
      </w:r>
      <w:r w:rsidR="00E8522B">
        <w:t>.</w:t>
      </w:r>
      <w:r w:rsidR="00F204B3">
        <w:t xml:space="preserve"> Research papers that </w:t>
      </w:r>
      <w:r w:rsidR="00D53384">
        <w:t xml:space="preserve">didn’t </w:t>
      </w:r>
      <w:r w:rsidR="00F204B3">
        <w:t>employ</w:t>
      </w:r>
      <w:r w:rsidR="00D53384">
        <w:t xml:space="preserve"> non-invasive me</w:t>
      </w:r>
      <w:r w:rsidR="00C05244">
        <w:t xml:space="preserve">thods in the classification of sitting postures were excluded </w:t>
      </w:r>
      <w:r w:rsidR="000E756B">
        <w:t xml:space="preserve">in the review. </w:t>
      </w:r>
      <w:r w:rsidR="00D53384">
        <w:t xml:space="preserve"> </w:t>
      </w:r>
    </w:p>
    <w:p w14:paraId="1FAE1425" w14:textId="6AA9A5EF" w:rsidR="00A759D5" w:rsidRDefault="00A759D5" w:rsidP="00A759D5">
      <w:pPr>
        <w:pStyle w:val="MDPI31text"/>
        <w:rPr>
          <w:noProof/>
          <w:lang w:val="en-GB"/>
        </w:rPr>
      </w:pPr>
      <w:r>
        <w:t>The entire literature review screening process can be seen in Figure 3 below. Overall, a total of 33 papers across various research databases were identified.</w:t>
      </w:r>
      <w:r>
        <w:rPr>
          <w:noProof/>
          <w:lang w:val="en-GB"/>
        </w:rPr>
        <w:t xml:space="preserve"> </w:t>
      </w:r>
    </w:p>
    <w:p w14:paraId="74479C04" w14:textId="77777777" w:rsidR="00A759D5" w:rsidRDefault="00A759D5" w:rsidP="00A759D5">
      <w:pPr>
        <w:pStyle w:val="MDPI52figure"/>
        <w:rPr>
          <w:lang w:val="en-GB"/>
        </w:rPr>
      </w:pPr>
      <w:r w:rsidRPr="00380AED">
        <w:rPr>
          <w:noProof/>
          <w:lang w:val="en-GB"/>
        </w:rPr>
        <w:drawing>
          <wp:inline distT="0" distB="0" distL="0" distR="0" wp14:anchorId="001B67D6" wp14:editId="645F14D5">
            <wp:extent cx="5772150" cy="4360003"/>
            <wp:effectExtent l="19050" t="19050" r="0" b="2540"/>
            <wp:docPr id="116656771" name="Picture 2" descr="A diagram of a re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771" name="Picture 2" descr="A diagram of a research process"/>
                    <pic:cNvPicPr>
                      <a:picLocks noChangeAspect="1" noChangeArrowheads="1"/>
                    </pic:cNvPicPr>
                  </pic:nvPicPr>
                  <pic:blipFill rotWithShape="1">
                    <a:blip r:embed="rId14">
                      <a:extLst>
                        <a:ext uri="{28A0092B-C50C-407E-A947-70E740481C1C}">
                          <a14:useLocalDpi xmlns:a14="http://schemas.microsoft.com/office/drawing/2010/main" val="0"/>
                        </a:ext>
                      </a:extLst>
                    </a:blip>
                    <a:srcRect l="-2773" t="-3034" r="-3919" b="-4032"/>
                    <a:stretch/>
                  </pic:blipFill>
                  <pic:spPr bwMode="auto">
                    <a:xfrm>
                      <a:off x="0" y="0"/>
                      <a:ext cx="5785940" cy="43704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A48195" w14:textId="6EC943B7" w:rsidR="00A759D5" w:rsidRDefault="00A759D5" w:rsidP="00A759D5">
      <w:pPr>
        <w:pStyle w:val="MDPI51figurecaption"/>
      </w:pPr>
      <w:r w:rsidRPr="001B3E87">
        <w:rPr>
          <w:b/>
          <w:bCs/>
        </w:rPr>
        <w:t xml:space="preserve">Figure </w:t>
      </w:r>
      <w:r w:rsidR="000E756B" w:rsidRPr="001B3E87">
        <w:rPr>
          <w:b/>
          <w:bCs/>
        </w:rPr>
        <w:t>2</w:t>
      </w:r>
      <w:r w:rsidR="001B3E87">
        <w:t>.</w:t>
      </w:r>
      <w:r>
        <w:t xml:space="preserve"> Literature Review Process</w:t>
      </w:r>
    </w:p>
    <w:p w14:paraId="505FCD05" w14:textId="566E4913" w:rsidR="00735236" w:rsidRDefault="00735236" w:rsidP="00496397">
      <w:pPr>
        <w:pStyle w:val="MDPI22heading2"/>
      </w:pPr>
      <w:r>
        <w:lastRenderedPageBreak/>
        <w:t>Data Extraction</w:t>
      </w:r>
      <w:r w:rsidR="003D6488">
        <w:t xml:space="preserve"> and Ana</w:t>
      </w:r>
      <w:r w:rsidR="00291A62">
        <w:t>l</w:t>
      </w:r>
      <w:r w:rsidR="003D6488">
        <w:t>ysis</w:t>
      </w:r>
    </w:p>
    <w:p w14:paraId="06492817" w14:textId="3342E1A8" w:rsidR="00735236" w:rsidRDefault="00735236" w:rsidP="00735236">
      <w:pPr>
        <w:pStyle w:val="MDPI31text"/>
      </w:pPr>
      <w:del w:id="46" w:author="Shiny Verghese" w:date="2024-01-18T09:39:00Z">
        <w:r w:rsidDel="00CB770F">
          <w:delText>Once the relevant research papers were found and collected, the data extraction phase was followed. This</w:delText>
        </w:r>
      </w:del>
      <w:ins w:id="47" w:author="Shiny Verghese" w:date="2024-01-18T09:39:00Z">
        <w:r w:rsidR="00CB770F">
          <w:t xml:space="preserve">The </w:t>
        </w:r>
      </w:ins>
      <w:r w:rsidR="0070594E">
        <w:t>d</w:t>
      </w:r>
      <w:ins w:id="48" w:author="Shiny Verghese" w:date="2024-01-18T09:39:00Z">
        <w:r w:rsidR="00CB770F">
          <w:t xml:space="preserve">ata </w:t>
        </w:r>
      </w:ins>
      <w:r w:rsidR="0070594E">
        <w:t>e</w:t>
      </w:r>
      <w:ins w:id="49" w:author="Shiny Verghese" w:date="2024-01-18T09:39:00Z">
        <w:r w:rsidR="00CB770F">
          <w:t>xtraction</w:t>
        </w:r>
      </w:ins>
      <w:r>
        <w:t xml:space="preserve"> phase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r w:rsidR="0070594E">
        <w:t>from the research papers gathered</w:t>
      </w:r>
      <w:ins w:id="52" w:author="Shiny Verghese" w:date="2024-01-18T09:40:00Z">
        <w:r w:rsidR="00CB770F">
          <w:t>.</w:t>
        </w:r>
      </w:ins>
      <w:r w:rsidR="00282668">
        <w:t xml:space="preserve"> This was achieved by individually</w:t>
      </w:r>
      <w:r w:rsidR="003D13ED">
        <w:t xml:space="preserve"> reading through each paper in hopes </w:t>
      </w:r>
      <w:r w:rsidR="001E6D1E">
        <w:t>of gathering</w:t>
      </w:r>
      <w:r w:rsidR="008F121C">
        <w:t xml:space="preserve"> useful</w:t>
      </w:r>
      <w:r w:rsidR="003D13ED">
        <w:t xml:space="preserve"> </w:t>
      </w:r>
      <w:r w:rsidR="005337A6">
        <w:t>data,</w:t>
      </w:r>
      <w:r w:rsidR="008F121C">
        <w:t xml:space="preserve"> </w:t>
      </w:r>
      <w:r w:rsidR="0011342F">
        <w:t xml:space="preserve">especially </w:t>
      </w:r>
      <w:r w:rsidR="008F121C">
        <w:t>on the methods</w:t>
      </w:r>
      <w:r w:rsidR="0011342F">
        <w:t xml:space="preserve"> and techniques being</w:t>
      </w:r>
      <w:r w:rsidR="008F121C">
        <w:t xml:space="preserve"> employed in the development of a smart sensing chair system. </w:t>
      </w:r>
      <w:r>
        <w:t>Listed below are the following information that was captured while going through each</w:t>
      </w:r>
      <w:r w:rsidR="00733AA7">
        <w:t xml:space="preserve"> research</w:t>
      </w:r>
      <w:r>
        <w:t xml:space="preserve"> paper:</w:t>
      </w:r>
    </w:p>
    <w:p w14:paraId="7F3768AC" w14:textId="77777777" w:rsidR="00735236" w:rsidRDefault="00735236" w:rsidP="00735236">
      <w:pPr>
        <w:pStyle w:val="MDPI31text"/>
      </w:pPr>
    </w:p>
    <w:p w14:paraId="3F93A3B7" w14:textId="4852F91A" w:rsidR="00735236" w:rsidRPr="00735236" w:rsidRDefault="00735236" w:rsidP="00735236">
      <w:pPr>
        <w:pStyle w:val="MDPI38bullet"/>
      </w:pPr>
      <w:r w:rsidRPr="00735236">
        <w:t>Authors</w:t>
      </w:r>
    </w:p>
    <w:p w14:paraId="1DFC8783" w14:textId="3F75FB33" w:rsidR="00735236" w:rsidRPr="00735236" w:rsidRDefault="00735236" w:rsidP="00735236">
      <w:pPr>
        <w:pStyle w:val="MDPI38bullet"/>
      </w:pPr>
      <w:r w:rsidRPr="00735236">
        <w:t>Published Year</w:t>
      </w:r>
    </w:p>
    <w:p w14:paraId="7BE772DF" w14:textId="2E5FEA43" w:rsidR="00735236" w:rsidRPr="00735236" w:rsidRDefault="00735236" w:rsidP="00735236">
      <w:pPr>
        <w:pStyle w:val="MDPI38bullet"/>
      </w:pPr>
      <w:r w:rsidRPr="00735236">
        <w:t>Sensors Used</w:t>
      </w:r>
    </w:p>
    <w:p w14:paraId="792EBD62" w14:textId="26532FA3" w:rsidR="00735236" w:rsidRPr="00735236" w:rsidRDefault="00735236" w:rsidP="00735236">
      <w:pPr>
        <w:pStyle w:val="MDPI38bullet"/>
      </w:pPr>
      <w:r w:rsidRPr="00735236">
        <w:t>Sensor Placement</w:t>
      </w:r>
    </w:p>
    <w:p w14:paraId="112459DB" w14:textId="0E5268DC" w:rsidR="00735236" w:rsidRPr="00735236" w:rsidRDefault="00735236" w:rsidP="00735236">
      <w:pPr>
        <w:pStyle w:val="MDPI38bullet"/>
      </w:pPr>
      <w:r w:rsidRPr="00735236">
        <w:t>Number of Postures Classified</w:t>
      </w:r>
    </w:p>
    <w:p w14:paraId="3A97E6C6" w14:textId="732018BA" w:rsidR="00735236" w:rsidRPr="00735236" w:rsidRDefault="00735236" w:rsidP="00735236">
      <w:pPr>
        <w:pStyle w:val="MDPI38bullet"/>
      </w:pPr>
      <w:r w:rsidRPr="00735236">
        <w:t>Recognized Postures</w:t>
      </w:r>
    </w:p>
    <w:p w14:paraId="707D06F4" w14:textId="07A97D06" w:rsidR="00735236" w:rsidRPr="00735236" w:rsidRDefault="00735236" w:rsidP="00735236">
      <w:pPr>
        <w:pStyle w:val="MDPI38bullet"/>
      </w:pPr>
      <w:r w:rsidRPr="00735236">
        <w:t>Classification Method</w:t>
      </w:r>
    </w:p>
    <w:p w14:paraId="0780B45B" w14:textId="5B905F8E" w:rsidR="00735236" w:rsidRPr="00735236" w:rsidRDefault="00735236" w:rsidP="00735236">
      <w:pPr>
        <w:pStyle w:val="MDPI38bullet"/>
      </w:pPr>
      <w:r w:rsidRPr="00735236">
        <w:t>Classification Accuracy</w:t>
      </w:r>
    </w:p>
    <w:p w14:paraId="6F93C852" w14:textId="3E497043" w:rsidR="00735236" w:rsidRPr="00735236" w:rsidRDefault="00735236" w:rsidP="00735236">
      <w:pPr>
        <w:pStyle w:val="MDPI38bullet"/>
      </w:pPr>
      <w:r w:rsidRPr="00735236">
        <w:t>Limitations</w:t>
      </w:r>
    </w:p>
    <w:p w14:paraId="1378D3A6" w14:textId="08E00B84" w:rsidR="00735236" w:rsidRPr="00735236" w:rsidRDefault="00735236" w:rsidP="00735236">
      <w:pPr>
        <w:pStyle w:val="MDPI38bullet"/>
      </w:pPr>
      <w:r w:rsidRPr="00735236">
        <w:t>User Feedback System</w:t>
      </w:r>
    </w:p>
    <w:p w14:paraId="1D5C4379" w14:textId="5B1A17D1" w:rsidR="00735236" w:rsidRPr="00735236" w:rsidRDefault="00735236" w:rsidP="00735236">
      <w:pPr>
        <w:pStyle w:val="MDPI38bullet"/>
      </w:pPr>
      <w:r w:rsidRPr="00735236">
        <w:t>Is Realtime</w:t>
      </w:r>
    </w:p>
    <w:p w14:paraId="258DE676" w14:textId="56CBDCB5" w:rsidR="00EF2A78" w:rsidRDefault="00735236" w:rsidP="006D50AE">
      <w:pPr>
        <w:pStyle w:val="MDPI38bullet"/>
      </w:pPr>
      <w:r w:rsidRPr="00735236">
        <w:t>Method Used</w:t>
      </w:r>
    </w:p>
    <w:p w14:paraId="73FD23E0" w14:textId="71ACFA7A" w:rsidR="00AE7196" w:rsidRDefault="00AE7196" w:rsidP="005337A6">
      <w:pPr>
        <w:pStyle w:val="MDPI21heading1"/>
        <w:numPr>
          <w:ilvl w:val="0"/>
          <w:numId w:val="34"/>
        </w:numPr>
        <w:rPr>
          <w:shd w:val="clear" w:color="auto" w:fill="FFFFFF"/>
        </w:rPr>
      </w:pPr>
      <w:r>
        <w:rPr>
          <w:shd w:val="clear" w:color="auto" w:fill="FFFFFF"/>
        </w:rPr>
        <w:t>Technologies Used in Smart Sensing Chairs</w:t>
      </w:r>
    </w:p>
    <w:p w14:paraId="455238CC" w14:textId="6ED19A17" w:rsidR="0058745F" w:rsidRDefault="005337A6" w:rsidP="0058745F">
      <w:pPr>
        <w:pStyle w:val="MDPI22heading2"/>
        <w:numPr>
          <w:ilvl w:val="1"/>
          <w:numId w:val="34"/>
        </w:numPr>
        <w:rPr>
          <w:shd w:val="clear" w:color="auto" w:fill="FFFFFF"/>
        </w:rPr>
      </w:pPr>
      <w:r>
        <w:rPr>
          <w:shd w:val="clear" w:color="auto" w:fill="FFFFFF"/>
        </w:rPr>
        <w:t>Overview of Sensor Technologies</w:t>
      </w:r>
    </w:p>
    <w:p w14:paraId="7EBBAF36" w14:textId="3553AB12" w:rsidR="0058745F" w:rsidRDefault="0058745F" w:rsidP="0058745F">
      <w:pPr>
        <w:pStyle w:val="MDPI23heading3"/>
        <w:numPr>
          <w:ilvl w:val="2"/>
          <w:numId w:val="34"/>
        </w:numPr>
      </w:pPr>
      <w:r>
        <w:t>Force Sensing/Sensitive Sensor (FSR)</w:t>
      </w:r>
    </w:p>
    <w:p w14:paraId="013DA342" w14:textId="51A3F191" w:rsidR="0058745F" w:rsidRPr="00E52229" w:rsidRDefault="0058745F" w:rsidP="00E52229">
      <w:pPr>
        <w:pStyle w:val="MDPI31text"/>
      </w:pPr>
      <w:r w:rsidRPr="00E52229">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E52229">
        <w:fldChar w:fldCharType="begin"/>
      </w:r>
      <w:r w:rsidRPr="00E52229">
        <w:instrText xml:space="preserve"> ADDIN ZOTERO_ITEM CSL_CITATION {"citationID":"cDTzZTA4","properties":{"formattedCitation":"[17]","plainCitation":"[17]","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E52229">
        <w:fldChar w:fldCharType="separate"/>
      </w:r>
      <w:r w:rsidRPr="00E52229">
        <w:t>[17]</w:t>
      </w:r>
      <w:r w:rsidRPr="00E52229">
        <w:fldChar w:fldCharType="end"/>
      </w:r>
      <w:r w:rsidRPr="00E52229">
        <w:t xml:space="preserve">. Typically, the conductive material changes in resistivity as more direct pressure are applied on the sensor’s z-axis. Additionally, FSR sensors are also known to be very cost-effective and have been utilized in various fields ranging from robotics to medical applications </w:t>
      </w:r>
      <w:r w:rsidRPr="00E52229">
        <w:fldChar w:fldCharType="begin"/>
      </w:r>
      <w:r w:rsidRPr="00E52229">
        <w:instrText xml:space="preserve"> ADDIN ZOTERO_ITEM CSL_CITATION {"citationID":"DDCecVAC","properties":{"formattedCitation":"[18]","plainCitation":"[18]","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E52229">
        <w:fldChar w:fldCharType="separate"/>
      </w:r>
      <w:r w:rsidRPr="00E52229">
        <w:t>[18]</w:t>
      </w:r>
      <w:r w:rsidRPr="00E52229">
        <w:fldChar w:fldCharType="end"/>
      </w:r>
      <w:r w:rsidRPr="00E52229">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E52229">
        <w:fldChar w:fldCharType="begin"/>
      </w:r>
      <w:r w:rsidRPr="00E52229">
        <w:instrText xml:space="preserve"> ADDIN ZOTERO_ITEM CSL_CITATION {"citationID":"VzA8Enwr","properties":{"formattedCitation":"[19]","plainCitation":"[19]","noteIndex":0},"citationItems":[{"id":295,"uris":["http://zotero.org/users/11398818/items/MX9B2Q7X"],"itemData":{"id":295,"type":"article-journal","container-title":"Sensing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E52229">
        <w:fldChar w:fldCharType="separate"/>
      </w:r>
      <w:r w:rsidRPr="00E52229">
        <w:t>[19]</w:t>
      </w:r>
      <w:r w:rsidRPr="00E52229">
        <w:fldChar w:fldCharType="end"/>
      </w:r>
      <w:r w:rsidRPr="00E52229">
        <w:t xml:space="preserve">. </w:t>
      </w:r>
      <w:r w:rsidR="00B12F80">
        <w:t xml:space="preserve">Listed in </w:t>
      </w:r>
      <w:r w:rsidR="00390333">
        <w:t>Table</w:t>
      </w:r>
      <w:r w:rsidR="00B12F80">
        <w:t xml:space="preserve"> 3 are some of the commercially available FSR sensors as well as </w:t>
      </w:r>
      <w:r w:rsidR="002F2A28">
        <w:t>some of</w:t>
      </w:r>
      <w:r w:rsidR="00B12F80">
        <w:t xml:space="preserve"> its technical specifications.</w:t>
      </w:r>
    </w:p>
    <w:p w14:paraId="34ACB92C" w14:textId="77777777" w:rsidR="0058745F" w:rsidRDefault="0058745F" w:rsidP="00E52229">
      <w:pPr>
        <w:pStyle w:val="MDPI31text"/>
        <w:ind w:left="2968" w:firstLine="0"/>
      </w:pPr>
    </w:p>
    <w:tbl>
      <w:tblPr>
        <w:tblW w:w="0" w:type="auto"/>
        <w:jc w:val="center"/>
        <w:tblLook w:val="0000" w:firstRow="0" w:lastRow="0" w:firstColumn="0" w:lastColumn="0" w:noHBand="0" w:noVBand="0"/>
      </w:tblPr>
      <w:tblGrid>
        <w:gridCol w:w="4057"/>
        <w:gridCol w:w="4268"/>
      </w:tblGrid>
      <w:tr w:rsidR="0058745F" w:rsidRPr="00196D5A" w14:paraId="51842677" w14:textId="77777777" w:rsidTr="00BA2621">
        <w:trPr>
          <w:jc w:val="center"/>
        </w:trPr>
        <w:tc>
          <w:tcPr>
            <w:tcW w:w="4057" w:type="dxa"/>
            <w:shd w:val="clear" w:color="auto" w:fill="auto"/>
            <w:vAlign w:val="center"/>
          </w:tcPr>
          <w:p w14:paraId="6148AE8A" w14:textId="77777777" w:rsidR="0058745F" w:rsidRPr="00196D5A" w:rsidRDefault="0058745F" w:rsidP="00BA2621">
            <w:pPr>
              <w:pStyle w:val="MDPI52figure"/>
              <w:spacing w:before="0"/>
            </w:pPr>
            <w:r w:rsidRPr="00785F57">
              <w:rPr>
                <w:noProof/>
              </w:rPr>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5"/>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196D5A" w:rsidRDefault="0058745F" w:rsidP="00BA2621">
            <w:pPr>
              <w:pStyle w:val="MDPI52figure"/>
              <w:spacing w:before="0"/>
            </w:pPr>
            <w:r w:rsidRPr="00DB0A7C">
              <w:rPr>
                <w:noProof/>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6"/>
                          <a:stretch>
                            <a:fillRect/>
                          </a:stretch>
                        </pic:blipFill>
                        <pic:spPr>
                          <a:xfrm>
                            <a:off x="0" y="0"/>
                            <a:ext cx="2116260" cy="2137132"/>
                          </a:xfrm>
                          <a:prstGeom prst="rect">
                            <a:avLst/>
                          </a:prstGeom>
                        </pic:spPr>
                      </pic:pic>
                    </a:graphicData>
                  </a:graphic>
                </wp:inline>
              </w:drawing>
            </w:r>
          </w:p>
        </w:tc>
      </w:tr>
      <w:tr w:rsidR="0058745F" w:rsidRPr="00196D5A" w14:paraId="1AC790F4" w14:textId="77777777" w:rsidTr="00BA2621">
        <w:trPr>
          <w:jc w:val="center"/>
        </w:trPr>
        <w:tc>
          <w:tcPr>
            <w:tcW w:w="4057" w:type="dxa"/>
            <w:shd w:val="clear" w:color="auto" w:fill="auto"/>
            <w:vAlign w:val="center"/>
          </w:tcPr>
          <w:p w14:paraId="55C488C2" w14:textId="77777777" w:rsidR="0058745F" w:rsidRPr="00196D5A" w:rsidRDefault="0058745F" w:rsidP="00BA2621">
            <w:pPr>
              <w:pStyle w:val="MDPI42tablebody"/>
            </w:pPr>
            <w:r w:rsidRPr="00196D5A">
              <w:t>(</w:t>
            </w:r>
            <w:r w:rsidRPr="000122AB">
              <w:rPr>
                <w:b/>
              </w:rPr>
              <w:t>a</w:t>
            </w:r>
            <w:r w:rsidRPr="00196D5A">
              <w:t>)</w:t>
            </w:r>
          </w:p>
        </w:tc>
        <w:tc>
          <w:tcPr>
            <w:tcW w:w="4268" w:type="dxa"/>
          </w:tcPr>
          <w:p w14:paraId="6FBF5909" w14:textId="77777777" w:rsidR="0058745F" w:rsidRPr="00196D5A" w:rsidRDefault="0058745F" w:rsidP="00BA2621">
            <w:pPr>
              <w:pStyle w:val="MDPI42tablebody"/>
            </w:pPr>
            <w:r w:rsidRPr="00196D5A">
              <w:t>(</w:t>
            </w:r>
            <w:r w:rsidRPr="000122AB">
              <w:rPr>
                <w:b/>
              </w:rPr>
              <w:t>b</w:t>
            </w:r>
            <w:r w:rsidRPr="00196D5A">
              <w:t>)</w:t>
            </w:r>
          </w:p>
        </w:tc>
      </w:tr>
    </w:tbl>
    <w:p w14:paraId="2193B03F" w14:textId="738F651C" w:rsidR="00EA3453" w:rsidRDefault="0058745F" w:rsidP="00EA3453">
      <w:pPr>
        <w:pStyle w:val="MDPI51figurecaption"/>
        <w:ind w:left="2968"/>
      </w:pPr>
      <w:r w:rsidRPr="00F63A9B">
        <w:rPr>
          <w:b/>
        </w:rPr>
        <w:t xml:space="preserve">Figure 2. </w:t>
      </w:r>
      <w:r>
        <w:t>Examples of FSR sensors</w:t>
      </w:r>
      <w:r w:rsidRPr="00E33455">
        <w:t xml:space="preserve"> (</w:t>
      </w:r>
      <w:r w:rsidRPr="00E33455">
        <w:rPr>
          <w:b/>
        </w:rPr>
        <w:t>a</w:t>
      </w:r>
      <w:r w:rsidRPr="00E33455">
        <w:t xml:space="preserve">) </w:t>
      </w:r>
      <w:r>
        <w:t xml:space="preserve">Square shaped FSR sensor (FSR01CE) </w:t>
      </w:r>
      <w:r>
        <w:fldChar w:fldCharType="begin"/>
      </w:r>
      <w:r>
        <w:instrText xml:space="preserve"> ADDIN ZOTERO_ITEM CSL_CITATION {"citationID":"wVEa3pUb","properties":{"formattedCitation":"[20]","plainCitation":"[20]","noteIndex":0},"citationItems":[{"id":296,"uris":["http://zotero.org/users/11398818/items/7NMJRHN2"],"itemData":{"id":296,"type":"document","title":"Ohmite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Pr="00AF7441">
        <w:t>[20]</w:t>
      </w:r>
      <w:r>
        <w:fldChar w:fldCharType="end"/>
      </w:r>
      <w:r w:rsidRPr="00E33455">
        <w:t>; (</w:t>
      </w:r>
      <w:r w:rsidRPr="00E33455">
        <w:rPr>
          <w:b/>
        </w:rPr>
        <w:t>b</w:t>
      </w:r>
      <w:r w:rsidRPr="00E33455">
        <w:t xml:space="preserve">) </w:t>
      </w:r>
      <w:r>
        <w:t>Circle shaped FSR sensor (</w:t>
      </w:r>
      <w:r w:rsidRPr="00F100D5">
        <w:t>FSR03CE</w:t>
      </w:r>
      <w:r>
        <w:t xml:space="preserve">) </w:t>
      </w:r>
      <w:r>
        <w:fldChar w:fldCharType="begin"/>
      </w:r>
      <w:r>
        <w:instrText xml:space="preserve"> ADDIN ZOTERO_ITEM CSL_CITATION {"citationID":"zbrlHwQ0","properties":{"formattedCitation":"[20]","plainCitation":"[20]","noteIndex":0},"citationItems":[{"id":296,"uris":["http://zotero.org/users/11398818/items/7NMJRHN2"],"itemData":{"id":296,"type":"document","title":"Ohmite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Pr="00AF7441">
        <w:t>[20]</w:t>
      </w:r>
      <w:r>
        <w:fldChar w:fldCharType="end"/>
      </w:r>
      <w:r>
        <w:t>.</w:t>
      </w:r>
    </w:p>
    <w:p w14:paraId="33384DF2" w14:textId="46BF3A74" w:rsidR="00156BE9" w:rsidRPr="007C1BE1" w:rsidRDefault="00156BE9" w:rsidP="00156BE9">
      <w:pPr>
        <w:pStyle w:val="MDPI41tablecaption"/>
      </w:pPr>
      <w:r>
        <w:rPr>
          <w:b/>
        </w:rPr>
        <w:lastRenderedPageBreak/>
        <w:t xml:space="preserve">Table </w:t>
      </w:r>
      <w:r w:rsidR="007636CB">
        <w:rPr>
          <w:b/>
        </w:rPr>
        <w:t>3</w:t>
      </w:r>
      <w:r w:rsidRPr="00325902">
        <w:rPr>
          <w:b/>
        </w:rPr>
        <w:t>.</w:t>
      </w:r>
      <w:r w:rsidRPr="00325902">
        <w:t xml:space="preserve"> </w:t>
      </w:r>
      <w:r w:rsidR="007C1BE1">
        <w:t xml:space="preserve">Technical specifications on </w:t>
      </w:r>
      <w:r w:rsidR="00F82AEC">
        <w:t>FSR Sensors</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1890"/>
        <w:gridCol w:w="2700"/>
        <w:gridCol w:w="1797"/>
        <w:gridCol w:w="20"/>
      </w:tblGrid>
      <w:tr w:rsidR="00E513D5" w:rsidRPr="00EF08AF" w14:paraId="29FCF156" w14:textId="6B8C9CAC" w:rsidTr="00B57CD0">
        <w:trPr>
          <w:trHeight w:val="267"/>
        </w:trPr>
        <w:tc>
          <w:tcPr>
            <w:tcW w:w="1442" w:type="dxa"/>
            <w:tcBorders>
              <w:bottom w:val="single" w:sz="4" w:space="0" w:color="auto"/>
            </w:tcBorders>
            <w:shd w:val="clear" w:color="auto" w:fill="auto"/>
            <w:vAlign w:val="center"/>
          </w:tcPr>
          <w:p w14:paraId="12131B2D" w14:textId="1F7D17BD" w:rsidR="00E513D5" w:rsidRPr="007F7C8C" w:rsidRDefault="00E513D5" w:rsidP="00E513D5">
            <w:pPr>
              <w:pStyle w:val="MDPI42tablebody"/>
              <w:spacing w:line="240" w:lineRule="auto"/>
              <w:rPr>
                <w:b/>
                <w:snapToGrid/>
              </w:rPr>
            </w:pPr>
            <w:r>
              <w:rPr>
                <w:b/>
                <w:snapToGrid/>
              </w:rPr>
              <w:t>Model</w:t>
            </w:r>
          </w:p>
        </w:tc>
        <w:tc>
          <w:tcPr>
            <w:tcW w:w="1890" w:type="dxa"/>
            <w:tcBorders>
              <w:bottom w:val="single" w:sz="4" w:space="0" w:color="auto"/>
            </w:tcBorders>
            <w:shd w:val="clear" w:color="auto" w:fill="auto"/>
            <w:vAlign w:val="center"/>
          </w:tcPr>
          <w:p w14:paraId="02065429" w14:textId="3570DBE3" w:rsidR="00E513D5" w:rsidRPr="007F7C8C" w:rsidRDefault="00E513D5" w:rsidP="00E513D5">
            <w:pPr>
              <w:pStyle w:val="MDPI42tablebody"/>
              <w:spacing w:line="240" w:lineRule="auto"/>
              <w:rPr>
                <w:b/>
                <w:snapToGrid/>
              </w:rPr>
            </w:pPr>
            <w:r>
              <w:rPr>
                <w:b/>
                <w:snapToGrid/>
              </w:rPr>
              <w:t xml:space="preserve">Manufacturer </w:t>
            </w:r>
          </w:p>
        </w:tc>
        <w:tc>
          <w:tcPr>
            <w:tcW w:w="2700" w:type="dxa"/>
            <w:tcBorders>
              <w:bottom w:val="single" w:sz="4" w:space="0" w:color="auto"/>
            </w:tcBorders>
            <w:shd w:val="clear" w:color="auto" w:fill="auto"/>
            <w:vAlign w:val="center"/>
          </w:tcPr>
          <w:p w14:paraId="5CF3C38E" w14:textId="77777777" w:rsidR="00E513D5" w:rsidRDefault="00E513D5" w:rsidP="00E513D5">
            <w:pPr>
              <w:pStyle w:val="MDPI42tablebody"/>
              <w:spacing w:line="240" w:lineRule="auto"/>
              <w:rPr>
                <w:b/>
                <w:snapToGrid/>
              </w:rPr>
            </w:pPr>
            <w:r>
              <w:rPr>
                <w:b/>
                <w:snapToGrid/>
              </w:rPr>
              <w:t xml:space="preserve">Dimensions </w:t>
            </w:r>
          </w:p>
          <w:p w14:paraId="47D74EF5" w14:textId="15F7C2AA" w:rsidR="00E513D5" w:rsidRPr="007F7C8C" w:rsidRDefault="00E513D5" w:rsidP="00E513D5">
            <w:pPr>
              <w:pStyle w:val="MDPI42tablebody"/>
              <w:spacing w:line="240" w:lineRule="auto"/>
              <w:rPr>
                <w:b/>
                <w:snapToGrid/>
              </w:rPr>
            </w:pPr>
            <w:r>
              <w:rPr>
                <w:b/>
                <w:snapToGrid/>
              </w:rPr>
              <w:t>(Length x Width, Thickness) (mm)</w:t>
            </w:r>
          </w:p>
        </w:tc>
        <w:tc>
          <w:tcPr>
            <w:tcW w:w="1797" w:type="dxa"/>
            <w:tcBorders>
              <w:bottom w:val="single" w:sz="4" w:space="0" w:color="auto"/>
            </w:tcBorders>
            <w:vAlign w:val="center"/>
          </w:tcPr>
          <w:p w14:paraId="400B5A37" w14:textId="79AB218C" w:rsidR="00E513D5" w:rsidRDefault="00906615" w:rsidP="00E513D5">
            <w:pPr>
              <w:pStyle w:val="MDPI42tablebody"/>
              <w:spacing w:line="240" w:lineRule="auto"/>
              <w:rPr>
                <w:b/>
                <w:snapToGrid/>
              </w:rPr>
            </w:pPr>
            <w:r w:rsidRPr="00906615">
              <w:rPr>
                <w:b/>
                <w:snapToGrid/>
              </w:rPr>
              <w:t>Force Sensitivity Range</w:t>
            </w:r>
            <w:r w:rsidR="00E04260">
              <w:rPr>
                <w:b/>
                <w:snapToGrid/>
              </w:rPr>
              <w:t xml:space="preserve"> (Newtons)</w:t>
            </w:r>
          </w:p>
        </w:tc>
        <w:tc>
          <w:tcPr>
            <w:tcW w:w="20" w:type="dxa"/>
            <w:tcBorders>
              <w:bottom w:val="single" w:sz="4" w:space="0" w:color="auto"/>
            </w:tcBorders>
          </w:tcPr>
          <w:p w14:paraId="0C63637B" w14:textId="3EF45FC8" w:rsidR="00E513D5" w:rsidRDefault="00E513D5" w:rsidP="00E513D5">
            <w:pPr>
              <w:pStyle w:val="MDPI42tablebody"/>
              <w:spacing w:line="240" w:lineRule="auto"/>
              <w:rPr>
                <w:b/>
                <w:snapToGrid/>
              </w:rPr>
            </w:pPr>
          </w:p>
        </w:tc>
      </w:tr>
      <w:tr w:rsidR="00E513D5" w:rsidRPr="00EF08AF" w14:paraId="4427A2F3" w14:textId="5BEC15DC" w:rsidTr="00B57CD0">
        <w:trPr>
          <w:trHeight w:val="251"/>
        </w:trPr>
        <w:tc>
          <w:tcPr>
            <w:tcW w:w="1442" w:type="dxa"/>
            <w:shd w:val="clear" w:color="auto" w:fill="auto"/>
            <w:vAlign w:val="center"/>
          </w:tcPr>
          <w:p w14:paraId="67C34309" w14:textId="39D8F7BF" w:rsidR="00E513D5" w:rsidRPr="00F220D4" w:rsidRDefault="00E513D5" w:rsidP="00E513D5">
            <w:pPr>
              <w:pStyle w:val="MDPI42tablebody"/>
              <w:spacing w:line="240" w:lineRule="auto"/>
            </w:pPr>
            <w:r>
              <w:t>FSR 402</w:t>
            </w:r>
            <w:r w:rsidR="00665387">
              <w:t xml:space="preserve"> </w:t>
            </w:r>
            <w:r w:rsidR="00665387">
              <w:fldChar w:fldCharType="begin"/>
            </w:r>
            <w:r w:rsidR="00665387">
              <w:instrText xml:space="preserve"> ADDIN ZOTERO_ITEM CSL_CITATION {"citationID":"PxcFKsZ6","properties":{"formattedCitation":"[21]","plainCitation":"[21]","noteIndex":0},"citationItems":[{"id":299,"uris":["http://zotero.org/users/11398818/items/C6DUHLS3"],"itemData":{"id":299,"type":"document","title":"FSR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00665387">
              <w:fldChar w:fldCharType="separate"/>
            </w:r>
            <w:r w:rsidR="00665387" w:rsidRPr="00665387">
              <w:t>[21]</w:t>
            </w:r>
            <w:r w:rsidR="00665387">
              <w:fldChar w:fldCharType="end"/>
            </w:r>
          </w:p>
        </w:tc>
        <w:tc>
          <w:tcPr>
            <w:tcW w:w="1890" w:type="dxa"/>
            <w:shd w:val="clear" w:color="auto" w:fill="auto"/>
            <w:vAlign w:val="center"/>
          </w:tcPr>
          <w:p w14:paraId="48EFA575" w14:textId="128602D3" w:rsidR="00E513D5" w:rsidRPr="00F220D4" w:rsidRDefault="00E513D5" w:rsidP="00E513D5">
            <w:pPr>
              <w:pStyle w:val="MDPI42tablebody"/>
              <w:spacing w:line="240" w:lineRule="auto"/>
            </w:pPr>
            <w:r>
              <w:t>Interlink Electronics</w:t>
            </w:r>
          </w:p>
        </w:tc>
        <w:tc>
          <w:tcPr>
            <w:tcW w:w="2700" w:type="dxa"/>
            <w:shd w:val="clear" w:color="auto" w:fill="auto"/>
            <w:vAlign w:val="center"/>
          </w:tcPr>
          <w:p w14:paraId="2CAB56A4" w14:textId="2E6CFE2F" w:rsidR="00E513D5" w:rsidRPr="00F220D4" w:rsidRDefault="00E513D5" w:rsidP="00E513D5">
            <w:pPr>
              <w:pStyle w:val="MDPI42tablebody"/>
              <w:spacing w:line="240" w:lineRule="auto"/>
            </w:pPr>
            <w:r>
              <w:t>14.68 x 14.68 x 0.46</w:t>
            </w:r>
          </w:p>
        </w:tc>
        <w:tc>
          <w:tcPr>
            <w:tcW w:w="1797" w:type="dxa"/>
            <w:vAlign w:val="center"/>
          </w:tcPr>
          <w:p w14:paraId="64EE7FB3" w14:textId="7DAA1495" w:rsidR="00E513D5" w:rsidRDefault="00906615" w:rsidP="00E513D5">
            <w:pPr>
              <w:pStyle w:val="MDPI42tablebody"/>
              <w:spacing w:line="240" w:lineRule="auto"/>
            </w:pPr>
            <w:r>
              <w:t>0.1 - 1</w:t>
            </w:r>
            <w:r w:rsidR="00FC0971">
              <w:t>00</w:t>
            </w:r>
            <w:r w:rsidR="00E06F52">
              <w:rPr>
                <w:vertAlign w:val="superscript"/>
              </w:rPr>
              <w:t xml:space="preserve"> </w:t>
            </w:r>
            <w:r w:rsidR="00E06F52" w:rsidRPr="00E06F52">
              <w:t>N</w:t>
            </w:r>
          </w:p>
        </w:tc>
        <w:tc>
          <w:tcPr>
            <w:tcW w:w="20" w:type="dxa"/>
          </w:tcPr>
          <w:p w14:paraId="0B0F9143" w14:textId="0E90D2AA" w:rsidR="00E513D5" w:rsidRDefault="00E513D5" w:rsidP="00E513D5">
            <w:pPr>
              <w:pStyle w:val="MDPI42tablebody"/>
              <w:spacing w:line="240" w:lineRule="auto"/>
            </w:pPr>
          </w:p>
        </w:tc>
      </w:tr>
      <w:tr w:rsidR="00E513D5" w:rsidRPr="00EF08AF" w14:paraId="78903D6E" w14:textId="6F445FE0" w:rsidTr="00B57CD0">
        <w:trPr>
          <w:trHeight w:val="267"/>
        </w:trPr>
        <w:tc>
          <w:tcPr>
            <w:tcW w:w="1442" w:type="dxa"/>
            <w:shd w:val="clear" w:color="auto" w:fill="auto"/>
            <w:vAlign w:val="center"/>
          </w:tcPr>
          <w:p w14:paraId="3FA32828" w14:textId="48F5B9E1" w:rsidR="00E513D5" w:rsidRPr="00F220D4" w:rsidRDefault="00E513D5" w:rsidP="00E513D5">
            <w:pPr>
              <w:pStyle w:val="MDPI42tablebody"/>
              <w:spacing w:line="240" w:lineRule="auto"/>
            </w:pPr>
            <w:r>
              <w:t>FSR 406</w:t>
            </w:r>
            <w:r w:rsidR="00665387">
              <w:t xml:space="preserve"> </w:t>
            </w:r>
            <w:r w:rsidR="00665387">
              <w:fldChar w:fldCharType="begin"/>
            </w:r>
            <w:r w:rsidR="00665387">
              <w:instrText xml:space="preserve"> ADDIN ZOTERO_ITEM CSL_CITATION {"citationID":"z47tbJsK","properties":{"formattedCitation":"[22]","plainCitation":"[22]","noteIndex":0},"citationItems":[{"id":300,"uris":["http://zotero.org/users/11398818/items/7YLRWDPN"],"itemData":{"id":300,"type":"document","title":"FSR 406 Data Sheet","URL":"https://datasheetspdf.com/pdf-file/1211691/InterlinkElectronics/FSR406/1","author":[{"literal":"Interlink Electronics"}]},"locator":"406"}],"schema":"https://github.com/citation-style-language/schema/raw/master/csl-citation.json"} </w:instrText>
            </w:r>
            <w:r w:rsidR="00665387">
              <w:fldChar w:fldCharType="separate"/>
            </w:r>
            <w:r w:rsidR="00665387" w:rsidRPr="00665387">
              <w:t>[22]</w:t>
            </w:r>
            <w:r w:rsidR="00665387">
              <w:fldChar w:fldCharType="end"/>
            </w:r>
          </w:p>
        </w:tc>
        <w:tc>
          <w:tcPr>
            <w:tcW w:w="1890" w:type="dxa"/>
            <w:shd w:val="clear" w:color="auto" w:fill="auto"/>
            <w:vAlign w:val="center"/>
          </w:tcPr>
          <w:p w14:paraId="7148653D" w14:textId="1BD51D72" w:rsidR="00E513D5" w:rsidRPr="00627C50" w:rsidRDefault="00E513D5" w:rsidP="00E513D5">
            <w:pPr>
              <w:pStyle w:val="MDPI42tablebody"/>
            </w:pPr>
            <w:r w:rsidRPr="00627C50">
              <w:t>Interlink</w:t>
            </w:r>
            <w:r>
              <w:t xml:space="preserve"> Electronics</w:t>
            </w:r>
          </w:p>
        </w:tc>
        <w:tc>
          <w:tcPr>
            <w:tcW w:w="2700" w:type="dxa"/>
            <w:shd w:val="clear" w:color="auto" w:fill="auto"/>
            <w:vAlign w:val="center"/>
          </w:tcPr>
          <w:p w14:paraId="0160C5C8" w14:textId="790759F2" w:rsidR="00E513D5" w:rsidRPr="00F220D4" w:rsidRDefault="00E513D5" w:rsidP="00E513D5">
            <w:pPr>
              <w:pStyle w:val="MDPI42tablebody"/>
              <w:spacing w:line="240" w:lineRule="auto"/>
            </w:pPr>
            <w:r>
              <w:t>39.6</w:t>
            </w:r>
            <w:r>
              <w:t xml:space="preserve"> </w:t>
            </w:r>
            <w:r>
              <w:t>x 39.</w:t>
            </w:r>
            <w:r>
              <w:t>6</w:t>
            </w:r>
            <w:r>
              <w:t xml:space="preserve"> x 0.46</w:t>
            </w:r>
          </w:p>
        </w:tc>
        <w:tc>
          <w:tcPr>
            <w:tcW w:w="1797" w:type="dxa"/>
            <w:vAlign w:val="center"/>
          </w:tcPr>
          <w:p w14:paraId="71F034A0" w14:textId="1C3B5648" w:rsidR="00E513D5" w:rsidRDefault="00EF6011" w:rsidP="00E513D5">
            <w:pPr>
              <w:pStyle w:val="MDPI42tablebody"/>
              <w:spacing w:line="240" w:lineRule="auto"/>
            </w:pPr>
            <w:r>
              <w:t xml:space="preserve">0.1 </w:t>
            </w:r>
            <w:r w:rsidR="00FC0971">
              <w:t>–</w:t>
            </w:r>
            <w:r>
              <w:t xml:space="preserve"> 1</w:t>
            </w:r>
            <w:r w:rsidR="00FC0971">
              <w:t>00</w:t>
            </w:r>
            <w:r>
              <w:rPr>
                <w:vertAlign w:val="superscript"/>
              </w:rPr>
              <w:t xml:space="preserve"> </w:t>
            </w:r>
            <w:r w:rsidRPr="00E06F52">
              <w:t>N</w:t>
            </w:r>
          </w:p>
        </w:tc>
        <w:tc>
          <w:tcPr>
            <w:tcW w:w="20" w:type="dxa"/>
          </w:tcPr>
          <w:p w14:paraId="2D1EF87B" w14:textId="2CA5DBDB" w:rsidR="00E513D5" w:rsidRDefault="00E513D5" w:rsidP="00E513D5">
            <w:pPr>
              <w:pStyle w:val="MDPI42tablebody"/>
              <w:spacing w:line="240" w:lineRule="auto"/>
            </w:pPr>
          </w:p>
        </w:tc>
      </w:tr>
      <w:tr w:rsidR="00A546EF" w:rsidRPr="00EF08AF" w14:paraId="20A8F3B7" w14:textId="77777777" w:rsidTr="00B57CD0">
        <w:trPr>
          <w:trHeight w:val="267"/>
        </w:trPr>
        <w:tc>
          <w:tcPr>
            <w:tcW w:w="1442" w:type="dxa"/>
            <w:shd w:val="clear" w:color="auto" w:fill="auto"/>
            <w:vAlign w:val="center"/>
          </w:tcPr>
          <w:p w14:paraId="148C3EAE" w14:textId="098EF743" w:rsidR="00A546EF" w:rsidRDefault="00A546EF" w:rsidP="00E513D5">
            <w:pPr>
              <w:pStyle w:val="MDPI42tablebody"/>
              <w:spacing w:line="240" w:lineRule="auto"/>
            </w:pPr>
            <w:r w:rsidRPr="00A546EF">
              <w:t>FSR01CE</w:t>
            </w:r>
            <w:r w:rsidR="00B57CD0">
              <w:t xml:space="preserve"> </w:t>
            </w:r>
            <w:r w:rsidR="00B57CD0">
              <w:fldChar w:fldCharType="begin"/>
            </w:r>
            <w:r w:rsidR="00B57CD0">
              <w:instrText xml:space="preserve"> ADDIN ZOTERO_ITEM CSL_CITATION {"citationID":"9XtN6rve","properties":{"formattedCitation":"[20]","plainCitation":"[20]","noteIndex":0},"citationItems":[{"id":296,"uris":["http://zotero.org/users/11398818/items/7NMJRHN2"],"itemData":{"id":296,"type":"document","title":"Ohmite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B57CD0">
              <w:fldChar w:fldCharType="separate"/>
            </w:r>
            <w:r w:rsidR="00B57CD0" w:rsidRPr="00B57CD0">
              <w:t>[20]</w:t>
            </w:r>
            <w:r w:rsidR="00B57CD0">
              <w:fldChar w:fldCharType="end"/>
            </w:r>
          </w:p>
        </w:tc>
        <w:tc>
          <w:tcPr>
            <w:tcW w:w="1890" w:type="dxa"/>
            <w:shd w:val="clear" w:color="auto" w:fill="auto"/>
            <w:vAlign w:val="center"/>
          </w:tcPr>
          <w:p w14:paraId="634D5514" w14:textId="7D112157" w:rsidR="00A546EF" w:rsidRPr="00627C50" w:rsidRDefault="00A546EF" w:rsidP="00E513D5">
            <w:pPr>
              <w:pStyle w:val="MDPI42tablebody"/>
            </w:pPr>
            <w:r>
              <w:t>Ohmite</w:t>
            </w:r>
          </w:p>
        </w:tc>
        <w:tc>
          <w:tcPr>
            <w:tcW w:w="2700" w:type="dxa"/>
            <w:shd w:val="clear" w:color="auto" w:fill="auto"/>
            <w:vAlign w:val="center"/>
          </w:tcPr>
          <w:p w14:paraId="28C5BF20" w14:textId="6C6E9391" w:rsidR="00A546EF" w:rsidRDefault="00CF63E7" w:rsidP="00E513D5">
            <w:pPr>
              <w:pStyle w:val="MDPI42tablebody"/>
              <w:spacing w:line="240" w:lineRule="auto"/>
            </w:pPr>
            <w:r w:rsidRPr="00CF63E7">
              <w:t>39.70 x 39.70</w:t>
            </w:r>
            <w:r>
              <w:t xml:space="preserve"> x 0.375</w:t>
            </w:r>
          </w:p>
        </w:tc>
        <w:tc>
          <w:tcPr>
            <w:tcW w:w="1797" w:type="dxa"/>
            <w:vAlign w:val="center"/>
          </w:tcPr>
          <w:p w14:paraId="454206D1" w14:textId="5ADD5BD5" w:rsidR="00A546EF" w:rsidRDefault="004969D7" w:rsidP="00E513D5">
            <w:pPr>
              <w:pStyle w:val="MDPI42tablebody"/>
              <w:spacing w:line="240" w:lineRule="auto"/>
            </w:pPr>
            <w:r>
              <w:t>Up till 49</w:t>
            </w:r>
            <w:r w:rsidR="00FC0971">
              <w:t xml:space="preserve"> N</w:t>
            </w:r>
          </w:p>
        </w:tc>
        <w:tc>
          <w:tcPr>
            <w:tcW w:w="20" w:type="dxa"/>
          </w:tcPr>
          <w:p w14:paraId="110C51C0" w14:textId="77777777" w:rsidR="00A546EF" w:rsidRDefault="00A546EF" w:rsidP="00E513D5">
            <w:pPr>
              <w:pStyle w:val="MDPI42tablebody"/>
              <w:spacing w:line="240" w:lineRule="auto"/>
            </w:pPr>
          </w:p>
        </w:tc>
      </w:tr>
    </w:tbl>
    <w:p w14:paraId="0704FE03" w14:textId="77777777" w:rsidR="00156BE9" w:rsidRDefault="00156BE9" w:rsidP="006C344A">
      <w:pPr>
        <w:pStyle w:val="MDPI31text"/>
        <w:ind w:left="2040"/>
      </w:pPr>
    </w:p>
    <w:p w14:paraId="0A7DA195" w14:textId="343C43E2" w:rsidR="002B0A1B" w:rsidRDefault="00972839" w:rsidP="006C344A">
      <w:pPr>
        <w:pStyle w:val="MDPI31text"/>
        <w:ind w:left="2040"/>
      </w:pPr>
      <w:r>
        <w:t xml:space="preserve">3.1.1.1 </w:t>
      </w:r>
      <w:r w:rsidR="002B0A1B">
        <w:t>Pressure Sensors Placement Strategy</w:t>
      </w:r>
    </w:p>
    <w:p w14:paraId="2526BEB1" w14:textId="6FC407CF" w:rsidR="006C344A" w:rsidRDefault="002B0A1B" w:rsidP="006C344A">
      <w:pPr>
        <w:pStyle w:val="MDPI31text"/>
      </w:pPr>
      <w:r>
        <w:t xml:space="preserve">According to Ma et al </w:t>
      </w:r>
      <w:r>
        <w:fldChar w:fldCharType="begin"/>
      </w:r>
      <w:r w:rsidR="00665387">
        <w:instrText xml:space="preserve"> ADDIN ZOTERO_ITEM CSL_CITATION {"citationID":"THpGOPt2","properties":{"formattedCitation":"[23]","plainCitation":"[23]","noteIndex":0},"citationItems":[{"id":223,"uris":["http://zotero.org/users/11398818/items/2HFDN9YP"],"itemData":{"id":223,"type":"article-journal","container-title":"IEEE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665387" w:rsidRPr="00665387">
        <w:t>[23]</w:t>
      </w:r>
      <w:r>
        <w:fldChar w:fldCharType="end"/>
      </w:r>
      <w:r>
        <w:t>,</w:t>
      </w:r>
      <w:r w:rsidRPr="00DD2DDD">
        <w:t xml:space="preserve"> there are </w:t>
      </w:r>
      <w:r>
        <w:t>two</w:t>
      </w:r>
      <w:r w:rsidRPr="00DD2DDD">
        <w:t xml:space="preserve"> main approaches being employed </w:t>
      </w:r>
      <w:r>
        <w:t xml:space="preserve">by various research studies </w:t>
      </w:r>
      <w:r w:rsidRPr="00DD2DDD">
        <w:t>in the placement of pressure sensors</w:t>
      </w:r>
      <w:r w:rsidR="002B43A0">
        <w:t xml:space="preserve"> among</w:t>
      </w:r>
      <w:r>
        <w:t xml:space="preserve"> </w:t>
      </w:r>
      <w:r w:rsidRPr="00DD2DDD">
        <w:t>smart sensing chairs system</w:t>
      </w:r>
      <w:r>
        <w:t xml:space="preserve">s which are </w:t>
      </w:r>
      <w:r w:rsidRPr="00DD2DDD">
        <w:t>dense sensor array</w:t>
      </w:r>
      <w:r w:rsidR="002B43A0">
        <w:t xml:space="preserve"> configuration</w:t>
      </w:r>
      <w:r w:rsidRPr="00DD2DDD">
        <w:t xml:space="preserve"> </w:t>
      </w:r>
      <w:r>
        <w:t xml:space="preserve">and </w:t>
      </w:r>
      <w:r w:rsidR="00A553E5">
        <w:t xml:space="preserve">a </w:t>
      </w:r>
      <w:r w:rsidRPr="00DD2DDD">
        <w:t>sparse sensor arra</w:t>
      </w:r>
      <w:r>
        <w:t>y configuration</w:t>
      </w:r>
      <w:r w:rsidRPr="00DD2DDD">
        <w:t xml:space="preserve">. A dense sensor array </w:t>
      </w:r>
      <w:r w:rsidR="00B33477">
        <w:t xml:space="preserve">is typically a </w:t>
      </w:r>
      <w:r w:rsidRPr="00DD2DDD">
        <w:t xml:space="preserve">flexible mat or an e-textile material that contains multiple pressure sensors that are interconnected together, functioning as a single unit. On the other hand, a sparse sensor array goes the </w:t>
      </w:r>
      <w:r>
        <w:t>concept</w:t>
      </w:r>
      <w:r w:rsidRPr="00DD2DDD">
        <w:t xml:space="preserve"> of having several individual pressure sensors placed at strategic point around the chair.</w:t>
      </w:r>
      <w:r w:rsidRPr="0082617F">
        <w:t xml:space="preserve"> A dense </w:t>
      </w:r>
      <w:r w:rsidR="00E170FD">
        <w:t>s</w:t>
      </w:r>
      <w:r w:rsidRPr="0082617F">
        <w:t xml:space="preserve">ensor </w:t>
      </w:r>
      <w:r w:rsidR="00E170FD">
        <w:t>a</w:t>
      </w:r>
      <w:r w:rsidRPr="0082617F">
        <w:t>rray is said to be more costly compared to its counterpart [23]</w:t>
      </w:r>
      <w:r>
        <w:t>. It must be stated that so far there has been no correlation seen that suggested that one placement strategy that produces higher classification accuracy over the other.</w:t>
      </w:r>
    </w:p>
    <w:p w14:paraId="4EFAF57B" w14:textId="77777777" w:rsidR="00D02335" w:rsidRDefault="00D02335" w:rsidP="006C344A">
      <w:pPr>
        <w:pStyle w:val="MDPI31text"/>
      </w:pPr>
    </w:p>
    <w:p w14:paraId="2FBD2C25" w14:textId="0012796A" w:rsidR="002B0A1B" w:rsidRDefault="006C344A" w:rsidP="006C344A">
      <w:pPr>
        <w:pStyle w:val="MDPI31text"/>
        <w:ind w:left="2040"/>
      </w:pPr>
      <w:r>
        <w:t>3.1.1.</w:t>
      </w:r>
      <w:r w:rsidR="00331A15">
        <w:t>1.1</w:t>
      </w:r>
      <w:r>
        <w:t xml:space="preserve"> </w:t>
      </w:r>
      <w:r w:rsidR="002B0A1B">
        <w:t>Dense Sensor Array</w:t>
      </w:r>
    </w:p>
    <w:p w14:paraId="07535260" w14:textId="289A9A39" w:rsidR="002B0A1B" w:rsidRDefault="002B0A1B" w:rsidP="002B0A1B">
      <w:pPr>
        <w:pStyle w:val="MDPI31text"/>
      </w:pPr>
      <w:r>
        <w:t xml:space="preserve">Xu et al, </w:t>
      </w:r>
      <w:r>
        <w:fldChar w:fldCharType="begin"/>
      </w:r>
      <w:r w:rsidR="00665387">
        <w:instrText xml:space="preserve"> ADDIN ZOTERO_ITEM CSL_CITATION {"citationID":"PA4OAPFs","properties":{"formattedCitation":"[24]","plainCitation":"[24]","noteIndex":0},"citationItems":[{"id":232,"uris":["http://zotero.org/users/11398818/items/ZMS5CAZB"],"itemData":{"id":232,"type":"article-journal","container-title":"IEEE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665387" w:rsidRPr="00665387">
        <w:t>[24]</w:t>
      </w:r>
      <w:r>
        <w:fldChar w:fldCharType="end"/>
      </w:r>
      <w:r>
        <w:t xml:space="preserve"> used a textile pressure sensor array along with a dynamic time wrapping based algorithm to classify 7 sitting postures with 85.90 accuracy. Huang et al., 2017 </w:t>
      </w:r>
      <w:r>
        <w:fldChar w:fldCharType="begin"/>
      </w:r>
      <w:r w:rsidR="00665387">
        <w:instrText xml:space="preserve"> ADDIN ZOTERO_ITEM CSL_CITATION {"citationID":"gb41VxpW","properties":{"formattedCitation":"[25]","plainCitation":"[25]","noteIndex":0},"citationItems":[{"id":151,"uris":["http://zotero.org/users/11398818/items/IH6ZVDXW"],"itemData":{"id":151,"type":"article-journal","abstract":"&lt;p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665387" w:rsidRPr="00665387">
        <w:t>[25]</w:t>
      </w:r>
      <w:r>
        <w:fldChar w:fldCharType="end"/>
      </w:r>
      <w:r>
        <w:t xml:space="preserve"> used a 52x44 </w:t>
      </w:r>
      <w:r w:rsidRPr="009C6F9A">
        <w:t>Piezo-Resistive Sensor Array</w:t>
      </w:r>
      <w:r>
        <w:t xml:space="preserve"> which was placed on the bottom seating. Using the ANN classifier, they were able to achieve a classification accuracy of 92.2%. Kim et al., 2018 </w:t>
      </w:r>
      <w:r>
        <w:fldChar w:fldCharType="begin"/>
      </w:r>
      <w:r w:rsidR="00665387">
        <w:instrText xml:space="preserve"> ADDIN ZOTERO_ITEM CSL_CITATION {"citationID":"XH46TJ1n","properties":{"formattedCitation":"[26]","plainCitation":"[26]","noteIndex":0},"citationItems":[{"id":161,"uris":["http://zotero.org/users/11398818/items/JP76KCNB"],"itemData":{"id":161,"type":"article-journal","container-title":"Sensors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665387" w:rsidRPr="00665387">
        <w:t>[26]</w:t>
      </w:r>
      <w:r>
        <w:fldChar w:fldCharType="end"/>
      </w:r>
      <w:r>
        <w:t xml:space="preserve"> developed a washable fabric-based sensor array. Even after one thousand independent washes, the capacitance reading from textile sensors array had not deteriorated. Kim et al. </w:t>
      </w:r>
      <w:r>
        <w:fldChar w:fldCharType="begin"/>
      </w:r>
      <w:r w:rsidR="00665387">
        <w:instrText xml:space="preserve"> ADDIN ZOTERO_ITEM CSL_CITATION {"citationID":"l3tYwQ5a","properties":{"formattedCitation":"[27]","plainCitation":"[27]","noteIndex":0},"citationItems":[{"id":214,"uris":["http://zotero.org/users/11398818/items/SBMQ83RY"],"itemData":{"id":214,"type":"article-journal","abstract":"Sitting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665387" w:rsidRPr="00665387">
        <w:t>[27]</w:t>
      </w:r>
      <w:r>
        <w:fldChar w:fldCharType="end"/>
      </w:r>
      <w:r>
        <w:t xml:space="preserve"> achieved a 95.30% accuracy using 8x8 pressure array and a CNN classifier to classify 5 sitting postures among children. Similarly, Cai et al. </w:t>
      </w:r>
      <w:r>
        <w:fldChar w:fldCharType="begin"/>
      </w:r>
      <w:r w:rsidR="00665387">
        <w:instrText xml:space="preserve"> ADDIN ZOTERO_ITEM CSL_CITATION {"citationID":"9bzs1587","properties":{"formattedCitation":"[28]","plainCitation":"[28]","noteIndex":0},"citationItems":[{"id":143,"uris":["http://zotero.org/users/11398818/items/6LWNY69L"],"itemData":{"id":143,"type":"article-journal","abstract":"As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665387" w:rsidRPr="00665387">
        <w:t>[28]</w:t>
      </w:r>
      <w:r>
        <w:fldChar w:fldCharType="end"/>
      </w:r>
      <w:r>
        <w:t xml:space="preserve"> utilized a flexible pressure sensor array (400mm x 400mm) placed on the bottom seat cushion to recognize 6 different sitting postures. Ran et al. </w:t>
      </w:r>
      <w:r>
        <w:fldChar w:fldCharType="begin"/>
      </w:r>
      <w:r w:rsidR="00665387">
        <w:instrText xml:space="preserve"> ADDIN ZOTERO_ITEM CSL_CITATION {"citationID":"g6XQK4ny","properties":{"formattedCitation":"[29]","plainCitation":"[29]","noteIndex":0},"citationItems":[{"id":163,"uris":["http://zotero.org/users/11398818/items/L7KAFSQC"],"itemData":{"id":163,"type":"article-journal","container-title":"Sensors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665387" w:rsidRPr="00665387">
        <w:t>[29]</w:t>
      </w:r>
      <w:r>
        <w:fldChar w:fldCharType="end"/>
      </w:r>
      <w:r>
        <w:t xml:space="preserve"> installed a </w:t>
      </w:r>
      <w:r w:rsidRPr="007B65CE">
        <w:t xml:space="preserve">11 × 13 Pressure </w:t>
      </w:r>
      <w:r>
        <w:t xml:space="preserve">Sensor </w:t>
      </w:r>
      <w:r w:rsidRPr="007B65CE">
        <w:t>Array (IMM00014, I-MOTION)</w:t>
      </w:r>
      <w:r>
        <w:t xml:space="preserve"> which communicated with a Raspberry PI computer which achieve a 96.22% classification accuracy using a 5-layer ANN classifier. Ahmad et al. </w:t>
      </w:r>
      <w:r>
        <w:fldChar w:fldCharType="begin"/>
      </w:r>
      <w:r w:rsidR="00665387">
        <w:instrText xml:space="preserve"> ADDIN ZOTERO_ITEM CSL_CITATION {"citationID":"vBduqYIj","properties":{"formattedCitation":"[30]","plainCitation":"[30]","noteIndex":0},"citationItems":[{"id":105,"uris":["http://zotero.org/groups/5004747/items/N5KK9WGQ"],"itemData":{"id":105,"type":"article-journal","abstract":"This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665387" w:rsidRPr="00665387">
        <w:t>[30]</w:t>
      </w:r>
      <w:r>
        <w:fldChar w:fldCharType="end"/>
      </w:r>
      <w:r>
        <w:t xml:space="preserve"> embedded a 16 screen pressure sensor array, also using a raspberry pi for sitting classification which obtained an high accuracy of 99.03% using LightGBM machine learning algorithm. Wang et al. </w:t>
      </w:r>
      <w:r>
        <w:fldChar w:fldCharType="begin"/>
      </w:r>
      <w:r w:rsidR="00665387">
        <w:instrText xml:space="preserve"> ADDIN ZOTERO_ITEM CSL_CITATION {"citationID":"rPjymtlO","properties":{"formattedCitation":"[31]","plainCitation":"[31]","noteIndex":0},"citationItems":[{"id":126,"uris":["http://zotero.org/groups/5004747/items/SZ698YAT"],"itemData":{"id":126,"type":"article-journal","container-title":"IEEE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665387" w:rsidRPr="00665387">
        <w:t>[31]</w:t>
      </w:r>
      <w:r>
        <w:fldChar w:fldCharType="end"/>
      </w:r>
      <w: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fldChar w:fldCharType="begin"/>
      </w:r>
      <w:r w:rsidR="00665387">
        <w:instrText xml:space="preserve"> ADDIN ZOTERO_ITEM CSL_CITATION {"citationID":"Lsu2glnm","properties":{"formattedCitation":"[32]","plainCitation":"[32]","noteIndex":0},"citationItems":[{"id":220,"uris":["http://zotero.org/users/11398818/items/L4XCYESC"],"itemData":{"id":220,"type":"article-journal","container-title":"Biomedical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665387" w:rsidRPr="00665387">
        <w:t>[32]</w:t>
      </w:r>
      <w:r>
        <w:fldChar w:fldCharType="end"/>
      </w:r>
      <w:r>
        <w:t xml:space="preserve"> also implemented a similar system that analyses the hip pressure, which subsequently achieved an accuracy of 99.82 using CNN.</w:t>
      </w:r>
    </w:p>
    <w:p w14:paraId="118B6E71" w14:textId="070A883D" w:rsidR="002B0A1B" w:rsidRDefault="002B0A1B" w:rsidP="002B0A1B">
      <w:pPr>
        <w:pStyle w:val="MDPI41tablecaption"/>
      </w:pPr>
      <w:r>
        <w:rPr>
          <w:b/>
        </w:rPr>
        <w:t xml:space="preserve">Table </w:t>
      </w:r>
      <w:r w:rsidR="004321D0">
        <w:rPr>
          <w:b/>
        </w:rPr>
        <w:t>4</w:t>
      </w:r>
      <w:r w:rsidRPr="00325902">
        <w:rPr>
          <w:b/>
        </w:rPr>
        <w:t>.</w:t>
      </w:r>
      <w:r w:rsidRPr="00325902">
        <w:t xml:space="preserve"> </w:t>
      </w:r>
      <w:r>
        <w:t>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597E6D" w:rsidRPr="00EF08AF" w14:paraId="3D8DD012" w14:textId="693B02D9" w:rsidTr="00597E6D">
        <w:trPr>
          <w:trHeight w:val="301"/>
        </w:trPr>
        <w:tc>
          <w:tcPr>
            <w:tcW w:w="5132" w:type="dxa"/>
            <w:tcBorders>
              <w:bottom w:val="single" w:sz="4" w:space="0" w:color="auto"/>
            </w:tcBorders>
            <w:shd w:val="clear" w:color="auto" w:fill="auto"/>
            <w:vAlign w:val="center"/>
          </w:tcPr>
          <w:p w14:paraId="270F0F6E" w14:textId="76DAD104" w:rsidR="00597E6D" w:rsidRPr="007F7C8C" w:rsidRDefault="00597E6D" w:rsidP="00303DCE">
            <w:pPr>
              <w:pStyle w:val="MDPI42tablebody"/>
              <w:spacing w:line="240" w:lineRule="auto"/>
              <w:rPr>
                <w:b/>
                <w:snapToGrid/>
              </w:rPr>
            </w:pPr>
            <w:r>
              <w:rPr>
                <w:b/>
                <w:snapToGrid/>
              </w:rPr>
              <w:t>Sensor</w:t>
            </w:r>
          </w:p>
        </w:tc>
        <w:tc>
          <w:tcPr>
            <w:tcW w:w="1410" w:type="dxa"/>
            <w:tcBorders>
              <w:bottom w:val="single" w:sz="4" w:space="0" w:color="auto"/>
            </w:tcBorders>
            <w:shd w:val="clear" w:color="auto" w:fill="auto"/>
            <w:vAlign w:val="center"/>
          </w:tcPr>
          <w:p w14:paraId="45ED5976" w14:textId="4D5DAA02" w:rsidR="00597E6D" w:rsidRPr="007F7C8C" w:rsidRDefault="00597E6D" w:rsidP="00303DCE">
            <w:pPr>
              <w:pStyle w:val="MDPI42tablebody"/>
              <w:spacing w:line="240" w:lineRule="auto"/>
              <w:rPr>
                <w:b/>
                <w:snapToGrid/>
              </w:rPr>
            </w:pPr>
            <w:r>
              <w:rPr>
                <w:b/>
                <w:snapToGrid/>
              </w:rPr>
              <w:t>Accuracy</w:t>
            </w:r>
          </w:p>
        </w:tc>
        <w:tc>
          <w:tcPr>
            <w:tcW w:w="1288" w:type="dxa"/>
            <w:tcBorders>
              <w:bottom w:val="single" w:sz="4" w:space="0" w:color="auto"/>
            </w:tcBorders>
          </w:tcPr>
          <w:p w14:paraId="17E93B71" w14:textId="4B4E8156" w:rsidR="00597E6D" w:rsidRDefault="00597E6D" w:rsidP="00303DCE">
            <w:pPr>
              <w:pStyle w:val="MDPI42tablebody"/>
              <w:spacing w:line="240" w:lineRule="auto"/>
              <w:rPr>
                <w:b/>
                <w:snapToGrid/>
              </w:rPr>
            </w:pPr>
            <w:r>
              <w:rPr>
                <w:b/>
                <w:snapToGrid/>
              </w:rPr>
              <w:t># of Postures</w:t>
            </w:r>
          </w:p>
        </w:tc>
      </w:tr>
      <w:tr w:rsidR="00597E6D" w:rsidRPr="00EF08AF" w14:paraId="48210576" w14:textId="699A1426" w:rsidTr="00597E6D">
        <w:trPr>
          <w:trHeight w:val="282"/>
        </w:trPr>
        <w:tc>
          <w:tcPr>
            <w:tcW w:w="5132" w:type="dxa"/>
            <w:shd w:val="clear" w:color="auto" w:fill="auto"/>
            <w:vAlign w:val="center"/>
          </w:tcPr>
          <w:p w14:paraId="047411F8" w14:textId="51B500A0" w:rsidR="00597E6D" w:rsidRPr="00F220D4" w:rsidRDefault="00597E6D" w:rsidP="00303DCE">
            <w:pPr>
              <w:pStyle w:val="MDPI42tablebody"/>
              <w:spacing w:line="240" w:lineRule="auto"/>
            </w:pPr>
            <w:r w:rsidRPr="0084148C">
              <w:t>Textile Pressure Sensor Array</w:t>
            </w:r>
            <w:r>
              <w:t xml:space="preserve"> </w:t>
            </w:r>
            <w:r>
              <w:fldChar w:fldCharType="begin"/>
            </w:r>
            <w:r w:rsidR="00665387">
              <w:instrText xml:space="preserve"> ADDIN ZOTERO_ITEM CSL_CITATION {"citationID":"qUqqwMfX","properties":{"formattedCitation":"[24]","plainCitation":"[24]","noteIndex":0},"citationItems":[{"id":232,"uris":["http://zotero.org/users/11398818/items/ZMS5CAZB"],"itemData":{"id":232,"type":"article-journal","container-title":"IEEE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665387" w:rsidRPr="00665387">
              <w:t>[24]</w:t>
            </w:r>
            <w:r>
              <w:fldChar w:fldCharType="end"/>
            </w:r>
          </w:p>
        </w:tc>
        <w:tc>
          <w:tcPr>
            <w:tcW w:w="1410" w:type="dxa"/>
            <w:shd w:val="clear" w:color="auto" w:fill="auto"/>
            <w:vAlign w:val="center"/>
          </w:tcPr>
          <w:p w14:paraId="3F15F33B" w14:textId="0677DF3A" w:rsidR="00597E6D" w:rsidRPr="00F220D4" w:rsidRDefault="00597E6D" w:rsidP="00303DCE">
            <w:pPr>
              <w:pStyle w:val="MDPI42tablebody"/>
              <w:spacing w:line="240" w:lineRule="auto"/>
            </w:pPr>
            <w:r>
              <w:t>85.90%</w:t>
            </w:r>
          </w:p>
        </w:tc>
        <w:tc>
          <w:tcPr>
            <w:tcW w:w="1288" w:type="dxa"/>
          </w:tcPr>
          <w:p w14:paraId="5703D530" w14:textId="4A99BB06" w:rsidR="00597E6D" w:rsidRDefault="00A538D1" w:rsidP="00303DCE">
            <w:pPr>
              <w:pStyle w:val="MDPI42tablebody"/>
              <w:spacing w:line="240" w:lineRule="auto"/>
            </w:pPr>
            <w:r>
              <w:t>14</w:t>
            </w:r>
          </w:p>
        </w:tc>
      </w:tr>
      <w:tr w:rsidR="00597E6D" w:rsidRPr="00EF08AF" w14:paraId="11773ACB" w14:textId="4916750B" w:rsidTr="00597E6D">
        <w:trPr>
          <w:trHeight w:val="301"/>
        </w:trPr>
        <w:tc>
          <w:tcPr>
            <w:tcW w:w="5132" w:type="dxa"/>
            <w:shd w:val="clear" w:color="auto" w:fill="auto"/>
            <w:vAlign w:val="center"/>
          </w:tcPr>
          <w:p w14:paraId="35DB5057" w14:textId="5D793C10" w:rsidR="00597E6D" w:rsidRPr="00F220D4" w:rsidRDefault="00597E6D" w:rsidP="00303DCE">
            <w:pPr>
              <w:pStyle w:val="MDPI42tablebody"/>
              <w:spacing w:line="240" w:lineRule="auto"/>
            </w:pPr>
            <w:r w:rsidRPr="00943C10">
              <w:rPr>
                <w:lang w:val="it-IT"/>
                <w:rPrChange w:id="53" w:author="Janusz Kulon" w:date="2024-01-18T12:44:00Z">
                  <w:rPr/>
                </w:rPrChange>
              </w:rPr>
              <w:t>52x44 Piezo-Resistive Sensor Array</w:t>
            </w:r>
            <w:r>
              <w:rPr>
                <w:lang w:val="it-IT"/>
              </w:rPr>
              <w:t xml:space="preserve"> </w:t>
            </w:r>
            <w:r>
              <w:rPr>
                <w:lang w:val="it-IT"/>
              </w:rPr>
              <w:fldChar w:fldCharType="begin"/>
            </w:r>
            <w:r w:rsidR="00665387">
              <w:rPr>
                <w:lang w:val="it-IT"/>
              </w:rPr>
              <w:instrText xml:space="preserve"> ADDIN ZOTERO_ITEM CSL_CITATION {"citationID":"E3JeuHRS","properties":{"formattedCitation":"[25]","plainCitation":"[25]","noteIndex":0},"citationItems":[{"id":151,"uris":["http://zotero.org/users/11398818/items/IH6ZVDXW"],"itemData":{"id":151,"type":"article-journal","abstract":"&lt;p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lang w:val="it-IT"/>
              </w:rPr>
              <w:fldChar w:fldCharType="separate"/>
            </w:r>
            <w:r w:rsidR="00665387" w:rsidRPr="00665387">
              <w:t>[25]</w:t>
            </w:r>
            <w:r>
              <w:rPr>
                <w:lang w:val="it-IT"/>
              </w:rPr>
              <w:fldChar w:fldCharType="end"/>
            </w:r>
          </w:p>
        </w:tc>
        <w:tc>
          <w:tcPr>
            <w:tcW w:w="1410" w:type="dxa"/>
            <w:shd w:val="clear" w:color="auto" w:fill="auto"/>
            <w:vAlign w:val="center"/>
          </w:tcPr>
          <w:p w14:paraId="2EF1E8A8" w14:textId="30F5F4FD" w:rsidR="00597E6D" w:rsidRPr="00F220D4" w:rsidRDefault="00597E6D" w:rsidP="00303DCE">
            <w:pPr>
              <w:pStyle w:val="MDPI42tablebody"/>
              <w:spacing w:line="240" w:lineRule="auto"/>
            </w:pPr>
            <w:r>
              <w:t>92.20%</w:t>
            </w:r>
          </w:p>
        </w:tc>
        <w:tc>
          <w:tcPr>
            <w:tcW w:w="1288" w:type="dxa"/>
          </w:tcPr>
          <w:p w14:paraId="7D950255" w14:textId="55CCE414" w:rsidR="00597E6D" w:rsidRDefault="00BB54A8" w:rsidP="00303DCE">
            <w:pPr>
              <w:pStyle w:val="MDPI42tablebody"/>
              <w:spacing w:line="240" w:lineRule="auto"/>
            </w:pPr>
            <w:r>
              <w:t>8</w:t>
            </w:r>
          </w:p>
        </w:tc>
      </w:tr>
      <w:tr w:rsidR="00597E6D" w:rsidRPr="00EF08AF" w14:paraId="00FEA3EB" w14:textId="588760D4" w:rsidTr="00597E6D">
        <w:trPr>
          <w:trHeight w:val="301"/>
        </w:trPr>
        <w:tc>
          <w:tcPr>
            <w:tcW w:w="5132" w:type="dxa"/>
            <w:shd w:val="clear" w:color="auto" w:fill="auto"/>
            <w:vAlign w:val="center"/>
          </w:tcPr>
          <w:p w14:paraId="38C28E44" w14:textId="5713CFFD" w:rsidR="00597E6D" w:rsidRPr="00943C10" w:rsidRDefault="00597E6D" w:rsidP="00303DCE">
            <w:pPr>
              <w:pStyle w:val="MDPI42tablebody"/>
              <w:spacing w:line="240" w:lineRule="auto"/>
              <w:rPr>
                <w:lang w:val="it-IT"/>
              </w:rPr>
            </w:pPr>
            <w:r w:rsidRPr="009B0D8E">
              <w:t>Textile Pressure Sensors</w:t>
            </w:r>
            <w:r>
              <w:t xml:space="preserve"> (Woven Fabric) </w:t>
            </w:r>
            <w:r>
              <w:fldChar w:fldCharType="begin"/>
            </w:r>
            <w:r w:rsidR="00665387">
              <w:instrText xml:space="preserve"> ADDIN ZOTERO_ITEM CSL_CITATION {"citationID":"gZKeEbsz","properties":{"formattedCitation":"[26]","plainCitation":"[26]","noteIndex":0},"citationItems":[{"id":161,"uris":["http://zotero.org/users/11398818/items/JP76KCNB"],"itemData":{"id":161,"type":"article-journal","container-title":"Sensors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665387" w:rsidRPr="00665387">
              <w:t>[26]</w:t>
            </w:r>
            <w:r>
              <w:fldChar w:fldCharType="end"/>
            </w:r>
          </w:p>
        </w:tc>
        <w:tc>
          <w:tcPr>
            <w:tcW w:w="1410" w:type="dxa"/>
            <w:shd w:val="clear" w:color="auto" w:fill="auto"/>
            <w:vAlign w:val="center"/>
          </w:tcPr>
          <w:p w14:paraId="1AD88F50" w14:textId="177A7AE2" w:rsidR="00597E6D" w:rsidRDefault="00597E6D" w:rsidP="00303DCE">
            <w:pPr>
              <w:pStyle w:val="MDPI42tablebody"/>
              <w:spacing w:line="240" w:lineRule="auto"/>
            </w:pPr>
            <w:r>
              <w:t>-</w:t>
            </w:r>
          </w:p>
        </w:tc>
        <w:tc>
          <w:tcPr>
            <w:tcW w:w="1288" w:type="dxa"/>
          </w:tcPr>
          <w:p w14:paraId="5C9A78DC" w14:textId="3056B5CC" w:rsidR="00597E6D" w:rsidRDefault="00BB54A8" w:rsidP="00303DCE">
            <w:pPr>
              <w:pStyle w:val="MDPI42tablebody"/>
              <w:spacing w:line="240" w:lineRule="auto"/>
            </w:pPr>
            <w:r>
              <w:t>7</w:t>
            </w:r>
          </w:p>
        </w:tc>
      </w:tr>
      <w:tr w:rsidR="00597E6D" w:rsidRPr="00EF08AF" w14:paraId="4D190B4F" w14:textId="2D1B7394" w:rsidTr="00597E6D">
        <w:trPr>
          <w:trHeight w:val="301"/>
        </w:trPr>
        <w:tc>
          <w:tcPr>
            <w:tcW w:w="5132" w:type="dxa"/>
            <w:shd w:val="clear" w:color="auto" w:fill="auto"/>
            <w:vAlign w:val="center"/>
          </w:tcPr>
          <w:p w14:paraId="1E25D9C7" w14:textId="6A38D274" w:rsidR="00597E6D" w:rsidRPr="00D73B4F" w:rsidRDefault="00597E6D" w:rsidP="00303DCE">
            <w:pPr>
              <w:pStyle w:val="MDPI42tablebody"/>
              <w:spacing w:line="240" w:lineRule="auto"/>
              <w:rPr>
                <w:lang w:val="it-IT"/>
              </w:rPr>
            </w:pPr>
            <w:r w:rsidRPr="00D73B4F">
              <w:rPr>
                <w:lang w:val="it-IT"/>
              </w:rPr>
              <w:t>8x8 Pressure Mat Sensor</w:t>
            </w:r>
            <w:r>
              <w:rPr>
                <w:lang w:val="it-IT"/>
              </w:rPr>
              <w:t xml:space="preserve"> </w:t>
            </w:r>
            <w:r>
              <w:fldChar w:fldCharType="begin"/>
            </w:r>
            <w:r w:rsidR="00665387">
              <w:instrText xml:space="preserve"> ADDIN ZOTERO_ITEM CSL_CITATION {"citationID":"SRgAzMXS","properties":{"formattedCitation":"[27]","plainCitation":"[27]","noteIndex":0},"citationItems":[{"id":214,"uris":["http://zotero.org/users/11398818/items/SBMQ83RY"],"itemData":{"id":214,"type":"article-journal","abstract":"Sitting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665387" w:rsidRPr="00665387">
              <w:t>[27]</w:t>
            </w:r>
            <w:r>
              <w:fldChar w:fldCharType="end"/>
            </w:r>
          </w:p>
        </w:tc>
        <w:tc>
          <w:tcPr>
            <w:tcW w:w="1410" w:type="dxa"/>
            <w:shd w:val="clear" w:color="auto" w:fill="auto"/>
            <w:vAlign w:val="center"/>
          </w:tcPr>
          <w:p w14:paraId="2D205992" w14:textId="5FB7776D" w:rsidR="00597E6D" w:rsidRDefault="00597E6D" w:rsidP="00303DCE">
            <w:pPr>
              <w:pStyle w:val="MDPI42tablebody"/>
              <w:spacing w:line="240" w:lineRule="auto"/>
            </w:pPr>
            <w:r>
              <w:t>95.30%</w:t>
            </w:r>
          </w:p>
        </w:tc>
        <w:tc>
          <w:tcPr>
            <w:tcW w:w="1288" w:type="dxa"/>
          </w:tcPr>
          <w:p w14:paraId="112DBE93" w14:textId="0989277B" w:rsidR="00597E6D" w:rsidRDefault="00BB54A8" w:rsidP="00303DCE">
            <w:pPr>
              <w:pStyle w:val="MDPI42tablebody"/>
              <w:spacing w:line="240" w:lineRule="auto"/>
            </w:pPr>
            <w:r>
              <w:t>5</w:t>
            </w:r>
          </w:p>
        </w:tc>
      </w:tr>
      <w:tr w:rsidR="00597E6D" w:rsidRPr="00EF08AF" w14:paraId="1280544F" w14:textId="22F4BDA9" w:rsidTr="00597E6D">
        <w:trPr>
          <w:trHeight w:val="301"/>
        </w:trPr>
        <w:tc>
          <w:tcPr>
            <w:tcW w:w="5132" w:type="dxa"/>
            <w:shd w:val="clear" w:color="auto" w:fill="auto"/>
            <w:vAlign w:val="center"/>
          </w:tcPr>
          <w:p w14:paraId="416F0734" w14:textId="1C67D8FC" w:rsidR="00597E6D" w:rsidRPr="00D73B4F" w:rsidRDefault="00597E6D" w:rsidP="00303DCE">
            <w:pPr>
              <w:pStyle w:val="MDPI42tablebody"/>
              <w:spacing w:line="240" w:lineRule="auto"/>
              <w:rPr>
                <w:lang w:val="it-IT"/>
              </w:rPr>
            </w:pPr>
            <w:r w:rsidRPr="00D73B4F">
              <w:rPr>
                <w:lang w:val="it-IT"/>
              </w:rPr>
              <w:t>400mm x 400mm Flexible Array Pressure Sensor</w:t>
            </w:r>
            <w:r>
              <w:rPr>
                <w:lang w:val="it-IT"/>
              </w:rPr>
              <w:t xml:space="preserve"> </w:t>
            </w:r>
            <w:r>
              <w:fldChar w:fldCharType="begin"/>
            </w:r>
            <w:r w:rsidR="00665387">
              <w:instrText xml:space="preserve"> ADDIN ZOTERO_ITEM CSL_CITATION {"citationID":"BNnUMXYr","properties":{"formattedCitation":"[28]","plainCitation":"[28]","noteIndex":0},"citationItems":[{"id":143,"uris":["http://zotero.org/users/11398818/items/6LWNY69L"],"itemData":{"id":143,"type":"article-journal","abstract":"As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665387" w:rsidRPr="00665387">
              <w:t>[28]</w:t>
            </w:r>
            <w:r>
              <w:fldChar w:fldCharType="end"/>
            </w:r>
          </w:p>
        </w:tc>
        <w:tc>
          <w:tcPr>
            <w:tcW w:w="1410" w:type="dxa"/>
            <w:shd w:val="clear" w:color="auto" w:fill="auto"/>
            <w:vAlign w:val="center"/>
          </w:tcPr>
          <w:p w14:paraId="5B742A1C" w14:textId="3A0B683F" w:rsidR="00597E6D" w:rsidRDefault="00597E6D" w:rsidP="00303DCE">
            <w:pPr>
              <w:pStyle w:val="MDPI42tablebody"/>
              <w:spacing w:line="240" w:lineRule="auto"/>
            </w:pPr>
            <w:r>
              <w:t>95.67%</w:t>
            </w:r>
          </w:p>
        </w:tc>
        <w:tc>
          <w:tcPr>
            <w:tcW w:w="1288" w:type="dxa"/>
          </w:tcPr>
          <w:p w14:paraId="221CAEF9" w14:textId="4CDB6160" w:rsidR="00597E6D" w:rsidRDefault="00577762" w:rsidP="00303DCE">
            <w:pPr>
              <w:pStyle w:val="MDPI42tablebody"/>
              <w:spacing w:line="240" w:lineRule="auto"/>
            </w:pPr>
            <w:r>
              <w:t>6</w:t>
            </w:r>
          </w:p>
        </w:tc>
      </w:tr>
      <w:tr w:rsidR="00597E6D" w:rsidRPr="00EF08AF" w14:paraId="024B6813" w14:textId="4171513C" w:rsidTr="00597E6D">
        <w:trPr>
          <w:trHeight w:val="301"/>
        </w:trPr>
        <w:tc>
          <w:tcPr>
            <w:tcW w:w="5132" w:type="dxa"/>
            <w:shd w:val="clear" w:color="auto" w:fill="auto"/>
            <w:vAlign w:val="center"/>
          </w:tcPr>
          <w:p w14:paraId="61E1F62A" w14:textId="22D27E15" w:rsidR="00597E6D" w:rsidRPr="00D73B4F" w:rsidRDefault="00597E6D" w:rsidP="00303DCE">
            <w:pPr>
              <w:pStyle w:val="MDPI42tablebody"/>
              <w:spacing w:line="240" w:lineRule="auto"/>
              <w:rPr>
                <w:lang w:val="it-IT"/>
              </w:rPr>
            </w:pPr>
            <w:r w:rsidRPr="00585CE4">
              <w:rPr>
                <w:lang w:val="it-IT"/>
              </w:rPr>
              <w:t>11 × 13 Pressure Array (IMM00014, I-MOTION)</w:t>
            </w:r>
            <w:r>
              <w:rPr>
                <w:lang w:val="it-IT"/>
              </w:rPr>
              <w:t xml:space="preserve"> </w:t>
            </w:r>
            <w:r>
              <w:fldChar w:fldCharType="begin"/>
            </w:r>
            <w:r w:rsidR="00665387">
              <w:instrText xml:space="preserve"> ADDIN ZOTERO_ITEM CSL_CITATION {"citationID":"dWLOO0lR","properties":{"formattedCitation":"[29]","plainCitation":"[29]","noteIndex":0},"citationItems":[{"id":163,"uris":["http://zotero.org/users/11398818/items/L7KAFSQC"],"itemData":{"id":163,"type":"article-journal","container-title":"Sensors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665387" w:rsidRPr="00665387">
              <w:t>[29]</w:t>
            </w:r>
            <w:r>
              <w:fldChar w:fldCharType="end"/>
            </w:r>
          </w:p>
        </w:tc>
        <w:tc>
          <w:tcPr>
            <w:tcW w:w="1410" w:type="dxa"/>
            <w:shd w:val="clear" w:color="auto" w:fill="auto"/>
            <w:vAlign w:val="center"/>
          </w:tcPr>
          <w:p w14:paraId="34AD9575" w14:textId="7CF40FB4" w:rsidR="00597E6D" w:rsidRDefault="00597E6D" w:rsidP="00303DCE">
            <w:pPr>
              <w:pStyle w:val="MDPI42tablebody"/>
              <w:spacing w:line="240" w:lineRule="auto"/>
            </w:pPr>
            <w:r>
              <w:t>97.07%</w:t>
            </w:r>
          </w:p>
        </w:tc>
        <w:tc>
          <w:tcPr>
            <w:tcW w:w="1288" w:type="dxa"/>
          </w:tcPr>
          <w:p w14:paraId="33464F47" w14:textId="02538C03" w:rsidR="00597E6D" w:rsidRDefault="00824984" w:rsidP="00303DCE">
            <w:pPr>
              <w:pStyle w:val="MDPI42tablebody"/>
              <w:spacing w:line="240" w:lineRule="auto"/>
            </w:pPr>
            <w:r>
              <w:t>7</w:t>
            </w:r>
          </w:p>
        </w:tc>
      </w:tr>
      <w:tr w:rsidR="00597E6D" w:rsidRPr="00EF08AF" w14:paraId="0474CC86" w14:textId="2B5C2086" w:rsidTr="00597E6D">
        <w:trPr>
          <w:trHeight w:val="301"/>
        </w:trPr>
        <w:tc>
          <w:tcPr>
            <w:tcW w:w="5132" w:type="dxa"/>
            <w:shd w:val="clear" w:color="auto" w:fill="auto"/>
            <w:vAlign w:val="center"/>
          </w:tcPr>
          <w:p w14:paraId="358158B3" w14:textId="767A3FFA" w:rsidR="00597E6D" w:rsidRPr="00585CE4" w:rsidRDefault="00597E6D" w:rsidP="00303DCE">
            <w:pPr>
              <w:pStyle w:val="MDPI42tablebody"/>
              <w:spacing w:line="240" w:lineRule="auto"/>
              <w:rPr>
                <w:lang w:val="it-IT"/>
              </w:rPr>
            </w:pPr>
            <w:r w:rsidRPr="009A7014">
              <w:rPr>
                <w:lang w:val="it-IT"/>
              </w:rPr>
              <w:lastRenderedPageBreak/>
              <w:t>Screen Printed Pressure sensor units (16 Array)</w:t>
            </w:r>
            <w:r>
              <w:rPr>
                <w:lang w:val="it-IT"/>
              </w:rPr>
              <w:t xml:space="preserve"> </w:t>
            </w:r>
            <w:r>
              <w:fldChar w:fldCharType="begin"/>
            </w:r>
            <w:r w:rsidR="00665387">
              <w:instrText xml:space="preserve"> ADDIN ZOTERO_ITEM CSL_CITATION {"citationID":"bUMa0g88","properties":{"formattedCitation":"[30]","plainCitation":"[30]","noteIndex":0},"citationItems":[{"id":105,"uris":["http://zotero.org/groups/5004747/items/N5KK9WGQ"],"itemData":{"id":105,"type":"article-journal","abstract":"This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665387" w:rsidRPr="00665387">
              <w:t>[30]</w:t>
            </w:r>
            <w:r>
              <w:fldChar w:fldCharType="end"/>
            </w:r>
          </w:p>
        </w:tc>
        <w:tc>
          <w:tcPr>
            <w:tcW w:w="1410" w:type="dxa"/>
            <w:shd w:val="clear" w:color="auto" w:fill="auto"/>
            <w:vAlign w:val="center"/>
          </w:tcPr>
          <w:p w14:paraId="3E34A398" w14:textId="481365BF" w:rsidR="00597E6D" w:rsidRDefault="00597E6D" w:rsidP="00303DCE">
            <w:pPr>
              <w:pStyle w:val="MDPI42tablebody"/>
              <w:spacing w:line="240" w:lineRule="auto"/>
            </w:pPr>
            <w:r>
              <w:t>99.03%</w:t>
            </w:r>
          </w:p>
        </w:tc>
        <w:tc>
          <w:tcPr>
            <w:tcW w:w="1288" w:type="dxa"/>
          </w:tcPr>
          <w:p w14:paraId="08588455" w14:textId="3255ED35" w:rsidR="00597E6D" w:rsidRDefault="00824984" w:rsidP="00303DCE">
            <w:pPr>
              <w:pStyle w:val="MDPI42tablebody"/>
              <w:spacing w:line="240" w:lineRule="auto"/>
            </w:pPr>
            <w:r>
              <w:t>4</w:t>
            </w:r>
          </w:p>
        </w:tc>
      </w:tr>
      <w:tr w:rsidR="00597E6D" w:rsidRPr="00EF08AF" w14:paraId="6E6B4EE7" w14:textId="46D96794" w:rsidTr="00597E6D">
        <w:trPr>
          <w:trHeight w:val="301"/>
        </w:trPr>
        <w:tc>
          <w:tcPr>
            <w:tcW w:w="5132" w:type="dxa"/>
            <w:shd w:val="clear" w:color="auto" w:fill="auto"/>
            <w:vAlign w:val="center"/>
          </w:tcPr>
          <w:p w14:paraId="010D73CB" w14:textId="7A425741" w:rsidR="00597E6D" w:rsidRPr="009A7014" w:rsidRDefault="00597E6D" w:rsidP="00303DCE">
            <w:pPr>
              <w:pStyle w:val="MDPI42tablebody"/>
              <w:spacing w:line="240" w:lineRule="auto"/>
              <w:rPr>
                <w:lang w:val="it-IT"/>
              </w:rPr>
            </w:pPr>
            <w:r w:rsidRPr="009A7014">
              <w:rPr>
                <w:lang w:val="it-IT"/>
              </w:rPr>
              <w:t>2 Pressure Sensors Array (FSR)</w:t>
            </w:r>
            <w:r>
              <w:rPr>
                <w:lang w:val="it-IT"/>
              </w:rPr>
              <w:t xml:space="preserve"> </w:t>
            </w:r>
            <w:r>
              <w:fldChar w:fldCharType="begin"/>
            </w:r>
            <w:r w:rsidR="00665387">
              <w:instrText xml:space="preserve"> ADDIN ZOTERO_ITEM CSL_CITATION {"citationID":"MJaKl07D","properties":{"formattedCitation":"[31]","plainCitation":"[31]","noteIndex":0},"citationItems":[{"id":126,"uris":["http://zotero.org/groups/5004747/items/SZ698YAT"],"itemData":{"id":126,"type":"article-journal","container-title":"IEEE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665387" w:rsidRPr="00665387">
              <w:t>[31]</w:t>
            </w:r>
            <w:r>
              <w:fldChar w:fldCharType="end"/>
            </w:r>
          </w:p>
        </w:tc>
        <w:tc>
          <w:tcPr>
            <w:tcW w:w="1410" w:type="dxa"/>
            <w:shd w:val="clear" w:color="auto" w:fill="auto"/>
            <w:vAlign w:val="center"/>
          </w:tcPr>
          <w:p w14:paraId="7C1FE399" w14:textId="04C6C386" w:rsidR="00597E6D" w:rsidRDefault="00597E6D" w:rsidP="00303DCE">
            <w:pPr>
              <w:pStyle w:val="MDPI42tablebody"/>
              <w:spacing w:line="240" w:lineRule="auto"/>
            </w:pPr>
            <w:r>
              <w:t>88.52%</w:t>
            </w:r>
          </w:p>
        </w:tc>
        <w:tc>
          <w:tcPr>
            <w:tcW w:w="1288" w:type="dxa"/>
          </w:tcPr>
          <w:p w14:paraId="1D67632C" w14:textId="4FDEBF75" w:rsidR="00597E6D" w:rsidRDefault="00824984" w:rsidP="00303DCE">
            <w:pPr>
              <w:pStyle w:val="MDPI42tablebody"/>
              <w:spacing w:line="240" w:lineRule="auto"/>
            </w:pPr>
            <w:r>
              <w:t>15</w:t>
            </w:r>
          </w:p>
        </w:tc>
      </w:tr>
      <w:tr w:rsidR="00597E6D" w:rsidRPr="00EF08AF" w14:paraId="716C45E7" w14:textId="225450A0" w:rsidTr="00597E6D">
        <w:trPr>
          <w:trHeight w:val="301"/>
        </w:trPr>
        <w:tc>
          <w:tcPr>
            <w:tcW w:w="5132" w:type="dxa"/>
            <w:shd w:val="clear" w:color="auto" w:fill="auto"/>
            <w:vAlign w:val="center"/>
          </w:tcPr>
          <w:p w14:paraId="03A85CC0" w14:textId="5758662E" w:rsidR="00597E6D" w:rsidRPr="009A7014" w:rsidRDefault="00597E6D" w:rsidP="00303DCE">
            <w:pPr>
              <w:pStyle w:val="MDPI42tablebody"/>
              <w:spacing w:line="240" w:lineRule="auto"/>
              <w:rPr>
                <w:lang w:val="it-IT"/>
              </w:rPr>
            </w:pPr>
            <w:r w:rsidRPr="009A7014">
              <w:rPr>
                <w:lang w:val="it-IT"/>
              </w:rPr>
              <w:t>44 × 52 Pressure Sensor Array</w:t>
            </w:r>
            <w:r>
              <w:rPr>
                <w:lang w:val="it-IT"/>
              </w:rPr>
              <w:t xml:space="preserve"> </w:t>
            </w:r>
            <w:r>
              <w:fldChar w:fldCharType="begin"/>
            </w:r>
            <w:r w:rsidR="00665387">
              <w:instrText xml:space="preserve"> ADDIN ZOTERO_ITEM CSL_CITATION {"citationID":"5zplmuNL","properties":{"formattedCitation":"[32]","plainCitation":"[32]","noteIndex":0},"citationItems":[{"id":220,"uris":["http://zotero.org/users/11398818/items/L4XCYESC"],"itemData":{"id":220,"type":"article-journal","container-title":"Biomedical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665387" w:rsidRPr="00665387">
              <w:t>[32]</w:t>
            </w:r>
            <w:r>
              <w:fldChar w:fldCharType="end"/>
            </w:r>
          </w:p>
        </w:tc>
        <w:tc>
          <w:tcPr>
            <w:tcW w:w="1410" w:type="dxa"/>
            <w:shd w:val="clear" w:color="auto" w:fill="auto"/>
            <w:vAlign w:val="center"/>
          </w:tcPr>
          <w:p w14:paraId="6CFAED3E" w14:textId="0E202B88" w:rsidR="00597E6D" w:rsidRDefault="00597E6D" w:rsidP="00303DCE">
            <w:pPr>
              <w:pStyle w:val="MDPI42tablebody"/>
              <w:spacing w:line="240" w:lineRule="auto"/>
            </w:pPr>
            <w:r>
              <w:t>99.82%</w:t>
            </w:r>
          </w:p>
        </w:tc>
        <w:tc>
          <w:tcPr>
            <w:tcW w:w="1288" w:type="dxa"/>
          </w:tcPr>
          <w:p w14:paraId="17A5C219" w14:textId="49785816" w:rsidR="00597E6D" w:rsidRDefault="004A20ED" w:rsidP="00303DCE">
            <w:pPr>
              <w:pStyle w:val="MDPI42tablebody"/>
              <w:spacing w:line="240" w:lineRule="auto"/>
            </w:pPr>
            <w:r>
              <w:t>5</w:t>
            </w:r>
          </w:p>
        </w:tc>
      </w:tr>
    </w:tbl>
    <w:p w14:paraId="0CEC9CBC" w14:textId="16F5C920" w:rsidR="002B0A1B" w:rsidRDefault="00000000" w:rsidP="002B0A1B">
      <w:pPr>
        <w:pStyle w:val="MDPI31text"/>
        <w:ind w:left="0" w:firstLine="0"/>
      </w:pPr>
      <w:r>
        <w:rPr>
          <w:noProof/>
        </w:rPr>
        <w:pict w14:anchorId="761E7BBB">
          <v:rect id="Ink 56" o:spid="_x0000_s2056" style="position:absolute;left:0;text-align:left;margin-left:591.95pt;margin-top:-30.75pt;width:138.8pt;height:91.55pt;z-index:25171968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C4594B0" w14:textId="79E9D19E" w:rsidR="002B0A1B" w:rsidRDefault="005C4BA3" w:rsidP="002B0A1B">
      <w:pPr>
        <w:pStyle w:val="MDPI31text"/>
      </w:pPr>
      <w:r>
        <w:t>3.1.1.1.2 Sparse</w:t>
      </w:r>
      <w:r w:rsidR="002B0A1B">
        <w:t xml:space="preserve"> Sensor Array</w:t>
      </w:r>
    </w:p>
    <w:p w14:paraId="44660D36" w14:textId="00EEFCFD" w:rsidR="002B0A1B" w:rsidRDefault="002B0A1B" w:rsidP="002B0A1B">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Aminosharieh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Luna-Perejón et al.</w:t>
      </w:r>
      <w:r>
        <w:t xml:space="preserve"> </w:t>
      </w:r>
      <w:r>
        <w:fldChar w:fldCharType="begin"/>
      </w:r>
      <w:r w:rsidR="00665387">
        <w:instrText xml:space="preserve"> ADDIN ZOTERO_ITEM CSL_CITATION {"citationID":"CEdhkYZp","properties":{"formattedCitation":"[33]","plainCitation":"[33]","noteIndex":0},"citationItems":[{"id":216,"uris":["http://zotero.org/users/11398818/items/AU67EL3E"],"itemData":{"id":216,"type":"article-journal","abstract":"Nowadays,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665387" w:rsidRPr="00665387">
        <w:t>[33]</w:t>
      </w:r>
      <w:r>
        <w:fldChar w:fldCharType="end"/>
      </w:r>
      <w:r>
        <w:t xml:space="preserve"> added 6 sensors which was placed on the seating cushion and resulted in an 81.5% classification accuracy using SOM (ISOM-SPR) ML algorithm.</w:t>
      </w:r>
    </w:p>
    <w:p w14:paraId="1A15B267" w14:textId="71D302DF" w:rsidR="002B0A1B" w:rsidRDefault="002B0A1B" w:rsidP="002B0A1B">
      <w:pPr>
        <w:pStyle w:val="MDPI41tablecaption"/>
      </w:pPr>
      <w:r>
        <w:rPr>
          <w:b/>
        </w:rPr>
        <w:t xml:space="preserve">Table </w:t>
      </w:r>
      <w:r w:rsidR="002B3A7A">
        <w:rPr>
          <w:b/>
        </w:rPr>
        <w:t>5</w:t>
      </w:r>
      <w:r w:rsidRPr="00325902">
        <w:rPr>
          <w:b/>
        </w:rPr>
        <w:t>.</w:t>
      </w:r>
      <w:r w:rsidRPr="00325902">
        <w:t xml:space="preserve"> </w:t>
      </w:r>
      <w:r>
        <w:t>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63738" w:rsidRPr="00EF08AF" w14:paraId="57D3E8AE" w14:textId="77777777" w:rsidTr="0049717A">
        <w:trPr>
          <w:trHeight w:val="305"/>
        </w:trPr>
        <w:tc>
          <w:tcPr>
            <w:tcW w:w="5721" w:type="dxa"/>
            <w:tcBorders>
              <w:bottom w:val="single" w:sz="4" w:space="0" w:color="auto"/>
            </w:tcBorders>
            <w:shd w:val="clear" w:color="auto" w:fill="auto"/>
            <w:vAlign w:val="center"/>
          </w:tcPr>
          <w:p w14:paraId="1CD31160" w14:textId="77777777" w:rsidR="00A63738" w:rsidRPr="007F7C8C" w:rsidRDefault="00A63738" w:rsidP="00303DCE">
            <w:pPr>
              <w:pStyle w:val="MDPI42tablebody"/>
              <w:spacing w:line="240" w:lineRule="auto"/>
              <w:rPr>
                <w:b/>
                <w:snapToGrid/>
              </w:rPr>
            </w:pPr>
            <w:r>
              <w:rPr>
                <w:b/>
                <w:snapToGrid/>
              </w:rPr>
              <w:t>Sensor</w:t>
            </w:r>
          </w:p>
        </w:tc>
        <w:tc>
          <w:tcPr>
            <w:tcW w:w="998" w:type="dxa"/>
            <w:tcBorders>
              <w:bottom w:val="single" w:sz="4" w:space="0" w:color="auto"/>
            </w:tcBorders>
            <w:shd w:val="clear" w:color="auto" w:fill="auto"/>
            <w:vAlign w:val="center"/>
          </w:tcPr>
          <w:p w14:paraId="684E449F" w14:textId="77777777" w:rsidR="00A63738" w:rsidRPr="007F7C8C" w:rsidRDefault="00A63738" w:rsidP="00303DCE">
            <w:pPr>
              <w:pStyle w:val="MDPI42tablebody"/>
              <w:spacing w:line="240" w:lineRule="auto"/>
              <w:rPr>
                <w:b/>
                <w:snapToGrid/>
              </w:rPr>
            </w:pPr>
            <w:r>
              <w:rPr>
                <w:b/>
                <w:snapToGrid/>
              </w:rPr>
              <w:t>Accuracy</w:t>
            </w:r>
          </w:p>
        </w:tc>
        <w:tc>
          <w:tcPr>
            <w:tcW w:w="1178" w:type="dxa"/>
            <w:tcBorders>
              <w:bottom w:val="single" w:sz="4" w:space="0" w:color="auto"/>
            </w:tcBorders>
          </w:tcPr>
          <w:p w14:paraId="1DAB832C" w14:textId="77777777" w:rsidR="00A63738" w:rsidRDefault="00A63738" w:rsidP="00303DCE">
            <w:pPr>
              <w:pStyle w:val="MDPI42tablebody"/>
              <w:spacing w:line="240" w:lineRule="auto"/>
              <w:rPr>
                <w:b/>
                <w:snapToGrid/>
              </w:rPr>
            </w:pPr>
            <w:r>
              <w:rPr>
                <w:b/>
                <w:snapToGrid/>
              </w:rPr>
              <w:t># of Postures</w:t>
            </w:r>
          </w:p>
        </w:tc>
      </w:tr>
      <w:tr w:rsidR="008F1623" w:rsidRPr="00EF08AF" w14:paraId="54537EA9" w14:textId="77777777" w:rsidTr="0049717A">
        <w:trPr>
          <w:trHeight w:val="286"/>
        </w:trPr>
        <w:tc>
          <w:tcPr>
            <w:tcW w:w="5721" w:type="dxa"/>
            <w:shd w:val="clear" w:color="auto" w:fill="auto"/>
            <w:vAlign w:val="center"/>
          </w:tcPr>
          <w:p w14:paraId="77922FCD" w14:textId="52CF6F95" w:rsidR="008F1623" w:rsidRPr="00F220D4" w:rsidRDefault="008F1623" w:rsidP="008F1623">
            <w:pPr>
              <w:pStyle w:val="MDPI42tablebody"/>
              <w:spacing w:line="240" w:lineRule="auto"/>
            </w:pPr>
            <w:r w:rsidRPr="004D7F67">
              <w:t>19 4x4 Pressure sensors (Force Sensing Resistors)</w:t>
            </w:r>
            <w:r>
              <w:t xml:space="preserve"> </w:t>
            </w:r>
            <w:r>
              <w:fldChar w:fldCharType="begin"/>
            </w:r>
            <w:r w:rsidR="00665387">
              <w:instrText xml:space="preserve"> ADDIN ZOTERO_ITEM CSL_CITATION {"citationID":"nMgP6kS8","properties":{"formattedCitation":"[34]","plainCitation":"[34]","noteIndex":0},"citationItems":[{"id":177,"uris":["http://zotero.org/users/11398818/items/TIX5H2JM"],"itemData":{"id":177,"type":"paper-conference","container-title":"Proceedings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665387" w:rsidRPr="00665387">
              <w:t>[34]</w:t>
            </w:r>
            <w:r>
              <w:fldChar w:fldCharType="end"/>
            </w:r>
          </w:p>
        </w:tc>
        <w:tc>
          <w:tcPr>
            <w:tcW w:w="998" w:type="dxa"/>
            <w:shd w:val="clear" w:color="auto" w:fill="auto"/>
          </w:tcPr>
          <w:p w14:paraId="3E40CE73" w14:textId="152C1FB4" w:rsidR="008F1623" w:rsidRPr="00F220D4" w:rsidRDefault="008F1623" w:rsidP="008F1623">
            <w:pPr>
              <w:pStyle w:val="MDPI42tablebody"/>
              <w:spacing w:line="240" w:lineRule="auto"/>
            </w:pPr>
            <w:r>
              <w:t>78%</w:t>
            </w:r>
          </w:p>
        </w:tc>
        <w:tc>
          <w:tcPr>
            <w:tcW w:w="1178" w:type="dxa"/>
          </w:tcPr>
          <w:p w14:paraId="573CD8BC" w14:textId="3227EC7B" w:rsidR="008F1623" w:rsidRDefault="008F1623" w:rsidP="008F1623">
            <w:pPr>
              <w:pStyle w:val="MDPI42tablebody"/>
              <w:spacing w:line="240" w:lineRule="auto"/>
            </w:pPr>
            <w:r>
              <w:t>10</w:t>
            </w:r>
          </w:p>
        </w:tc>
      </w:tr>
      <w:tr w:rsidR="008F1623" w:rsidRPr="00EF08AF" w14:paraId="5C8441EE" w14:textId="77777777" w:rsidTr="0049717A">
        <w:trPr>
          <w:trHeight w:val="305"/>
        </w:trPr>
        <w:tc>
          <w:tcPr>
            <w:tcW w:w="5721" w:type="dxa"/>
            <w:shd w:val="clear" w:color="auto" w:fill="auto"/>
            <w:vAlign w:val="center"/>
          </w:tcPr>
          <w:p w14:paraId="222EF57C" w14:textId="7EEA98E9" w:rsidR="008F1623" w:rsidRPr="00F220D4" w:rsidRDefault="008F1623" w:rsidP="008F1623">
            <w:pPr>
              <w:pStyle w:val="MDPI42tablebody"/>
              <w:spacing w:line="240" w:lineRule="auto"/>
            </w:pPr>
            <w:r w:rsidRPr="00C2059F">
              <w:t>6 Flexible Force Sensors (FSR402)</w:t>
            </w:r>
            <w:r>
              <w:t xml:space="preserve"> </w:t>
            </w:r>
            <w:r>
              <w:fldChar w:fldCharType="begin"/>
            </w:r>
            <w:r w:rsidR="00665387">
              <w:instrText xml:space="preserve"> ADDIN ZOTERO_ITEM CSL_CITATION {"citationID":"JYWsaotW","properties":{"formattedCitation":"[35]","plainCitation":"[35]","noteIndex":0},"citationItems":[{"id":155,"uris":["http://zotero.org/users/11398818/items/UWUTEDIW"],"itemData":{"id":155,"type":"article-journal","abstract":"The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665387" w:rsidRPr="00665387">
              <w:t>[35]</w:t>
            </w:r>
            <w:r>
              <w:fldChar w:fldCharType="end"/>
            </w:r>
          </w:p>
        </w:tc>
        <w:tc>
          <w:tcPr>
            <w:tcW w:w="998" w:type="dxa"/>
            <w:shd w:val="clear" w:color="auto" w:fill="auto"/>
          </w:tcPr>
          <w:p w14:paraId="7E8C5296" w14:textId="00960FFE" w:rsidR="008F1623" w:rsidRPr="00F220D4" w:rsidRDefault="008F1623" w:rsidP="008F1623">
            <w:pPr>
              <w:pStyle w:val="MDPI42tablebody"/>
              <w:spacing w:line="240" w:lineRule="auto"/>
            </w:pPr>
            <w:r>
              <w:t>-</w:t>
            </w:r>
          </w:p>
        </w:tc>
        <w:tc>
          <w:tcPr>
            <w:tcW w:w="1178" w:type="dxa"/>
          </w:tcPr>
          <w:p w14:paraId="68493BB3" w14:textId="3DE5A6E0" w:rsidR="008F1623" w:rsidRDefault="008F1623" w:rsidP="008F1623">
            <w:pPr>
              <w:pStyle w:val="MDPI42tablebody"/>
              <w:spacing w:line="240" w:lineRule="auto"/>
            </w:pPr>
            <w:r>
              <w:t>9</w:t>
            </w:r>
          </w:p>
        </w:tc>
      </w:tr>
      <w:tr w:rsidR="008F1623" w:rsidRPr="00EF08AF" w14:paraId="3150C064" w14:textId="77777777" w:rsidTr="0049717A">
        <w:trPr>
          <w:trHeight w:val="305"/>
        </w:trPr>
        <w:tc>
          <w:tcPr>
            <w:tcW w:w="5721" w:type="dxa"/>
            <w:shd w:val="clear" w:color="auto" w:fill="auto"/>
            <w:vAlign w:val="center"/>
          </w:tcPr>
          <w:p w14:paraId="58E2239F" w14:textId="0E8A14D8" w:rsidR="008F1623" w:rsidRPr="00943C10" w:rsidRDefault="008F1623" w:rsidP="008F1623">
            <w:pPr>
              <w:pStyle w:val="MDPI42tablebody"/>
              <w:spacing w:line="240" w:lineRule="auto"/>
              <w:rPr>
                <w:lang w:val="it-IT"/>
              </w:rPr>
            </w:pPr>
            <w:r w:rsidRPr="00424A49">
              <w:t>8 Force Sensing Resistors</w:t>
            </w:r>
            <w:r>
              <w:t xml:space="preserve"> </w:t>
            </w:r>
            <w:r>
              <w:fldChar w:fldCharType="begin"/>
            </w:r>
            <w:r w:rsidR="00665387">
              <w:instrText xml:space="preserve"> ADDIN ZOTERO_ITEM CSL_CITATION {"citationID":"pxe0pT3g","properties":{"formattedCitation":"[36]","plainCitation":"[36]","noteIndex":0},"citationItems":[{"id":157,"uris":["http://zotero.org/users/11398818/items/RFVAKVUE"],"itemData":{"id":157,"type":"article-journal","abstract":"Nowadays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665387" w:rsidRPr="00665387">
              <w:t>[36]</w:t>
            </w:r>
            <w:r>
              <w:fldChar w:fldCharType="end"/>
            </w:r>
          </w:p>
        </w:tc>
        <w:tc>
          <w:tcPr>
            <w:tcW w:w="998" w:type="dxa"/>
            <w:shd w:val="clear" w:color="auto" w:fill="auto"/>
          </w:tcPr>
          <w:p w14:paraId="767D74A2" w14:textId="52A0FCC4" w:rsidR="008F1623" w:rsidRDefault="008F1623" w:rsidP="008F1623">
            <w:pPr>
              <w:pStyle w:val="MDPI42tablebody"/>
              <w:spacing w:line="240" w:lineRule="auto"/>
            </w:pPr>
            <w:r>
              <w:t>91.68%</w:t>
            </w:r>
          </w:p>
        </w:tc>
        <w:tc>
          <w:tcPr>
            <w:tcW w:w="1178" w:type="dxa"/>
          </w:tcPr>
          <w:p w14:paraId="45F05DF1" w14:textId="7F5525BF" w:rsidR="008F1623" w:rsidRDefault="008F1623" w:rsidP="008F1623">
            <w:pPr>
              <w:pStyle w:val="MDPI42tablebody"/>
              <w:spacing w:line="240" w:lineRule="auto"/>
            </w:pPr>
            <w:r>
              <w:t>8</w:t>
            </w:r>
          </w:p>
        </w:tc>
      </w:tr>
      <w:tr w:rsidR="00D310D8" w:rsidRPr="00EF08AF" w14:paraId="7F29B357" w14:textId="77777777" w:rsidTr="0049717A">
        <w:trPr>
          <w:trHeight w:val="305"/>
        </w:trPr>
        <w:tc>
          <w:tcPr>
            <w:tcW w:w="5721" w:type="dxa"/>
            <w:shd w:val="clear" w:color="auto" w:fill="auto"/>
            <w:vAlign w:val="center"/>
          </w:tcPr>
          <w:p w14:paraId="01F18E01" w14:textId="265046DC" w:rsidR="00D310D8" w:rsidRPr="00D73B4F" w:rsidRDefault="00D310D8" w:rsidP="00D310D8">
            <w:pPr>
              <w:pStyle w:val="MDPI42tablebody"/>
              <w:spacing w:line="240" w:lineRule="auto"/>
              <w:rPr>
                <w:lang w:val="it-IT"/>
              </w:rPr>
            </w:pPr>
            <w:r w:rsidRPr="0091748C">
              <w:t>6 Flex Sensors</w:t>
            </w:r>
            <w:r>
              <w:t xml:space="preserve"> </w:t>
            </w:r>
            <w:r>
              <w:fldChar w:fldCharType="begin"/>
            </w:r>
            <w:r w:rsidR="00665387">
              <w:instrText xml:space="preserve"> ADDIN ZOTERO_ITEM CSL_CITATION {"citationID":"8mqIR0Tc","properties":{"formattedCitation":"[37]","plainCitation":"[37]","noteIndex":0},"citationItems":[{"id":167,"uris":["http://zotero.org/users/11398818/items/DR5UVBDW"],"itemData":{"id":167,"type":"article-journal","container-title":"IEEE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665387" w:rsidRPr="00665387">
              <w:t>[37]</w:t>
            </w:r>
            <w:r>
              <w:fldChar w:fldCharType="end"/>
            </w:r>
          </w:p>
        </w:tc>
        <w:tc>
          <w:tcPr>
            <w:tcW w:w="998" w:type="dxa"/>
            <w:shd w:val="clear" w:color="auto" w:fill="auto"/>
          </w:tcPr>
          <w:p w14:paraId="2AE16F64" w14:textId="66AE5463" w:rsidR="00D310D8" w:rsidRDefault="00D310D8" w:rsidP="00D310D8">
            <w:pPr>
              <w:pStyle w:val="MDPI42tablebody"/>
              <w:spacing w:line="240" w:lineRule="auto"/>
            </w:pPr>
            <w:r>
              <w:t>97.43%</w:t>
            </w:r>
          </w:p>
        </w:tc>
        <w:tc>
          <w:tcPr>
            <w:tcW w:w="1178" w:type="dxa"/>
          </w:tcPr>
          <w:p w14:paraId="257B1D8F" w14:textId="12E98B8A" w:rsidR="00D310D8" w:rsidRDefault="00D310D8" w:rsidP="00D310D8">
            <w:pPr>
              <w:pStyle w:val="MDPI42tablebody"/>
              <w:spacing w:line="240" w:lineRule="auto"/>
            </w:pPr>
            <w:r>
              <w:t>7</w:t>
            </w:r>
          </w:p>
        </w:tc>
      </w:tr>
      <w:tr w:rsidR="00D310D8" w:rsidRPr="00EF08AF" w14:paraId="7417B36E" w14:textId="77777777" w:rsidTr="0049717A">
        <w:trPr>
          <w:trHeight w:val="305"/>
        </w:trPr>
        <w:tc>
          <w:tcPr>
            <w:tcW w:w="5721" w:type="dxa"/>
            <w:shd w:val="clear" w:color="auto" w:fill="auto"/>
            <w:vAlign w:val="center"/>
          </w:tcPr>
          <w:p w14:paraId="7DD1F9E0" w14:textId="51B4678E" w:rsidR="00D310D8" w:rsidRPr="00D73B4F" w:rsidRDefault="00D310D8" w:rsidP="00D310D8">
            <w:pPr>
              <w:pStyle w:val="MDPI42tablebody"/>
              <w:spacing w:line="240" w:lineRule="auto"/>
              <w:rPr>
                <w:lang w:val="it-IT"/>
              </w:rPr>
            </w:pPr>
            <w:r w:rsidRPr="00122648">
              <w:t>6 Pressure Sensors &amp; 6 Infrared Reflective Distance Sensors</w:t>
            </w:r>
            <w:r>
              <w:t xml:space="preserve"> </w:t>
            </w:r>
            <w:r>
              <w:fldChar w:fldCharType="begin"/>
            </w:r>
            <w:r w:rsidR="00665387">
              <w:instrText xml:space="preserve"> ADDIN ZOTERO_ITEM CSL_CITATION {"citationID":"IhXEyMsA","properties":{"formattedCitation":"[38]","plainCitation":"[38]","noteIndex":0},"citationItems":[{"id":169,"uris":["http://zotero.org/users/11398818/items/8IPGYUV4"],"itemData":{"id":169,"type":"article-journal","container-title":"IEEE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665387" w:rsidRPr="00665387">
              <w:t>[38]</w:t>
            </w:r>
            <w:r>
              <w:fldChar w:fldCharType="end"/>
            </w:r>
          </w:p>
        </w:tc>
        <w:tc>
          <w:tcPr>
            <w:tcW w:w="998" w:type="dxa"/>
            <w:shd w:val="clear" w:color="auto" w:fill="auto"/>
          </w:tcPr>
          <w:p w14:paraId="7B6C0E84" w14:textId="5EC7ADDE" w:rsidR="00D310D8" w:rsidRDefault="00D310D8" w:rsidP="00D310D8">
            <w:pPr>
              <w:pStyle w:val="MDPI42tablebody"/>
              <w:spacing w:line="240" w:lineRule="auto"/>
            </w:pPr>
            <w:r>
              <w:t>92%</w:t>
            </w:r>
          </w:p>
        </w:tc>
        <w:tc>
          <w:tcPr>
            <w:tcW w:w="1178" w:type="dxa"/>
          </w:tcPr>
          <w:p w14:paraId="7B75DFCD" w14:textId="40ED4D5E" w:rsidR="00D310D8" w:rsidRDefault="00D310D8" w:rsidP="00D310D8">
            <w:pPr>
              <w:pStyle w:val="MDPI42tablebody"/>
              <w:spacing w:line="240" w:lineRule="auto"/>
            </w:pPr>
            <w:r>
              <w:t>11</w:t>
            </w:r>
          </w:p>
        </w:tc>
      </w:tr>
      <w:tr w:rsidR="00F86630" w:rsidRPr="00EF08AF" w14:paraId="10CD5171" w14:textId="77777777" w:rsidTr="0049717A">
        <w:trPr>
          <w:trHeight w:val="305"/>
        </w:trPr>
        <w:tc>
          <w:tcPr>
            <w:tcW w:w="5721" w:type="dxa"/>
            <w:shd w:val="clear" w:color="auto" w:fill="auto"/>
            <w:vAlign w:val="center"/>
          </w:tcPr>
          <w:p w14:paraId="4C4B7BD2" w14:textId="04AA6F3D" w:rsidR="00F86630" w:rsidRPr="00D73B4F" w:rsidRDefault="00F86630" w:rsidP="00F86630">
            <w:pPr>
              <w:pStyle w:val="MDPI42tablebody"/>
              <w:spacing w:line="240" w:lineRule="auto"/>
              <w:rPr>
                <w:lang w:val="it-IT"/>
              </w:rPr>
            </w:pPr>
            <w:r>
              <w:t xml:space="preserve">8 </w:t>
            </w:r>
            <w:r w:rsidRPr="00975289">
              <w:t>Low resolution matrices of Pressure Sensors</w:t>
            </w:r>
            <w:r>
              <w:t xml:space="preserve"> </w:t>
            </w:r>
            <w:r>
              <w:fldChar w:fldCharType="begin"/>
            </w:r>
            <w:r w:rsidR="00665387">
              <w:instrText xml:space="preserve"> ADDIN ZOTERO_ITEM CSL_CITATION {"citationID":"A9fOCa3b","properties":{"formattedCitation":"[39]","plainCitation":"[39]","noteIndex":0},"citationItems":[{"id":170,"uris":["http://zotero.org/users/11398818/items/DXZPDRQ4"],"itemData":{"id":170,"type":"chapter","container-title":"Engineering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665387" w:rsidRPr="00665387">
              <w:t>[39]</w:t>
            </w:r>
            <w:r>
              <w:fldChar w:fldCharType="end"/>
            </w:r>
          </w:p>
        </w:tc>
        <w:tc>
          <w:tcPr>
            <w:tcW w:w="998" w:type="dxa"/>
            <w:shd w:val="clear" w:color="auto" w:fill="auto"/>
          </w:tcPr>
          <w:p w14:paraId="06DA00AF" w14:textId="6FF06954" w:rsidR="00F86630" w:rsidRDefault="00F86630" w:rsidP="00F86630">
            <w:pPr>
              <w:pStyle w:val="MDPI42tablebody"/>
              <w:spacing w:line="240" w:lineRule="auto"/>
            </w:pPr>
            <w:r>
              <w:t>70%</w:t>
            </w:r>
          </w:p>
        </w:tc>
        <w:tc>
          <w:tcPr>
            <w:tcW w:w="1178" w:type="dxa"/>
          </w:tcPr>
          <w:p w14:paraId="7458E16F" w14:textId="74E5F748" w:rsidR="00F86630" w:rsidRDefault="00F86630" w:rsidP="00F86630">
            <w:pPr>
              <w:pStyle w:val="MDPI42tablebody"/>
              <w:spacing w:line="240" w:lineRule="auto"/>
            </w:pPr>
            <w:r>
              <w:t>8</w:t>
            </w:r>
          </w:p>
        </w:tc>
      </w:tr>
      <w:tr w:rsidR="008A3263" w:rsidRPr="00EF08AF" w14:paraId="7AFCC3BE" w14:textId="77777777" w:rsidTr="0049717A">
        <w:trPr>
          <w:trHeight w:val="305"/>
        </w:trPr>
        <w:tc>
          <w:tcPr>
            <w:tcW w:w="5721" w:type="dxa"/>
            <w:shd w:val="clear" w:color="auto" w:fill="auto"/>
            <w:vAlign w:val="center"/>
          </w:tcPr>
          <w:p w14:paraId="2FBA281B" w14:textId="52C2F25D" w:rsidR="008A3263" w:rsidRPr="00585CE4" w:rsidRDefault="008A3263" w:rsidP="008A3263">
            <w:pPr>
              <w:pStyle w:val="MDPI42tablebody"/>
              <w:spacing w:line="240" w:lineRule="auto"/>
              <w:rPr>
                <w:lang w:val="it-IT"/>
              </w:rPr>
            </w:pPr>
            <w:r w:rsidRPr="00CF46EC">
              <w:t>12 Pressure Sensor (Force Sensitive Resistor)</w:t>
            </w:r>
            <w:r>
              <w:t xml:space="preserve"> </w:t>
            </w:r>
            <w:r>
              <w:fldChar w:fldCharType="begin"/>
            </w:r>
            <w:r w:rsidR="00665387">
              <w:instrText xml:space="preserve"> ADDIN ZOTERO_ITEM CSL_CITATION {"citationID":"XbV3quPa","properties":{"formattedCitation":"[40]","plainCitation":"[40]","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665387" w:rsidRPr="00665387">
              <w:t>[40]</w:t>
            </w:r>
            <w:r>
              <w:fldChar w:fldCharType="end"/>
            </w:r>
          </w:p>
        </w:tc>
        <w:tc>
          <w:tcPr>
            <w:tcW w:w="998" w:type="dxa"/>
            <w:shd w:val="clear" w:color="auto" w:fill="auto"/>
          </w:tcPr>
          <w:p w14:paraId="13A1554D" w14:textId="26E3FF15" w:rsidR="008A3263" w:rsidRDefault="008A3263" w:rsidP="008A3263">
            <w:pPr>
              <w:pStyle w:val="MDPI42tablebody"/>
              <w:spacing w:line="240" w:lineRule="auto"/>
            </w:pPr>
            <w:r>
              <w:t>99.47%</w:t>
            </w:r>
          </w:p>
        </w:tc>
        <w:tc>
          <w:tcPr>
            <w:tcW w:w="1178" w:type="dxa"/>
          </w:tcPr>
          <w:p w14:paraId="2F521502" w14:textId="69853000" w:rsidR="008A3263" w:rsidRDefault="008A3263" w:rsidP="008A3263">
            <w:pPr>
              <w:pStyle w:val="MDPI42tablebody"/>
              <w:spacing w:line="240" w:lineRule="auto"/>
            </w:pPr>
            <w:r>
              <w:t>5</w:t>
            </w:r>
          </w:p>
        </w:tc>
      </w:tr>
      <w:tr w:rsidR="00A93B07" w:rsidRPr="00EF08AF" w14:paraId="2BDA1526" w14:textId="77777777" w:rsidTr="0049717A">
        <w:trPr>
          <w:trHeight w:val="305"/>
        </w:trPr>
        <w:tc>
          <w:tcPr>
            <w:tcW w:w="5721" w:type="dxa"/>
            <w:shd w:val="clear" w:color="auto" w:fill="auto"/>
            <w:vAlign w:val="center"/>
          </w:tcPr>
          <w:p w14:paraId="4DEE3DF1" w14:textId="00433754" w:rsidR="00A93B07" w:rsidRPr="009A7014" w:rsidRDefault="00A93B07" w:rsidP="00A93B07">
            <w:pPr>
              <w:pStyle w:val="MDPI42tablebody"/>
              <w:spacing w:line="240" w:lineRule="auto"/>
              <w:rPr>
                <w:lang w:val="it-IT"/>
              </w:rPr>
            </w:pPr>
            <w:r w:rsidRPr="0034379F">
              <w:t>16 Force Sensor</w:t>
            </w:r>
            <w:r>
              <w:t xml:space="preserve"> </w:t>
            </w:r>
            <w:r>
              <w:fldChar w:fldCharType="begin"/>
            </w:r>
            <w:r w:rsidR="00665387">
              <w:instrText xml:space="preserve"> ADDIN ZOTERO_ITEM CSL_CITATION {"citationID":"SQwUhxMr","properties":{"formattedCitation":"[41]","plainCitation":"[41]","noteIndex":0},"citationItems":[{"id":182,"uris":["http://zotero.org/users/11398818/items/EJDVGSEA"],"itemData":{"id":182,"type":"article-journal","abstract":"Occupational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665387" w:rsidRPr="00665387">
              <w:t>[41]</w:t>
            </w:r>
            <w:r>
              <w:fldChar w:fldCharType="end"/>
            </w:r>
          </w:p>
        </w:tc>
        <w:tc>
          <w:tcPr>
            <w:tcW w:w="998" w:type="dxa"/>
            <w:shd w:val="clear" w:color="auto" w:fill="auto"/>
          </w:tcPr>
          <w:p w14:paraId="47CB325F" w14:textId="05E69795" w:rsidR="00A93B07" w:rsidRDefault="00A93B07" w:rsidP="00A93B07">
            <w:pPr>
              <w:pStyle w:val="MDPI42tablebody"/>
              <w:spacing w:line="240" w:lineRule="auto"/>
            </w:pPr>
            <w:r>
              <w:t>90.90%</w:t>
            </w:r>
          </w:p>
        </w:tc>
        <w:tc>
          <w:tcPr>
            <w:tcW w:w="1178" w:type="dxa"/>
          </w:tcPr>
          <w:p w14:paraId="59584EF6" w14:textId="346BEF17" w:rsidR="00A93B07" w:rsidRDefault="00A93B07" w:rsidP="00A93B07">
            <w:pPr>
              <w:pStyle w:val="MDPI42tablebody"/>
              <w:spacing w:line="240" w:lineRule="auto"/>
            </w:pPr>
            <w:r>
              <w:t>7</w:t>
            </w:r>
          </w:p>
        </w:tc>
      </w:tr>
      <w:tr w:rsidR="00A93B07" w:rsidRPr="00EF08AF" w14:paraId="20629715" w14:textId="77777777" w:rsidTr="0049717A">
        <w:trPr>
          <w:trHeight w:val="305"/>
        </w:trPr>
        <w:tc>
          <w:tcPr>
            <w:tcW w:w="5721" w:type="dxa"/>
            <w:shd w:val="clear" w:color="auto" w:fill="auto"/>
            <w:vAlign w:val="center"/>
          </w:tcPr>
          <w:p w14:paraId="686A2E37" w14:textId="4F7366A0" w:rsidR="00A93B07" w:rsidRPr="009A7014" w:rsidRDefault="00A93B07" w:rsidP="00A93B07">
            <w:pPr>
              <w:pStyle w:val="MDPI42tablebody"/>
              <w:spacing w:line="240" w:lineRule="auto"/>
              <w:rPr>
                <w:lang w:val="it-IT"/>
              </w:rPr>
            </w:pPr>
            <w:r w:rsidRPr="00051552">
              <w:t>13 pressure sensors (FSR-406)</w:t>
            </w:r>
            <w:r>
              <w:t xml:space="preserve"> </w:t>
            </w:r>
            <w:r>
              <w:fldChar w:fldCharType="begin"/>
            </w:r>
            <w:r w:rsidR="00665387">
              <w:instrText xml:space="preserve"> ADDIN ZOTERO_ITEM CSL_CITATION {"citationID":"hLcTSbMd","properties":{"formattedCitation":"[42]","plainCitation":"[42]","noteIndex":0},"citationItems":[{"id":159,"uris":["http://zotero.org/users/11398818/items/UGIYCU8F"],"itemData":{"id":159,"type":"article-journal","abstract":"Prolonged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665387" w:rsidRPr="00665387">
              <w:t>[42]</w:t>
            </w:r>
            <w:r>
              <w:fldChar w:fldCharType="end"/>
            </w:r>
          </w:p>
        </w:tc>
        <w:tc>
          <w:tcPr>
            <w:tcW w:w="998" w:type="dxa"/>
            <w:shd w:val="clear" w:color="auto" w:fill="auto"/>
          </w:tcPr>
          <w:p w14:paraId="4C7BE4E6" w14:textId="702D6E3F" w:rsidR="00A93B07" w:rsidRDefault="00A93B07" w:rsidP="00A93B07">
            <w:pPr>
              <w:pStyle w:val="MDPI42tablebody"/>
              <w:spacing w:line="240" w:lineRule="auto"/>
            </w:pPr>
            <w:r>
              <w:t>99.10%</w:t>
            </w:r>
          </w:p>
        </w:tc>
        <w:tc>
          <w:tcPr>
            <w:tcW w:w="1178" w:type="dxa"/>
          </w:tcPr>
          <w:p w14:paraId="48091B21" w14:textId="746C0B4B" w:rsidR="00A93B07" w:rsidRDefault="00A93B07" w:rsidP="00A93B07">
            <w:pPr>
              <w:pStyle w:val="MDPI42tablebody"/>
              <w:spacing w:line="240" w:lineRule="auto"/>
            </w:pPr>
            <w:r>
              <w:t>10</w:t>
            </w:r>
          </w:p>
        </w:tc>
      </w:tr>
      <w:tr w:rsidR="00A93B07" w:rsidRPr="00EF08AF" w14:paraId="7E389058" w14:textId="77777777" w:rsidTr="0049717A">
        <w:trPr>
          <w:trHeight w:val="305"/>
        </w:trPr>
        <w:tc>
          <w:tcPr>
            <w:tcW w:w="5721" w:type="dxa"/>
            <w:shd w:val="clear" w:color="auto" w:fill="auto"/>
            <w:vAlign w:val="center"/>
          </w:tcPr>
          <w:p w14:paraId="04300703" w14:textId="7C206C41" w:rsidR="00A93B07" w:rsidRPr="00051552" w:rsidRDefault="00A93B07" w:rsidP="00A93B07">
            <w:pPr>
              <w:pStyle w:val="MDPI42tablebody"/>
              <w:spacing w:line="240" w:lineRule="auto"/>
            </w:pPr>
            <w:r w:rsidRPr="00051552">
              <w:t>6 Force Sensitive Resistors (FSR)</w:t>
            </w:r>
            <w:r>
              <w:t xml:space="preserve"> </w:t>
            </w:r>
            <w:r>
              <w:fldChar w:fldCharType="begin"/>
            </w:r>
            <w:r w:rsidR="00665387">
              <w:instrText xml:space="preserve"> ADDIN ZOTERO_ITEM CSL_CITATION {"citationID":"EPdh809h","properties":{"formattedCitation":"[33]","plainCitation":"[33]","noteIndex":0},"citationItems":[{"id":216,"uris":["http://zotero.org/users/11398818/items/AU67EL3E"],"itemData":{"id":216,"type":"article-journal","abstract":"Nowadays,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665387" w:rsidRPr="00665387">
              <w:t>[33]</w:t>
            </w:r>
            <w:r>
              <w:fldChar w:fldCharType="end"/>
            </w:r>
          </w:p>
        </w:tc>
        <w:tc>
          <w:tcPr>
            <w:tcW w:w="998" w:type="dxa"/>
            <w:shd w:val="clear" w:color="auto" w:fill="auto"/>
          </w:tcPr>
          <w:p w14:paraId="4189B490" w14:textId="6493D5F5" w:rsidR="00A93B07" w:rsidRDefault="00A93B07" w:rsidP="00A93B07">
            <w:pPr>
              <w:pStyle w:val="MDPI42tablebody"/>
              <w:spacing w:line="240" w:lineRule="auto"/>
            </w:pPr>
            <w:r>
              <w:t>81%</w:t>
            </w:r>
          </w:p>
        </w:tc>
        <w:tc>
          <w:tcPr>
            <w:tcW w:w="1178" w:type="dxa"/>
          </w:tcPr>
          <w:p w14:paraId="5AE0D42C" w14:textId="1683FD16" w:rsidR="00A93B07" w:rsidRDefault="00A93B07" w:rsidP="00A93B07">
            <w:pPr>
              <w:pStyle w:val="MDPI42tablebody"/>
              <w:spacing w:line="240" w:lineRule="auto"/>
            </w:pPr>
            <w:r>
              <w:t>7</w:t>
            </w:r>
          </w:p>
        </w:tc>
      </w:tr>
      <w:tr w:rsidR="00946993" w:rsidRPr="00EF08AF" w14:paraId="00D70D2F" w14:textId="77777777" w:rsidTr="0049717A">
        <w:trPr>
          <w:trHeight w:val="305"/>
        </w:trPr>
        <w:tc>
          <w:tcPr>
            <w:tcW w:w="5721" w:type="dxa"/>
            <w:shd w:val="clear" w:color="auto" w:fill="auto"/>
            <w:vAlign w:val="center"/>
          </w:tcPr>
          <w:p w14:paraId="7503D54E" w14:textId="3DCE10E0" w:rsidR="00946993" w:rsidRPr="00051552" w:rsidRDefault="00946993" w:rsidP="00946993">
            <w:pPr>
              <w:pStyle w:val="MDPI42tablebody"/>
              <w:spacing w:line="240" w:lineRule="auto"/>
            </w:pPr>
            <w:r w:rsidRPr="00892953">
              <w:t>6 FSR Sensors</w:t>
            </w:r>
            <w:r>
              <w:t xml:space="preserve"> </w:t>
            </w:r>
            <w:r>
              <w:fldChar w:fldCharType="begin"/>
            </w:r>
            <w:r w:rsidR="00665387">
              <w:instrText xml:space="preserve"> ADDIN ZOTERO_ITEM CSL_CITATION {"citationID":"IWnMmPTj","properties":{"formattedCitation":"[23]","plainCitation":"[23]","noteIndex":0},"citationItems":[{"id":223,"uris":["http://zotero.org/users/11398818/items/2HFDN9YP"],"itemData":{"id":223,"type":"article-journal","container-title":"IEEE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665387" w:rsidRPr="00665387">
              <w:t>[23]</w:t>
            </w:r>
            <w:r>
              <w:fldChar w:fldCharType="end"/>
            </w:r>
          </w:p>
        </w:tc>
        <w:tc>
          <w:tcPr>
            <w:tcW w:w="998" w:type="dxa"/>
            <w:shd w:val="clear" w:color="auto" w:fill="auto"/>
          </w:tcPr>
          <w:p w14:paraId="2F1AFD9C" w14:textId="7C5A5B66" w:rsidR="00946993" w:rsidRDefault="00946993" w:rsidP="00946993">
            <w:pPr>
              <w:pStyle w:val="MDPI42tablebody"/>
              <w:spacing w:line="240" w:lineRule="auto"/>
            </w:pPr>
            <w:r>
              <w:t>89%</w:t>
            </w:r>
          </w:p>
        </w:tc>
        <w:tc>
          <w:tcPr>
            <w:tcW w:w="1178" w:type="dxa"/>
          </w:tcPr>
          <w:p w14:paraId="39800F48" w14:textId="31714839" w:rsidR="00946993" w:rsidRDefault="00946993" w:rsidP="00946993">
            <w:pPr>
              <w:pStyle w:val="MDPI42tablebody"/>
              <w:spacing w:line="240" w:lineRule="auto"/>
            </w:pPr>
            <w:r>
              <w:t>5</w:t>
            </w:r>
          </w:p>
        </w:tc>
      </w:tr>
      <w:tr w:rsidR="000F61ED" w:rsidRPr="00EF08AF" w14:paraId="5172FB6E" w14:textId="77777777" w:rsidTr="0049717A">
        <w:trPr>
          <w:trHeight w:val="305"/>
        </w:trPr>
        <w:tc>
          <w:tcPr>
            <w:tcW w:w="5721" w:type="dxa"/>
            <w:shd w:val="clear" w:color="auto" w:fill="auto"/>
            <w:vAlign w:val="center"/>
          </w:tcPr>
          <w:p w14:paraId="6A7831D1" w14:textId="66991065" w:rsidR="000F61ED" w:rsidRPr="00892953" w:rsidRDefault="000F61ED" w:rsidP="000F61ED">
            <w:pPr>
              <w:pStyle w:val="MDPI42tablebody"/>
              <w:spacing w:line="240" w:lineRule="auto"/>
            </w:pPr>
            <w:r w:rsidRPr="00335AD8">
              <w:t>6 Square-Type force Sensing Resistors</w:t>
            </w:r>
            <w:r>
              <w:t xml:space="preserve"> </w:t>
            </w:r>
            <w:r>
              <w:fldChar w:fldCharType="begin"/>
            </w:r>
            <w:r w:rsidR="00665387">
              <w:instrText xml:space="preserve"> ADDIN ZOTERO_ITEM CSL_CITATION {"citationID":"EMq2qBtM","properties":{"formattedCitation":"[43]","plainCitation":"[43]","noteIndex":0},"citationItems":[{"id":228,"uris":["http://zotero.org/users/11398818/items/A72X998B"],"itemData":{"id":228,"type":"article-journal","container-title":"International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665387" w:rsidRPr="00665387">
              <w:t>[43]</w:t>
            </w:r>
            <w:r>
              <w:fldChar w:fldCharType="end"/>
            </w:r>
          </w:p>
        </w:tc>
        <w:tc>
          <w:tcPr>
            <w:tcW w:w="998" w:type="dxa"/>
            <w:shd w:val="clear" w:color="auto" w:fill="auto"/>
          </w:tcPr>
          <w:p w14:paraId="201C0B80" w14:textId="4DFFB00A" w:rsidR="000F61ED" w:rsidRDefault="000F61ED" w:rsidP="000F61ED">
            <w:pPr>
              <w:pStyle w:val="MDPI42tablebody"/>
              <w:spacing w:line="240" w:lineRule="auto"/>
            </w:pPr>
            <w:r>
              <w:t>-</w:t>
            </w:r>
          </w:p>
        </w:tc>
        <w:tc>
          <w:tcPr>
            <w:tcW w:w="1178" w:type="dxa"/>
          </w:tcPr>
          <w:p w14:paraId="6EF1E88A" w14:textId="65113DB5" w:rsidR="000F61ED" w:rsidRDefault="000F61ED" w:rsidP="000F61ED">
            <w:pPr>
              <w:pStyle w:val="MDPI42tablebody"/>
              <w:spacing w:line="240" w:lineRule="auto"/>
            </w:pPr>
            <w:r>
              <w:t>-</w:t>
            </w:r>
          </w:p>
        </w:tc>
      </w:tr>
      <w:tr w:rsidR="00C446D2" w:rsidRPr="00EF08AF" w14:paraId="273F7BF7" w14:textId="77777777" w:rsidTr="0049717A">
        <w:trPr>
          <w:trHeight w:val="305"/>
        </w:trPr>
        <w:tc>
          <w:tcPr>
            <w:tcW w:w="5721" w:type="dxa"/>
            <w:shd w:val="clear" w:color="auto" w:fill="auto"/>
            <w:vAlign w:val="center"/>
          </w:tcPr>
          <w:p w14:paraId="4AFCE48D" w14:textId="3D9172F0" w:rsidR="00C446D2" w:rsidRPr="00335AD8" w:rsidRDefault="00C446D2" w:rsidP="00C446D2">
            <w:pPr>
              <w:pStyle w:val="MDPI42tablebody"/>
              <w:spacing w:line="240" w:lineRule="auto"/>
            </w:pPr>
            <w:r>
              <w:t xml:space="preserve">8 </w:t>
            </w:r>
            <w:r w:rsidRPr="007D2676">
              <w:t>Force Sensing Resistors FSR 406</w:t>
            </w:r>
            <w:r>
              <w:t xml:space="preserve"> </w:t>
            </w:r>
            <w:r>
              <w:fldChar w:fldCharType="begin"/>
            </w:r>
            <w:r w:rsidR="00665387">
              <w:instrText xml:space="preserve"> ADDIN ZOTERO_ITEM CSL_CITATION {"citationID":"hQ7c4dGO","properties":{"formattedCitation":"[44]","plainCitation":"[44]","noteIndex":0},"citationItems":[{"id":235,"uris":["http://zotero.org/users/11398818/items/MM83R5MW"],"itemData":{"id":235,"type":"paper-conference","container-title":"2014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665387" w:rsidRPr="00665387">
              <w:t>[44]</w:t>
            </w:r>
            <w:r>
              <w:fldChar w:fldCharType="end"/>
            </w:r>
          </w:p>
        </w:tc>
        <w:tc>
          <w:tcPr>
            <w:tcW w:w="998" w:type="dxa"/>
            <w:shd w:val="clear" w:color="auto" w:fill="auto"/>
          </w:tcPr>
          <w:p w14:paraId="62D8D935" w14:textId="70B5C6B9" w:rsidR="00C446D2" w:rsidRDefault="00C446D2" w:rsidP="00C446D2">
            <w:pPr>
              <w:pStyle w:val="MDPI42tablebody"/>
              <w:spacing w:line="240" w:lineRule="auto"/>
            </w:pPr>
            <w:r>
              <w:t>-</w:t>
            </w:r>
          </w:p>
        </w:tc>
        <w:tc>
          <w:tcPr>
            <w:tcW w:w="1178" w:type="dxa"/>
          </w:tcPr>
          <w:p w14:paraId="3411BAFE" w14:textId="08958C37" w:rsidR="00C446D2" w:rsidRDefault="00C446D2" w:rsidP="00C446D2">
            <w:pPr>
              <w:pStyle w:val="MDPI42tablebody"/>
              <w:spacing w:line="240" w:lineRule="auto"/>
            </w:pPr>
            <w:r>
              <w:t>7</w:t>
            </w:r>
          </w:p>
        </w:tc>
      </w:tr>
      <w:tr w:rsidR="00C76AA1" w:rsidRPr="00EF08AF" w14:paraId="606AAB8A" w14:textId="77777777" w:rsidTr="0049717A">
        <w:trPr>
          <w:trHeight w:val="305"/>
        </w:trPr>
        <w:tc>
          <w:tcPr>
            <w:tcW w:w="5721" w:type="dxa"/>
            <w:shd w:val="clear" w:color="auto" w:fill="auto"/>
            <w:vAlign w:val="center"/>
          </w:tcPr>
          <w:p w14:paraId="6C719737" w14:textId="0D5DF2B7" w:rsidR="00C76AA1" w:rsidRDefault="00C76AA1" w:rsidP="00C76AA1">
            <w:pPr>
              <w:pStyle w:val="MDPI42tablebody"/>
              <w:spacing w:line="240" w:lineRule="auto"/>
            </w:pPr>
            <w:r w:rsidRPr="007D2676">
              <w:t>5 Flex sensors</w:t>
            </w:r>
            <w:r>
              <w:t xml:space="preserve"> </w:t>
            </w:r>
            <w:r>
              <w:fldChar w:fldCharType="begin"/>
            </w:r>
            <w:r w:rsidR="00665387">
              <w:instrText xml:space="preserve"> ADDIN ZOTERO_ITEM CSL_CITATION {"citationID":"MkL5FbQy","properties":{"formattedCitation":"[45]","plainCitation":"[45]","noteIndex":0},"citationItems":[{"id":254,"uris":["http://zotero.org/users/11398818/items/65CCGVLQ"],"itemData":{"id":254,"type":"paper-conference","container-title":"2022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665387" w:rsidRPr="00665387">
              <w:t>[45]</w:t>
            </w:r>
            <w:r>
              <w:fldChar w:fldCharType="end"/>
            </w:r>
          </w:p>
        </w:tc>
        <w:tc>
          <w:tcPr>
            <w:tcW w:w="998" w:type="dxa"/>
            <w:shd w:val="clear" w:color="auto" w:fill="auto"/>
          </w:tcPr>
          <w:p w14:paraId="5CC301F4" w14:textId="25D7A6BF" w:rsidR="00C76AA1" w:rsidRDefault="00C76AA1" w:rsidP="00C76AA1">
            <w:pPr>
              <w:pStyle w:val="MDPI42tablebody"/>
              <w:spacing w:line="240" w:lineRule="auto"/>
            </w:pPr>
            <w:r>
              <w:t>-</w:t>
            </w:r>
          </w:p>
        </w:tc>
        <w:tc>
          <w:tcPr>
            <w:tcW w:w="1178" w:type="dxa"/>
          </w:tcPr>
          <w:p w14:paraId="402ED9EA" w14:textId="5D24A788" w:rsidR="00C76AA1" w:rsidRDefault="00C76AA1" w:rsidP="00C76AA1">
            <w:pPr>
              <w:pStyle w:val="MDPI42tablebody"/>
              <w:spacing w:line="240" w:lineRule="auto"/>
            </w:pPr>
            <w:r>
              <w:t>7</w:t>
            </w:r>
          </w:p>
        </w:tc>
      </w:tr>
      <w:tr w:rsidR="00C76AA1" w:rsidRPr="00EF08AF" w14:paraId="378B9090" w14:textId="77777777" w:rsidTr="0049717A">
        <w:trPr>
          <w:trHeight w:val="305"/>
        </w:trPr>
        <w:tc>
          <w:tcPr>
            <w:tcW w:w="5721" w:type="dxa"/>
            <w:shd w:val="clear" w:color="auto" w:fill="auto"/>
            <w:vAlign w:val="center"/>
          </w:tcPr>
          <w:p w14:paraId="77FF6DF6" w14:textId="1B0CE449" w:rsidR="00C76AA1" w:rsidRPr="007D2676" w:rsidRDefault="00C76AA1" w:rsidP="00C76AA1">
            <w:pPr>
              <w:pStyle w:val="MDPI42tablebody"/>
              <w:spacing w:line="240" w:lineRule="auto"/>
            </w:pPr>
            <w:r w:rsidRPr="00117995">
              <w:t>4 FSR</w:t>
            </w:r>
            <w:r>
              <w:t xml:space="preserve"> Pressure Sensors </w:t>
            </w:r>
            <w:r>
              <w:fldChar w:fldCharType="begin"/>
            </w:r>
            <w:r w:rsidR="00665387">
              <w:instrText xml:space="preserve"> ADDIN ZOTERO_ITEM CSL_CITATION {"citationID":"40sE9qpk","properties":{"formattedCitation":"[46]","plainCitation":"[46]","noteIndex":0},"citationItems":[{"id":261,"uris":["http://zotero.org/users/11398818/items/ETZJENJJ"],"itemData":{"id":261,"type":"article-journal","abstract":"The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00665387" w:rsidRPr="00665387">
              <w:t>[46]</w:t>
            </w:r>
            <w:r>
              <w:fldChar w:fldCharType="end"/>
            </w:r>
          </w:p>
        </w:tc>
        <w:tc>
          <w:tcPr>
            <w:tcW w:w="998" w:type="dxa"/>
            <w:shd w:val="clear" w:color="auto" w:fill="auto"/>
          </w:tcPr>
          <w:p w14:paraId="1D2A7047" w14:textId="3B1EFF6B" w:rsidR="00C76AA1" w:rsidRDefault="00C76AA1" w:rsidP="00C76AA1">
            <w:pPr>
              <w:pStyle w:val="MDPI42tablebody"/>
              <w:spacing w:line="240" w:lineRule="auto"/>
            </w:pPr>
            <w:r>
              <w:t>-</w:t>
            </w:r>
          </w:p>
        </w:tc>
        <w:tc>
          <w:tcPr>
            <w:tcW w:w="1178" w:type="dxa"/>
          </w:tcPr>
          <w:p w14:paraId="00221BA7" w14:textId="2F398603" w:rsidR="00C76AA1" w:rsidRDefault="00C76AA1" w:rsidP="00C76AA1">
            <w:pPr>
              <w:pStyle w:val="MDPI42tablebody"/>
              <w:spacing w:line="240" w:lineRule="auto"/>
            </w:pPr>
            <w:r>
              <w:t>6</w:t>
            </w:r>
          </w:p>
        </w:tc>
      </w:tr>
      <w:tr w:rsidR="00AE3AC3" w:rsidRPr="00EF08AF" w14:paraId="15706CEC" w14:textId="77777777" w:rsidTr="0049717A">
        <w:trPr>
          <w:trHeight w:val="305"/>
        </w:trPr>
        <w:tc>
          <w:tcPr>
            <w:tcW w:w="5721" w:type="dxa"/>
            <w:shd w:val="clear" w:color="auto" w:fill="auto"/>
            <w:vAlign w:val="center"/>
          </w:tcPr>
          <w:p w14:paraId="0F5A0FC3" w14:textId="375271AB" w:rsidR="00AE3AC3" w:rsidRPr="00117995" w:rsidRDefault="00AE3AC3" w:rsidP="00AE3AC3">
            <w:pPr>
              <w:pStyle w:val="MDPI42tablebody"/>
              <w:spacing w:line="240" w:lineRule="auto"/>
            </w:pPr>
            <w:r>
              <w:t xml:space="preserve">16 Pressure sensors &amp; 2 Ultrasonic sensors </w:t>
            </w:r>
            <w:r>
              <w:fldChar w:fldCharType="begin"/>
            </w:r>
            <w:r w:rsidR="00665387">
              <w:instrText xml:space="preserve"> ADDIN ZOTERO_ITEM CSL_CITATION {"citationID":"TZlooGw9","properties":{"formattedCitation":"[47]","plainCitation":"[47]","noteIndex":0},"citationItems":[{"id":265,"uris":["http://zotero.org/users/11398818/items/89B29YFX"],"itemData":{"id":265,"type":"paper-conference","container-title":"2019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00665387" w:rsidRPr="00665387">
              <w:t>[47]</w:t>
            </w:r>
            <w:r>
              <w:fldChar w:fldCharType="end"/>
            </w:r>
          </w:p>
        </w:tc>
        <w:tc>
          <w:tcPr>
            <w:tcW w:w="998" w:type="dxa"/>
            <w:shd w:val="clear" w:color="auto" w:fill="auto"/>
          </w:tcPr>
          <w:p w14:paraId="0D1B7233" w14:textId="6CB86D31" w:rsidR="00AE3AC3" w:rsidRDefault="00AE3AC3" w:rsidP="00AE3AC3">
            <w:pPr>
              <w:pStyle w:val="MDPI42tablebody"/>
              <w:spacing w:line="240" w:lineRule="auto"/>
            </w:pPr>
            <w:r>
              <w:t>96%</w:t>
            </w:r>
          </w:p>
        </w:tc>
        <w:tc>
          <w:tcPr>
            <w:tcW w:w="1178" w:type="dxa"/>
          </w:tcPr>
          <w:p w14:paraId="70F8D781" w14:textId="7A41D6B3" w:rsidR="00AE3AC3" w:rsidRDefault="00AE3AC3" w:rsidP="00AE3AC3">
            <w:pPr>
              <w:pStyle w:val="MDPI42tablebody"/>
              <w:spacing w:line="240" w:lineRule="auto"/>
            </w:pPr>
            <w:r>
              <w:t>15</w:t>
            </w:r>
          </w:p>
        </w:tc>
      </w:tr>
      <w:tr w:rsidR="00C5421F" w:rsidRPr="00EF08AF" w14:paraId="700D50FB" w14:textId="77777777" w:rsidTr="0049717A">
        <w:trPr>
          <w:trHeight w:val="305"/>
        </w:trPr>
        <w:tc>
          <w:tcPr>
            <w:tcW w:w="5721" w:type="dxa"/>
            <w:shd w:val="clear" w:color="auto" w:fill="auto"/>
            <w:vAlign w:val="center"/>
          </w:tcPr>
          <w:p w14:paraId="5F38F229" w14:textId="706BA873" w:rsidR="00C5421F" w:rsidRDefault="00C5421F" w:rsidP="00C5421F">
            <w:pPr>
              <w:pStyle w:val="MDPI42tablebody"/>
              <w:spacing w:line="240" w:lineRule="auto"/>
            </w:pPr>
            <w:r w:rsidRPr="00F03D14">
              <w:t>9 E-Textile Pressure Sensor</w:t>
            </w:r>
            <w:r>
              <w:t xml:space="preserve"> </w:t>
            </w:r>
            <w:r>
              <w:fldChar w:fldCharType="begin"/>
            </w:r>
            <w:r w:rsidR="00665387">
              <w:instrText xml:space="preserve"> ADDIN ZOTERO_ITEM CSL_CITATION {"citationID":"KGWfZMUl","properties":{"formattedCitation":"[48]","plainCitation":"[48]","noteIndex":0},"citationItems":[{"id":272,"uris":["http://zotero.org/users/11398818/items/7ANKQUF4"],"itemData":{"id":272,"type":"article-journal","abstract":"We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665387" w:rsidRPr="00665387">
              <w:t>[48]</w:t>
            </w:r>
            <w:r>
              <w:fldChar w:fldCharType="end"/>
            </w:r>
          </w:p>
        </w:tc>
        <w:tc>
          <w:tcPr>
            <w:tcW w:w="998" w:type="dxa"/>
            <w:shd w:val="clear" w:color="auto" w:fill="auto"/>
          </w:tcPr>
          <w:p w14:paraId="26AEEB22" w14:textId="56DBC817" w:rsidR="00C5421F" w:rsidRDefault="00C5421F" w:rsidP="00C5421F">
            <w:pPr>
              <w:pStyle w:val="MDPI42tablebody"/>
              <w:spacing w:line="240" w:lineRule="auto"/>
            </w:pPr>
            <w:r>
              <w:t>98.82%</w:t>
            </w:r>
          </w:p>
        </w:tc>
        <w:tc>
          <w:tcPr>
            <w:tcW w:w="1178" w:type="dxa"/>
          </w:tcPr>
          <w:p w14:paraId="1F7F41D5" w14:textId="489802E1" w:rsidR="00C5421F" w:rsidRDefault="00C5421F" w:rsidP="00C5421F">
            <w:pPr>
              <w:pStyle w:val="MDPI42tablebody"/>
              <w:spacing w:line="240" w:lineRule="auto"/>
            </w:pPr>
            <w:r>
              <w:t>15</w:t>
            </w:r>
          </w:p>
        </w:tc>
      </w:tr>
    </w:tbl>
    <w:p w14:paraId="76515613" w14:textId="77777777" w:rsidR="002B0A1B" w:rsidRDefault="002B0A1B" w:rsidP="0093631F">
      <w:pPr>
        <w:pStyle w:val="MDPI51figurecaption"/>
        <w:ind w:left="0"/>
      </w:pPr>
    </w:p>
    <w:p w14:paraId="68530456" w14:textId="49B7C142" w:rsidR="00E52229" w:rsidRDefault="00E52229" w:rsidP="00EA3453">
      <w:pPr>
        <w:pStyle w:val="MDPI23heading3"/>
        <w:numPr>
          <w:ilvl w:val="2"/>
          <w:numId w:val="34"/>
        </w:numPr>
      </w:pPr>
      <w:r>
        <w:t>Textile Pressure Sensor</w:t>
      </w:r>
    </w:p>
    <w:p w14:paraId="3DF0420C" w14:textId="40F2C1A9" w:rsidR="00E52229" w:rsidRDefault="00E52229" w:rsidP="00E52229">
      <w:pPr>
        <w:pStyle w:val="MDPI31text"/>
      </w:pPr>
      <w:r>
        <w:t xml:space="preserve">A textile-based pressure sensor is normally composed of a soft fabric-based material. This sensor consists of a conductive thread pattern placed over a dielectric material that serves as a substrate between the threads [21]. Figure 6 shows an example of how each layer within the textile pressure sensor is structured. One of the main advantages seen with textile force sensors is the fact that it is quite flexible, and it seamlessly integrates with garments making it unobstructive to the end user. Furthermore, this type of sensor tends to be quite popular among wearable technologies. </w:t>
      </w:r>
    </w:p>
    <w:tbl>
      <w:tblPr>
        <w:tblW w:w="0" w:type="auto"/>
        <w:jc w:val="center"/>
        <w:tblLook w:val="0000" w:firstRow="0" w:lastRow="0" w:firstColumn="0" w:lastColumn="0" w:noHBand="0" w:noVBand="0"/>
      </w:tblPr>
      <w:tblGrid>
        <w:gridCol w:w="5330"/>
        <w:gridCol w:w="4268"/>
      </w:tblGrid>
      <w:tr w:rsidR="00E52229" w:rsidRPr="00196D5A" w14:paraId="336FFD9A" w14:textId="77777777" w:rsidTr="00E52229">
        <w:trPr>
          <w:jc w:val="center"/>
        </w:trPr>
        <w:tc>
          <w:tcPr>
            <w:tcW w:w="4986" w:type="dxa"/>
            <w:shd w:val="clear" w:color="auto" w:fill="auto"/>
            <w:vAlign w:val="center"/>
          </w:tcPr>
          <w:p w14:paraId="5DF1D897" w14:textId="77777777" w:rsidR="00E52229" w:rsidRPr="00196D5A" w:rsidRDefault="00E52229" w:rsidP="00BA2621">
            <w:pPr>
              <w:pStyle w:val="MDPI52figure"/>
              <w:spacing w:before="0"/>
            </w:pPr>
            <w:r>
              <w:rPr>
                <w:noProof/>
              </w:rPr>
              <w:lastRenderedPageBreak/>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196D5A" w:rsidRDefault="00E52229" w:rsidP="00BA2621">
            <w:pPr>
              <w:pStyle w:val="MDPI52figure"/>
              <w:spacing w:before="0"/>
            </w:pPr>
            <w:r w:rsidRPr="00782D4F">
              <w:rPr>
                <w:noProof/>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8"/>
                          <a:stretch>
                            <a:fillRect/>
                          </a:stretch>
                        </pic:blipFill>
                        <pic:spPr>
                          <a:xfrm>
                            <a:off x="0" y="0"/>
                            <a:ext cx="1702712" cy="1621951"/>
                          </a:xfrm>
                          <a:prstGeom prst="rect">
                            <a:avLst/>
                          </a:prstGeom>
                        </pic:spPr>
                      </pic:pic>
                    </a:graphicData>
                  </a:graphic>
                </wp:inline>
              </w:drawing>
            </w:r>
          </w:p>
        </w:tc>
      </w:tr>
      <w:tr w:rsidR="00E52229" w:rsidRPr="00196D5A" w14:paraId="7793E3A4" w14:textId="77777777" w:rsidTr="00E52229">
        <w:trPr>
          <w:jc w:val="center"/>
        </w:trPr>
        <w:tc>
          <w:tcPr>
            <w:tcW w:w="4986" w:type="dxa"/>
            <w:shd w:val="clear" w:color="auto" w:fill="auto"/>
            <w:vAlign w:val="center"/>
          </w:tcPr>
          <w:p w14:paraId="6A60D98E" w14:textId="77777777" w:rsidR="00E52229" w:rsidRPr="00196D5A" w:rsidRDefault="00E52229" w:rsidP="00BA2621">
            <w:pPr>
              <w:pStyle w:val="MDPI42tablebody"/>
            </w:pPr>
            <w:r w:rsidRPr="00196D5A">
              <w:t>(</w:t>
            </w:r>
            <w:r w:rsidRPr="000122AB">
              <w:rPr>
                <w:b/>
              </w:rPr>
              <w:t>a</w:t>
            </w:r>
            <w:r w:rsidRPr="00196D5A">
              <w:t>)</w:t>
            </w:r>
          </w:p>
        </w:tc>
        <w:tc>
          <w:tcPr>
            <w:tcW w:w="4268" w:type="dxa"/>
          </w:tcPr>
          <w:p w14:paraId="208709E9" w14:textId="77777777" w:rsidR="00E52229" w:rsidRPr="00196D5A" w:rsidRDefault="00E52229" w:rsidP="00BA2621">
            <w:pPr>
              <w:pStyle w:val="MDPI42tablebody"/>
            </w:pPr>
            <w:r w:rsidRPr="00196D5A">
              <w:t>(</w:t>
            </w:r>
            <w:r w:rsidRPr="000122AB">
              <w:rPr>
                <w:b/>
              </w:rPr>
              <w:t>b</w:t>
            </w:r>
            <w:r w:rsidRPr="00196D5A">
              <w:t>)</w:t>
            </w:r>
          </w:p>
        </w:tc>
      </w:tr>
    </w:tbl>
    <w:p w14:paraId="45228CB8" w14:textId="77777777" w:rsidR="00E52229" w:rsidRDefault="00E52229" w:rsidP="00E52229">
      <w:pPr>
        <w:pStyle w:val="MDPI51figurecaption"/>
        <w:ind w:left="2968"/>
      </w:pPr>
      <w:r>
        <w:t>Figure 3. Textile Pressure Sensor (a) Textile Pressure Sensor composition [21]; (b) PreCaTex sensor [22].</w:t>
      </w:r>
    </w:p>
    <w:p w14:paraId="776001F8" w14:textId="1ECA354C" w:rsidR="00EA3453" w:rsidRDefault="00E52229" w:rsidP="00EA3453">
      <w:pPr>
        <w:pStyle w:val="MDPI31text"/>
      </w:pPr>
      <w:r>
        <w:t>A few research studies were found to have used textile sensors to classify sitting postures. One of which was Kim et al [23], who developed a washable textile pressure sensor and incorporated it into their chair system to classify 7 sitting postures using a decision algorithm. Another study proposed a “eCushion” device which is made up of a textile pressure array sensor that can detect 7 different sitting postures at 85.9% accuracy [24]. Additionally, Martínez-Estrada et al [22] also developed something similar by using 10 presence textile capacitive sensor (embroidered) sensors.</w:t>
      </w:r>
    </w:p>
    <w:p w14:paraId="2831FF4A" w14:textId="77777777" w:rsidR="00C6225B" w:rsidRDefault="00C6225B" w:rsidP="00EA3453">
      <w:pPr>
        <w:pStyle w:val="MDPI31text"/>
      </w:pPr>
    </w:p>
    <w:p w14:paraId="7F8D1A06" w14:textId="18155B79" w:rsidR="00D359E5" w:rsidRPr="00D359E5" w:rsidRDefault="00D359E5" w:rsidP="00EA3453">
      <w:pPr>
        <w:pStyle w:val="MDPI23heading3"/>
        <w:numPr>
          <w:ilvl w:val="2"/>
          <w:numId w:val="34"/>
        </w:numPr>
      </w:pPr>
      <w:r w:rsidRPr="00D359E5">
        <w:t>Load Cells</w:t>
      </w:r>
    </w:p>
    <w:p w14:paraId="632C4E1D" w14:textId="77777777" w:rsidR="00D359E5" w:rsidRDefault="00D359E5" w:rsidP="00D359E5">
      <w:pPr>
        <w:pStyle w:val="MDPI31text"/>
      </w:pPr>
      <w: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p>
    <w:p w14:paraId="35BDAB24" w14:textId="6C22F67B" w:rsidR="00D359E5" w:rsidRDefault="00D359E5" w:rsidP="00D359E5">
      <w:pPr>
        <w:pStyle w:val="MDPI31text"/>
      </w:pPr>
      <w:r>
        <w:t xml:space="preserve"> Roh et al. in 2018 </w:t>
      </w:r>
      <w:r>
        <w:fldChar w:fldCharType="begin"/>
      </w:r>
      <w:r w:rsidR="00665387">
        <w:instrText xml:space="preserve"> ADDIN ZOTERO_ITEM CSL_CITATION {"citationID":"GKe7PrM7","properties":{"formattedCitation":"[49]","plainCitation":"[49]","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665387" w:rsidRPr="00665387">
        <w:t>[49]</w:t>
      </w:r>
      <w:r>
        <w:fldChar w:fldCharType="end"/>
      </w:r>
      <w:r>
        <w:t xml:space="preserve"> developed a smart chair by integrating 4 load cell sensors within the chair sitting cushion to classify 6 sitting postures. An accuracy of 97.94% was achieved using a SVM (RBF kernel) ML model. Similarly, Pereira and Plácido da Silva in 2023 </w:t>
      </w:r>
      <w:r>
        <w:fldChar w:fldCharType="begin"/>
      </w:r>
      <w:r w:rsidR="00665387">
        <w:instrText xml:space="preserve"> ADDIN ZOTERO_ITEM CSL_CITATION {"citationID":"gLgG9lFs","properties":{"formattedCitation":"[50]","plainCitation":"[50]","noteIndex":0},"citationItems":[{"id":145,"uris":["http://zotero.org/users/11398818/items/A9UVN24S"],"itemData":{"id":145,"type":"article-journal","abstract":"In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665387" w:rsidRPr="00665387">
        <w:t>[50]</w:t>
      </w:r>
      <w:r>
        <w:fldChar w:fldCharType="end"/>
      </w:r>
      <w:r>
        <w:t xml:space="preserve"> distributed 3 load cells across the seat’s cushion in order to classify 8 sitting postures; overall they were able to a classification accuracy of 98.50%.</w:t>
      </w:r>
    </w:p>
    <w:p w14:paraId="485B608A" w14:textId="77777777" w:rsidR="00D359E5" w:rsidRDefault="00D359E5" w:rsidP="00D359E5">
      <w:pPr>
        <w:pStyle w:val="MDPI31text"/>
      </w:pPr>
    </w:p>
    <w:p w14:paraId="74936D83" w14:textId="77777777" w:rsidR="00D359E5" w:rsidRDefault="00D359E5" w:rsidP="00D359E5">
      <w:pPr>
        <w:pStyle w:val="MDPI52figure"/>
      </w:pPr>
      <w:r>
        <w:rPr>
          <w:noProof/>
        </w:rPr>
        <w:drawing>
          <wp:inline distT="0" distB="0" distL="0" distR="0" wp14:anchorId="79038F3D" wp14:editId="189B077B">
            <wp:extent cx="2306595" cy="2038580"/>
            <wp:effectExtent l="19050" t="19050" r="0" b="0"/>
            <wp:docPr id="423861120" name="Picture 1" descr="Several wires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2705" name="Picture 1" descr="Several wires connected to a devi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0439" cy="2041978"/>
                    </a:xfrm>
                    <a:prstGeom prst="rect">
                      <a:avLst/>
                    </a:prstGeom>
                    <a:noFill/>
                    <a:ln>
                      <a:solidFill>
                        <a:sysClr val="windowText" lastClr="000000"/>
                      </a:solidFill>
                    </a:ln>
                  </pic:spPr>
                </pic:pic>
              </a:graphicData>
            </a:graphic>
          </wp:inline>
        </w:drawing>
      </w:r>
    </w:p>
    <w:p w14:paraId="56DD438F" w14:textId="77777777" w:rsidR="00D359E5" w:rsidRDefault="00D359E5" w:rsidP="00D359E5">
      <w:pPr>
        <w:pStyle w:val="MDPI511onefigurecaption"/>
      </w:pPr>
      <w:r w:rsidRPr="006B0865">
        <w:rPr>
          <w:b/>
          <w:bCs/>
        </w:rPr>
        <w:t xml:space="preserve">Figure </w:t>
      </w:r>
      <w:r w:rsidRPr="006B0865">
        <w:rPr>
          <w:b/>
          <w:bCs/>
          <w:noProof w:val="0"/>
        </w:rPr>
        <w:t>4</w:t>
      </w:r>
      <w:r>
        <w:rPr>
          <w:noProof w:val="0"/>
        </w:rPr>
        <w:t>.</w:t>
      </w:r>
      <w:r>
        <w:t xml:space="preserve"> 50 KG </w:t>
      </w:r>
      <w:r w:rsidRPr="00071DBF">
        <w:t>Load Cells</w:t>
      </w:r>
      <w:r>
        <w:t xml:space="preserve"> (</w:t>
      </w:r>
      <w:r w:rsidRPr="001E30F1">
        <w:t>SEN-10245</w:t>
      </w:r>
      <w:r>
        <w:t>)</w:t>
      </w:r>
    </w:p>
    <w:p w14:paraId="0175A04A" w14:textId="422EEB25" w:rsidR="00D359E5" w:rsidRPr="00A070B0" w:rsidRDefault="00D359E5" w:rsidP="002B0A1B">
      <w:pPr>
        <w:pStyle w:val="MDPI23heading3"/>
        <w:numPr>
          <w:ilvl w:val="2"/>
          <w:numId w:val="34"/>
        </w:numPr>
      </w:pPr>
      <w:r w:rsidRPr="00A070B0">
        <w:t>Flex Sensors</w:t>
      </w:r>
    </w:p>
    <w:p w14:paraId="1892FA79" w14:textId="188AD6BB" w:rsidR="00D359E5" w:rsidRDefault="00D359E5" w:rsidP="00D359E5">
      <w:pPr>
        <w:pStyle w:val="MDPI31text"/>
      </w:pPr>
      <w:r>
        <w:t xml:space="preserve">Flex sensors are another variation of sensors that are being used by myriad studies to classify different sitting postures. A flex sensor, also known as a bend sensor, works </w:t>
      </w:r>
      <w:r>
        <w:lastRenderedPageBreak/>
        <w:t xml:space="preserve">by measuring the degree of displacement resulting from the bending action being applied to the sensor </w:t>
      </w:r>
      <w:r>
        <w:fldChar w:fldCharType="begin"/>
      </w:r>
      <w:r w:rsidR="00665387">
        <w:instrText xml:space="preserve"> ADDIN ZOTERO_ITEM CSL_CITATION {"citationID":"snQR9O3i","properties":{"formattedCitation":"[51]","plainCitation":"[51]","noteIndex":0},"citationItems":[{"id":252,"uris":["http://zotero.org/users/11398818/items/MMKV59DG"],"itemData":{"id":252,"type":"article-journal","abstract":"Flex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fldChar w:fldCharType="separate"/>
      </w:r>
      <w:r w:rsidR="00665387" w:rsidRPr="00665387">
        <w:t>[51]</w:t>
      </w:r>
      <w:r>
        <w:fldChar w:fldCharType="end"/>
      </w:r>
      <w:r>
        <w:t xml:space="preserve">. </w:t>
      </w:r>
    </w:p>
    <w:p w14:paraId="599FA14A" w14:textId="070FC196" w:rsidR="00D359E5" w:rsidRDefault="00D359E5" w:rsidP="00D359E5">
      <w:pPr>
        <w:pStyle w:val="MDPI31text"/>
      </w:pPr>
      <w:r>
        <w:t xml:space="preserve">It was seen that the primary use of flex sensors in the classification of sitting postures is not a widely popular approach among numerous studies. Overall, there were only 2 studies identified that utilized this method for sitting posture detection. The first was by Hu et al </w:t>
      </w:r>
      <w:r>
        <w:fldChar w:fldCharType="begin"/>
      </w:r>
      <w:r w:rsidR="00665387">
        <w:instrText xml:space="preserve"> ADDIN ZOTERO_ITEM CSL_CITATION {"citationID":"yIgAyEHq","properties":{"formattedCitation":"[37]","plainCitation":"[37]","noteIndex":0},"citationItems":[{"id":167,"uris":["http://zotero.org/users/11398818/items/DR5UVBDW"],"itemData":{"id":167,"type":"article-journal","container-title":"IEEE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665387" w:rsidRPr="00665387">
        <w:t>[37]</w:t>
      </w:r>
      <w:r>
        <w:fldChar w:fldCharType="end"/>
      </w:r>
      <w:r>
        <w:t xml:space="preserve"> who developed a smart sensing chair using 6 flex sensors and a 2-layer Artificial neural network (ANN) for detecting 7 sitting postures and achieved an accuracy of 97.43%. The second was by </w:t>
      </w:r>
      <w:r>
        <w:fldChar w:fldCharType="begin"/>
      </w:r>
      <w:r w:rsidR="00665387">
        <w:instrText xml:space="preserve"> ADDIN ZOTERO_ITEM CSL_CITATION {"citationID":"5tW320UG","properties":{"formattedCitation":"[45]","plainCitation":"[45]","noteIndex":0},"citationItems":[{"id":254,"uris":["http://zotero.org/users/11398818/items/65CCGVLQ"],"itemData":{"id":254,"type":"paper-conference","container-title":"2022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665387" w:rsidRPr="00665387">
        <w:t>[45]</w:t>
      </w:r>
      <w:r>
        <w:fldChar w:fldCharType="end"/>
      </w:r>
      <w:r>
        <w:t xml:space="preserve"> which also developed a similar system without the use of an ML model which aimed at detecting 7 different sitting postures. </w:t>
      </w:r>
    </w:p>
    <w:p w14:paraId="5BFB751A" w14:textId="77777777" w:rsidR="00D359E5" w:rsidRDefault="00D359E5" w:rsidP="00D359E5">
      <w:pPr>
        <w:pStyle w:val="MDPI31text"/>
      </w:pPr>
      <w:r>
        <w:t xml:space="preserve"> </w:t>
      </w:r>
    </w:p>
    <w:p w14:paraId="58C8471A" w14:textId="77777777" w:rsidR="00D359E5" w:rsidRDefault="00D359E5" w:rsidP="00D359E5">
      <w:pPr>
        <w:pStyle w:val="MDPI52figure"/>
      </w:pPr>
      <w:r w:rsidRPr="00735236">
        <w:rPr>
          <w:noProof/>
        </w:rPr>
        <w:drawing>
          <wp:inline distT="0" distB="0" distL="0" distR="0" wp14:anchorId="0E7AB7F4" wp14:editId="14EFBCF2">
            <wp:extent cx="2378786" cy="2378786"/>
            <wp:effectExtent l="0" t="0" r="0" b="0"/>
            <wp:docPr id="1224012408" name="Picture 2" descr="A long yellow and black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12408" name="Picture 2" descr="A long yellow and black devic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7487" cy="2387487"/>
                    </a:xfrm>
                    <a:prstGeom prst="rect">
                      <a:avLst/>
                    </a:prstGeom>
                    <a:noFill/>
                  </pic:spPr>
                </pic:pic>
              </a:graphicData>
            </a:graphic>
          </wp:inline>
        </w:drawing>
      </w:r>
    </w:p>
    <w:p w14:paraId="165C966D" w14:textId="77777777" w:rsidR="00D359E5" w:rsidRDefault="00D359E5" w:rsidP="00D359E5">
      <w:pPr>
        <w:pStyle w:val="MDPI511onefigurecaption"/>
      </w:pPr>
      <w:r w:rsidRPr="006B0865">
        <w:rPr>
          <w:b/>
          <w:bCs/>
        </w:rPr>
        <w:t>Figure 5</w:t>
      </w:r>
      <w:r>
        <w:t>.</w:t>
      </w:r>
      <w:r w:rsidRPr="00497160">
        <w:t xml:space="preserve"> Flex Sensor</w:t>
      </w:r>
    </w:p>
    <w:p w14:paraId="19BB6553" w14:textId="77777777" w:rsidR="00E52229" w:rsidRDefault="00E52229" w:rsidP="00E52229">
      <w:pPr>
        <w:pStyle w:val="MDPI51figurecaption"/>
        <w:ind w:left="2968"/>
      </w:pPr>
    </w:p>
    <w:p w14:paraId="690C489A" w14:textId="77777777" w:rsidR="00E52229" w:rsidRPr="00E52229" w:rsidRDefault="00E52229" w:rsidP="00E52229">
      <w:pPr>
        <w:pStyle w:val="MDPI51figurecaption"/>
        <w:ind w:left="2968"/>
      </w:pPr>
    </w:p>
    <w:p w14:paraId="2D14DC43" w14:textId="5B26949A" w:rsidR="002423A8" w:rsidRDefault="00573025" w:rsidP="002423A8">
      <w:pPr>
        <w:pStyle w:val="MDPI22heading2"/>
        <w:numPr>
          <w:ilvl w:val="1"/>
          <w:numId w:val="34"/>
        </w:numPr>
      </w:pPr>
      <w:r>
        <w:t>Machine Learning Model</w:t>
      </w:r>
      <w:r w:rsidR="002423A8">
        <w:t>s</w:t>
      </w:r>
    </w:p>
    <w:p w14:paraId="1177D028" w14:textId="0A4EA75F" w:rsidR="002423A8" w:rsidRDefault="002423A8" w:rsidP="002423A8">
      <w:pPr>
        <w:pStyle w:val="MDPI31text"/>
      </w:pPr>
      <w:r>
        <w:t xml:space="preserve">Multiple machine learning algorithms across various studies are being adopted to classify different sitting postures. Two of the most used ML models among research studies were the CNN (Convolutional Neural Networks) </w:t>
      </w:r>
      <w:r>
        <w:fldChar w:fldCharType="begin"/>
      </w:r>
      <w:r w:rsidR="00665387">
        <w:instrText xml:space="preserve"> ADDIN ZOTERO_ITEM CSL_CITATION {"citationID":"gXKMbrup","properties":{"formattedCitation":"[27,32,47,52,53]","plainCitation":"[27,32,47,52,53]","noteIndex":0},"citationItems":[{"id":214,"uris":["http://zotero.org/users/11398818/items/SBMQ83RY"],"itemData":{"id":214,"type":"article-journal","abstract":"Sitting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fldChar w:fldCharType="separate"/>
      </w:r>
      <w:r w:rsidR="00665387" w:rsidRPr="00665387">
        <w:t>[27,32,47,52,53]</w:t>
      </w:r>
      <w:r>
        <w:fldChar w:fldCharType="end"/>
      </w:r>
      <w:r>
        <w:t xml:space="preserve"> and ANN (Artificial Neural Networks) </w:t>
      </w:r>
      <w:r>
        <w:fldChar w:fldCharType="begin"/>
      </w:r>
      <w:r w:rsidR="00665387">
        <w:instrText xml:space="preserve"> ADDIN ZOTERO_ITEM CSL_CITATION {"citationID":"UVYBaN0e","properties":{"formattedCitation":"[25,29,33,39,43]","plainCitation":"[25,29,33,39,43]","noteIndex":0},"citationItems":[{"id":151,"uris":["http://zotero.org/users/11398818/items/IH6ZVDXW"],"itemData":{"id":151,"type":"article-journal","abstract":"&lt;p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665387" w:rsidRPr="00665387">
        <w:t>[25,29,33,39,43]</w:t>
      </w:r>
      <w:r>
        <w:fldChar w:fldCharType="end"/>
      </w:r>
      <w:r>
        <w:t xml:space="preserve">. Other algorithms being used were KNN (K-Nearest Neighbors) </w:t>
      </w:r>
      <w:r>
        <w:fldChar w:fldCharType="begin"/>
      </w:r>
      <w:r w:rsidR="00665387">
        <w:instrText xml:space="preserve"> ADDIN ZOTERO_ITEM CSL_CITATION {"citationID":"6KWy0F8a","properties":{"formattedCitation":"[39,50]","plainCitation":"[39,50]","noteIndex":0},"citationItems":[{"id":170,"uris":["http://zotero.org/users/11398818/items/DXZPDRQ4"],"itemData":{"id":170,"type":"chapter","container-title":"Engineering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665387" w:rsidRPr="00665387">
        <w:t>[39,50]</w:t>
      </w:r>
      <w:r>
        <w:fldChar w:fldCharType="end"/>
      </w:r>
      <w:r>
        <w:t xml:space="preserve">, Decision Tree </w:t>
      </w:r>
      <w:r>
        <w:fldChar w:fldCharType="begin"/>
      </w:r>
      <w:r w:rsidR="00665387">
        <w:instrText xml:space="preserve"> ADDIN ZOTERO_ITEM CSL_CITATION {"citationID":"XPFGUbQO","properties":{"formattedCitation":"[23,44]","plainCitation":"[23,44]","noteIndex":0},"citationItems":[{"id":223,"uris":["http://zotero.org/users/11398818/items/2HFDN9YP"],"itemData":{"id":223,"type":"article-journal","container-title":"IEEE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665387" w:rsidRPr="00665387">
        <w:t>[23,44]</w:t>
      </w:r>
      <w:r>
        <w:fldChar w:fldCharType="end"/>
      </w:r>
      <w:r>
        <w:t xml:space="preserve">, SVM (Support Vector Machine) </w:t>
      </w:r>
      <w:r>
        <w:fldChar w:fldCharType="begin"/>
      </w:r>
      <w:r w:rsidR="00665387">
        <w:instrText xml:space="preserve"> ADDIN ZOTERO_ITEM CSL_CITATION {"citationID":"DlMTjBQy","properties":{"formattedCitation":"[42,49]","plainCitation":"[42,49]","noteIndex":0},"citationItems":[{"id":159,"uris":["http://zotero.org/users/11398818/items/UGIYCU8F"],"itemData":{"id":159,"type":"article-journal","abstract":"Prolonged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665387" w:rsidRPr="00665387">
        <w:t>[42,49]</w:t>
      </w:r>
      <w:r>
        <w:fldChar w:fldCharType="end"/>
      </w:r>
      <w:r>
        <w:t xml:space="preserve">, RF (Random Forest) </w:t>
      </w:r>
      <w:r>
        <w:fldChar w:fldCharType="begin"/>
      </w:r>
      <w:r w:rsidR="00665387">
        <w:instrText xml:space="preserve"> ADDIN ZOTERO_ITEM CSL_CITATION {"citationID":"7dtp7dkU","properties":{"formattedCitation":"[41,54]","plainCitation":"[41,54]","noteIndex":0},"citationItems":[{"id":182,"uris":["http://zotero.org/users/11398818/items/EJDVGSEA"],"itemData":{"id":182,"type":"article-journal","abstract":"Occupational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fldChar w:fldCharType="separate"/>
      </w:r>
      <w:r w:rsidR="00665387" w:rsidRPr="00665387">
        <w:t>[41,54]</w:t>
      </w:r>
      <w:r>
        <w:fldChar w:fldCharType="end"/>
      </w:r>
      <w:r>
        <w:t xml:space="preserve">, SNN (Spiking Neural Network) </w:t>
      </w:r>
      <w:r>
        <w:fldChar w:fldCharType="begin"/>
      </w:r>
      <w:r w:rsidR="00665387">
        <w:instrText xml:space="preserve"> ADDIN ZOTERO_ITEM CSL_CITATION {"citationID":"OarpLD3f","properties":{"formattedCitation":"[31]","plainCitation":"[31]","noteIndex":0},"citationItems":[{"id":126,"uris":["http://zotero.org/groups/5004747/items/SZ698YAT"],"itemData":{"id":126,"type":"article-journal","container-title":"IEEE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665387" w:rsidRPr="00665387">
        <w:t>[31]</w:t>
      </w:r>
      <w:r>
        <w:fldChar w:fldCharType="end"/>
      </w:r>
      <w:r>
        <w:t xml:space="preserve">, SLR (Simple Logistic Regression) </w:t>
      </w:r>
      <w:r>
        <w:fldChar w:fldCharType="begin"/>
      </w:r>
      <w:r w:rsidR="00665387">
        <w:instrText xml:space="preserve"> ADDIN ZOTERO_ITEM CSL_CITATION {"citationID":"dy83aUit","properties":{"formattedCitation":"[34]","plainCitation":"[34]","noteIndex":0},"citationItems":[{"id":177,"uris":["http://zotero.org/users/11398818/items/TIX5H2JM"],"itemData":{"id":177,"type":"paper-conference","container-title":"Proceedings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665387" w:rsidRPr="00665387">
        <w:t>[34]</w:t>
      </w:r>
      <w:r>
        <w:fldChar w:fldCharType="end"/>
      </w:r>
      <w:r>
        <w:t xml:space="preserve">, Self-Organizing Map </w:t>
      </w:r>
      <w:r>
        <w:fldChar w:fldCharType="begin"/>
      </w:r>
      <w:r w:rsidR="00665387">
        <w:instrText xml:space="preserve"> ADDIN ZOTERO_ITEM CSL_CITATION {"citationID":"XRsOSJqs","properties":{"formattedCitation":"[28]","plainCitation":"[28]","noteIndex":0},"citationItems":[{"id":143,"uris":["http://zotero.org/users/11398818/items/6LWNY69L"],"itemData":{"id":143,"type":"article-journal","abstract":"As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665387" w:rsidRPr="00665387">
        <w:t>[28]</w:t>
      </w:r>
      <w:r>
        <w:fldChar w:fldCharType="end"/>
      </w:r>
      <w:r>
        <w:t xml:space="preserve">, and Dynamic time Wrapping </w:t>
      </w:r>
      <w:r>
        <w:fldChar w:fldCharType="begin"/>
      </w:r>
      <w:r w:rsidR="00665387">
        <w:instrText xml:space="preserve"> ADDIN ZOTERO_ITEM CSL_CITATION {"citationID":"l6v9Fv0T","properties":{"formattedCitation":"[24]","plainCitation":"[24]","noteIndex":0},"citationItems":[{"id":232,"uris":["http://zotero.org/users/11398818/items/ZMS5CAZB"],"itemData":{"id":232,"type":"article-journal","container-title":"IEEE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665387" w:rsidRPr="00665387">
        <w:t>[24]</w:t>
      </w:r>
      <w:r>
        <w:fldChar w:fldCharType="end"/>
      </w:r>
      <w:r>
        <w:t xml:space="preserve">. On the other hand, there were 7 studies that didn’t employ the use ML models in the classification of sitting postures </w:t>
      </w:r>
      <w:r>
        <w:fldChar w:fldCharType="begin"/>
      </w:r>
      <w:r w:rsidR="00665387">
        <w:instrText xml:space="preserve"> ADDIN ZOTERO_ITEM CSL_CITATION {"citationID":"Uq3xL9PL","properties":{"formattedCitation":"[26,35,43,55\\uc0\\u8211{}57]","plainCitation":"[26,35,43,55–57]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fldChar w:fldCharType="separate"/>
      </w:r>
      <w:r w:rsidR="00665387" w:rsidRPr="00665387">
        <w:rPr>
          <w:szCs w:val="24"/>
        </w:rPr>
        <w:t>[26,35,43,55–57]</w:t>
      </w:r>
      <w:r>
        <w:fldChar w:fldCharType="end"/>
      </w:r>
      <w:r>
        <w:t xml:space="preserve">. Instead, most of these studies resulted in the implementation of straightforward threshold-based system. In the implementation of this approach, if the sensor data surpassed a specified threshold, a given posture is identified. </w:t>
      </w:r>
    </w:p>
    <w:p w14:paraId="3C793F16" w14:textId="7EC30F45" w:rsidR="002423A8" w:rsidRDefault="002423A8" w:rsidP="002423A8">
      <w:pPr>
        <w:pStyle w:val="MDPI31text"/>
      </w:pPr>
      <w:r>
        <w:t>Figure 6 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w:t>
      </w:r>
      <w:r w:rsidRPr="00F3135D">
        <w:t>t</w:t>
      </w:r>
      <w:r>
        <w:t xml:space="preserve"> is</w:t>
      </w:r>
      <w:r w:rsidRPr="00F3135D">
        <w:t xml:space="preserve"> evident to see that the more sitting postures that are being classified, the less accuracy its classification accuracy would be</w:t>
      </w:r>
      <w:r>
        <w:t>.</w:t>
      </w:r>
      <w:r w:rsidRPr="00670967">
        <w:t xml:space="preserve"> Hence, that is one of the main reasons why most studies on average limit the number of postures to 5-7 positions, which are leaning left, leaning right, leaning backward, upright sitting, and leaning forwards [56].</w:t>
      </w:r>
      <w:r>
        <w:t xml:space="preserve"> </w:t>
      </w:r>
      <w:r w:rsidRPr="00670967">
        <w:t>The study that had the least number of postures classified was by Feng et al. [52] who used RFID tag</w:t>
      </w:r>
      <w:r>
        <w:t xml:space="preserve"> along with a </w:t>
      </w:r>
      <w:r>
        <w:lastRenderedPageBreak/>
        <w:t>camera sensor</w:t>
      </w:r>
      <w:r w:rsidRPr="00670967">
        <w:t xml:space="preserve"> to classify 3 sitting postures (a. Sitting straight, b. Leaning Forward, c. Leaning Backward). On the other hand, Wang et al. [28]</w:t>
      </w:r>
      <w:r>
        <w:t>,</w:t>
      </w:r>
      <w:r w:rsidRPr="00670967">
        <w:t xml:space="preserve"> </w:t>
      </w:r>
      <w:r>
        <w:t xml:space="preserve">Cho et el. </w:t>
      </w:r>
      <w:r w:rsidRPr="00670967">
        <w:t>[45]</w:t>
      </w:r>
      <w:r>
        <w:t xml:space="preserve">, </w:t>
      </w:r>
      <w:r w:rsidRPr="00670967">
        <w:t>Bourahmoune et al</w:t>
      </w:r>
      <w:r>
        <w:t xml:space="preserve">. </w:t>
      </w:r>
      <w:r>
        <w:fldChar w:fldCharType="begin"/>
      </w:r>
      <w:r w:rsidR="00665387">
        <w:instrText xml:space="preserve"> ADDIN ZOTERO_ITEM CSL_CITATION {"citationID":"s6hSzK5C","properties":{"formattedCitation":"[48]","plainCitation":"[48]","noteIndex":0},"citationItems":[{"id":272,"uris":["http://zotero.org/users/11398818/items/7ANKQUF4"],"itemData":{"id":272,"type":"article-journal","abstract":"We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665387" w:rsidRPr="00665387">
        <w:t>[48]</w:t>
      </w:r>
      <w:r>
        <w:fldChar w:fldCharType="end"/>
      </w:r>
      <w:r>
        <w:t xml:space="preserve"> and</w:t>
      </w:r>
      <w:r w:rsidRPr="00670967">
        <w:t xml:space="preserve"> looked at detecting up to 15 different postures which was the highest</w:t>
      </w:r>
      <w:r>
        <w:t xml:space="preserve"> number</w:t>
      </w:r>
      <w:r w:rsidRPr="00670967">
        <w:t xml:space="preserve"> seen among other studies found</w:t>
      </w:r>
      <w:r>
        <w:t>; achieving an accuracy of 88.52% , 96%, and 98.82% respectively.</w:t>
      </w:r>
    </w:p>
    <w:p w14:paraId="1275FD72" w14:textId="77777777" w:rsidR="002423A8" w:rsidRDefault="002423A8" w:rsidP="002423A8">
      <w:pPr>
        <w:pStyle w:val="MDPI31text"/>
      </w:pPr>
    </w:p>
    <w:p w14:paraId="5388B8B5" w14:textId="77777777" w:rsidR="002423A8" w:rsidRDefault="002423A8" w:rsidP="002423A8">
      <w:pPr>
        <w:pStyle w:val="MDPI31text"/>
      </w:pPr>
      <w:r>
        <w:t>Additionally, from Figure 6 below it was quite interesting to see deep learning models such as CNN and ANN aren’t much better</w:t>
      </w:r>
      <w:r w:rsidRPr="00EB0052">
        <w:t xml:space="preserve"> </w:t>
      </w:r>
      <w:r>
        <w:t xml:space="preserve">in </w:t>
      </w:r>
      <w:r w:rsidRPr="00EB0052">
        <w:t>achieving higher classification accurac</w:t>
      </w:r>
      <w:r>
        <w:t xml:space="preserve">ies compared to 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 </w:t>
      </w:r>
    </w:p>
    <w:p w14:paraId="3F22DDBB" w14:textId="77777777" w:rsidR="002423A8" w:rsidRDefault="002423A8" w:rsidP="002423A8">
      <w:pPr>
        <w:pStyle w:val="MDPI52figure"/>
      </w:pPr>
      <w:r>
        <w:rPr>
          <w:noProof/>
        </w:rPr>
        <w:drawing>
          <wp:inline distT="0" distB="0" distL="0" distR="0" wp14:anchorId="1EDDDD92" wp14:editId="4089F591">
            <wp:extent cx="4161790" cy="2547257"/>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7FE2A64" w14:textId="77777777" w:rsidR="00E3177A" w:rsidRDefault="002423A8" w:rsidP="00E3177A">
      <w:pPr>
        <w:pStyle w:val="MDPI51figurecaption"/>
      </w:pPr>
      <w:r w:rsidRPr="006B0865">
        <w:rPr>
          <w:b/>
          <w:bCs/>
        </w:rPr>
        <w:t>Figure 6.</w:t>
      </w:r>
      <w:r>
        <w:t xml:space="preserve"> Comparison of Machine Learning Models: Number of Postures vs Accuracy vs Test Subjects</w:t>
      </w:r>
    </w:p>
    <w:p w14:paraId="3C2CD46B" w14:textId="50F7FFBA" w:rsidR="002423A8" w:rsidRDefault="000F27B1" w:rsidP="00E3177A">
      <w:pPr>
        <w:pStyle w:val="MDPI31text"/>
      </w:pPr>
      <w:r>
        <w:t>To</w:t>
      </w:r>
      <w:r w:rsidR="002423A8">
        <w:t xml:space="preserve"> perform</w:t>
      </w:r>
      <w:r w:rsidR="002C2519">
        <w:t xml:space="preserve"> </w:t>
      </w:r>
      <w:r w:rsidR="00353834">
        <w:t>a</w:t>
      </w:r>
      <w:r w:rsidR="002423A8">
        <w:t xml:space="preserve"> concrete validation on an ML model’s performance and accuracy, most studies result in various methods such as the use of a confusion matrix and performance comparison between different ML models. A confusion matrix is a powerful analytical tool that is used to measure the performance of machine learning algorithms. For binary classification models, there are only 4 possible options within a 2x2 matrix table which is True Positive (TP), True Negative (TN), False Positive (FP), and a False Negative (FN). On the other hand, for multi-class models, the confusion matrix goes beyond a 2x2 matrix, for it becomes a NxN matrix. The N value signifies the number of classes being present </w:t>
      </w:r>
      <w:r w:rsidR="002423A8">
        <w:fldChar w:fldCharType="begin"/>
      </w:r>
      <w:r w:rsidR="00665387">
        <w:instrText xml:space="preserve"> ADDIN ZOTERO_ITEM CSL_CITATION {"citationID":"3ahQCF3c","properties":{"formattedCitation":"[58]","plainCitation":"[58]","noteIndex":0},"citationItems":[{"id":274,"uris":["http://zotero.org/users/11398818/items/7XCRKCYS"],"itemData":{"id":274,"type":"article-journal","abstract":"Classification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fldChar w:fldCharType="separate"/>
      </w:r>
      <w:r w:rsidR="00665387" w:rsidRPr="00665387">
        <w:t>[58]</w:t>
      </w:r>
      <w:r w:rsidR="002423A8">
        <w:fldChar w:fldCharType="end"/>
      </w:r>
      <w:r w:rsidR="002423A8">
        <w:t>.</w:t>
      </w:r>
    </w:p>
    <w:p w14:paraId="6A7C9505" w14:textId="77777777" w:rsidR="002423A8" w:rsidRDefault="002423A8" w:rsidP="002423A8">
      <w:pPr>
        <w:pStyle w:val="MDPI31text"/>
      </w:pPr>
    </w:p>
    <w:p w14:paraId="08BAD792" w14:textId="77777777" w:rsidR="002423A8" w:rsidRPr="002423A8" w:rsidRDefault="002423A8" w:rsidP="002423A8">
      <w:pPr>
        <w:pStyle w:val="MDPI31text"/>
      </w:pPr>
    </w:p>
    <w:p w14:paraId="279BB249" w14:textId="41FCFEA0" w:rsidR="00735236" w:rsidRDefault="00735236" w:rsidP="00735236">
      <w:pPr>
        <w:pStyle w:val="MDPI21heading1"/>
      </w:pPr>
      <w:r>
        <w:t>Discussion</w:t>
      </w:r>
    </w:p>
    <w:p w14:paraId="1B135438" w14:textId="77777777" w:rsidR="00735236" w:rsidRDefault="00735236" w:rsidP="00735236">
      <w:pPr>
        <w:pStyle w:val="MDPI22heading2"/>
      </w:pPr>
      <w:r>
        <w:t>Sitting Posture Monitoring Systems</w:t>
      </w:r>
    </w:p>
    <w:p w14:paraId="4F929693" w14:textId="7E0464A8" w:rsidR="00735236" w:rsidRDefault="00163FF9" w:rsidP="00735236">
      <w:pPr>
        <w:pStyle w:val="MDPI31text"/>
      </w:pPr>
      <w:r>
        <w:t>As it was highlighted in the prior section</w:t>
      </w:r>
      <w:r w:rsidR="00870C6F">
        <w:t>,</w:t>
      </w:r>
      <w:commentRangeStart w:id="54"/>
      <w:commentRangeEnd w:id="54"/>
      <w:r w:rsidR="00CB770F">
        <w:rPr>
          <w:rStyle w:val="CommentReference"/>
          <w:rFonts w:eastAsia="SimSun"/>
          <w:snapToGrid/>
          <w:lang w:eastAsia="zh-CN" w:bidi="ar-SA"/>
        </w:rPr>
        <w:commentReference w:id="54"/>
      </w:r>
      <w:r w:rsidR="00735236">
        <w:t xml:space="preserve"> the </w:t>
      </w:r>
      <w:r>
        <w:t>implementation</w:t>
      </w:r>
      <w:r w:rsidR="00735236">
        <w:t xml:space="preserve"> of a sitting posture monitoring system is not an entirely new concept, rather it is an area that has been explored by multiple researchers in the past until this present day. Th</w:t>
      </w:r>
      <w:r w:rsidR="009E38C7">
        <w:t>e</w:t>
      </w:r>
      <w:r w:rsidR="00735236">
        <w:t xml:space="preserve"> </w:t>
      </w:r>
      <w:r w:rsidR="00761BFC">
        <w:t xml:space="preserve">following </w:t>
      </w:r>
      <w:r w:rsidR="00735236">
        <w:t>section</w:t>
      </w:r>
      <w:r w:rsidR="00761BFC">
        <w:t>s</w:t>
      </w:r>
      <w:r w:rsidR="00735236">
        <w:t xml:space="preserve"> would be going over different research projects that developed their variation of smart sensing chairs</w:t>
      </w:r>
      <w:r w:rsidR="00927119">
        <w:t xml:space="preserve">. </w:t>
      </w:r>
      <w:r w:rsidR="00F75871">
        <w:t xml:space="preserve">Overall, there were a </w:t>
      </w:r>
      <w:r w:rsidR="00735236">
        <w:t xml:space="preserve">total of 33 relevant research literatures </w:t>
      </w:r>
      <w:r w:rsidR="00F75871">
        <w:t xml:space="preserve">which </w:t>
      </w:r>
      <w:r w:rsidR="00735236">
        <w:t xml:space="preserve">were carefully selected and examined. </w:t>
      </w:r>
      <w:r w:rsidR="00380AAD">
        <w:t xml:space="preserve">This literature </w:t>
      </w:r>
      <w:r w:rsidR="00F75871">
        <w:t xml:space="preserve">would </w:t>
      </w:r>
      <w:r w:rsidR="0001720C">
        <w:t>be focusing on</w:t>
      </w:r>
      <w:r w:rsidR="00735236">
        <w:t xml:space="preserve"> </w:t>
      </w:r>
      <w:r w:rsidR="00F75871">
        <w:t xml:space="preserve">studies that utilized </w:t>
      </w:r>
      <w:r w:rsidR="00735236">
        <w:t xml:space="preserve">unobtrusive means for the classification of different sitting positions. </w:t>
      </w:r>
      <w:r w:rsidR="00C3171F">
        <w:t>Furthermore,</w:t>
      </w:r>
      <w:r w:rsidR="0001720C">
        <w:t xml:space="preserve"> </w:t>
      </w:r>
      <w:r w:rsidR="0001720C">
        <w:lastRenderedPageBreak/>
        <w:t xml:space="preserve">by </w:t>
      </w:r>
      <w:r w:rsidR="00380625">
        <w:t>s</w:t>
      </w:r>
      <w:r w:rsidR="00735236">
        <w:t xml:space="preserve">ystematically examining these papers would surely some shed light on the most common machine learning algorithms and sensors being used to be able to classify various sitting postures. </w:t>
      </w:r>
    </w:p>
    <w:p w14:paraId="205826BD" w14:textId="77777777" w:rsidR="00735236" w:rsidRDefault="00735236" w:rsidP="00735236">
      <w:pPr>
        <w:pStyle w:val="MDPI31text"/>
      </w:pPr>
    </w:p>
    <w:p w14:paraId="5C765BA7" w14:textId="12AAC8A7" w:rsidR="00CB4660" w:rsidRDefault="00A0359E" w:rsidP="00CB4660">
      <w:pPr>
        <w:pStyle w:val="MDPI31text"/>
      </w:pPr>
      <w:r>
        <w:t>Across</w:t>
      </w:r>
      <w:r w:rsidR="00AC0D2B">
        <w:t xml:space="preserve"> the different </w:t>
      </w:r>
      <w:r w:rsidR="002A7520">
        <w:t xml:space="preserve">research </w:t>
      </w:r>
      <w:r w:rsidR="00067346">
        <w:t>studies</w:t>
      </w:r>
      <w:r w:rsidR="00872787">
        <w:t xml:space="preserve"> published</w:t>
      </w:r>
      <w:r w:rsidR="00067346">
        <w:t xml:space="preserve"> over the years</w:t>
      </w:r>
      <w:r w:rsidR="002A7520">
        <w:t xml:space="preserve">, </w:t>
      </w:r>
      <w:r w:rsidR="009F57AA">
        <w:t xml:space="preserve">it was </w:t>
      </w:r>
      <w:r w:rsidR="00141589">
        <w:t>expected</w:t>
      </w:r>
      <w:r w:rsidR="009F57AA">
        <w:t xml:space="preserve"> to see that there were different categories of sensor devices</w:t>
      </w:r>
      <w:r w:rsidR="000F4E67">
        <w:t xml:space="preserve"> being employed in the classification of sitting postures</w:t>
      </w:r>
      <w:r w:rsidR="002A7520">
        <w:t xml:space="preserve">. </w:t>
      </w:r>
      <w:r w:rsidR="002D3352">
        <w:t xml:space="preserve">Overall, there are </w:t>
      </w:r>
      <w:r w:rsidR="00F763F5">
        <w:t xml:space="preserve">5 </w:t>
      </w:r>
      <w:r w:rsidR="001B4E6A">
        <w:t xml:space="preserve">sensor </w:t>
      </w:r>
      <w:r w:rsidR="00F763F5">
        <w:t xml:space="preserve">devices which </w:t>
      </w:r>
      <w:r w:rsidR="00AE1F31">
        <w:t>are</w:t>
      </w:r>
      <w:r w:rsidR="00F763F5">
        <w:t xml:space="preserve"> a pressure sensor, load cell, flex sensor and camera sensor. </w:t>
      </w:r>
      <w:r w:rsidR="001B4E6A">
        <w:t xml:space="preserve">From Figure </w:t>
      </w:r>
      <w:r w:rsidR="00F60101">
        <w:t>4</w:t>
      </w:r>
      <w:r w:rsidR="001B4E6A">
        <w:t xml:space="preserve">, it is shown that pressure sensors are the most popular option </w:t>
      </w:r>
      <w:r w:rsidR="00A940F7">
        <w:t>across the years</w:t>
      </w:r>
      <w:r w:rsidR="00073282">
        <w:t xml:space="preserve"> compared to other sensor devices</w:t>
      </w:r>
      <w:r w:rsidR="00893BDA">
        <w:tab/>
      </w:r>
      <w:r w:rsidR="001B4E6A">
        <w:t xml:space="preserve">. </w:t>
      </w:r>
      <w:r w:rsidR="00F763F5">
        <w:t xml:space="preserve"> </w:t>
      </w:r>
    </w:p>
    <w:p w14:paraId="03D85174" w14:textId="0C37D9C3" w:rsidR="00C72509" w:rsidRDefault="00C72509" w:rsidP="00CB4660">
      <w:pPr>
        <w:pStyle w:val="MDPI31text"/>
      </w:pPr>
    </w:p>
    <w:p w14:paraId="2066CB98" w14:textId="0EAE0004" w:rsidR="00C72509" w:rsidRDefault="00AA0B2C" w:rsidP="00AA0B2C">
      <w:pPr>
        <w:pStyle w:val="MDPI31text"/>
        <w:ind w:firstLine="0"/>
      </w:pPr>
      <w:r>
        <w:t xml:space="preserve">Furthermore, </w:t>
      </w:r>
      <w:del w:id="55" w:author="Shiny Verghese" w:date="2024-01-18T09:50:00Z">
        <w:r w:rsidR="00C72509" w:rsidDel="001E7DBA">
          <w:delText>As anticipated, various scholarly papers</w:delText>
        </w:r>
      </w:del>
      <w:r>
        <w:t>t</w:t>
      </w:r>
      <w:ins w:id="56" w:author="Shiny Verghese" w:date="2024-01-18T09:50:00Z">
        <w:r w:rsidR="00C72509">
          <w:t>he published studies</w:t>
        </w:r>
      </w:ins>
      <w:ins w:id="57" w:author="Shiny Verghese" w:date="2024-01-18T09:51:00Z">
        <w:r w:rsidR="00C72509">
          <w:t xml:space="preserve"> are based on the</w:t>
        </w:r>
      </w:ins>
      <w:r w:rsidR="00C72509">
        <w:t xml:space="preserve"> use</w:t>
      </w:r>
      <w:ins w:id="58" w:author="Shiny Verghese" w:date="2024-01-18T09:51:00Z">
        <w:r w:rsidR="00C72509">
          <w:t xml:space="preserve"> of</w:t>
        </w:r>
      </w:ins>
      <w:r w:rsidR="00C72509">
        <w:t xml:space="preserve"> diverse types of sensor devices to detect </w:t>
      </w:r>
      <w:del w:id="59" w:author="Shiny Verghese" w:date="2024-01-18T09:51:00Z">
        <w:r w:rsidR="00C72509" w:rsidDel="001E7DBA">
          <w:delText xml:space="preserve">different </w:delText>
        </w:r>
      </w:del>
      <w:r w:rsidR="00C72509">
        <w:t>sitting postures. In summary, they can be divided into 4 overarching categories:</w:t>
      </w:r>
    </w:p>
    <w:p w14:paraId="229D4E3A" w14:textId="77777777" w:rsidR="00C72509" w:rsidRPr="00464186" w:rsidRDefault="00C72509" w:rsidP="00C72509">
      <w:pPr>
        <w:pStyle w:val="MDPI31text"/>
        <w:rPr>
          <w:highlight w:val="yellow"/>
        </w:rPr>
      </w:pPr>
      <w:r w:rsidRPr="00464186">
        <w:rPr>
          <w:highlight w:val="yellow"/>
        </w:rPr>
        <w:t>•</w:t>
      </w:r>
      <w:r w:rsidRPr="00464186">
        <w:rPr>
          <w:highlight w:val="yellow"/>
        </w:rPr>
        <w:tab/>
        <w:t>Smart Sensing Chairs using Pressure Sensors</w:t>
      </w:r>
    </w:p>
    <w:p w14:paraId="07CECFE8" w14:textId="77777777" w:rsidR="00C72509" w:rsidRPr="00464186" w:rsidRDefault="00C72509" w:rsidP="00C72509">
      <w:pPr>
        <w:pStyle w:val="MDPI31text"/>
        <w:rPr>
          <w:highlight w:val="yellow"/>
        </w:rPr>
      </w:pPr>
      <w:r w:rsidRPr="00464186">
        <w:rPr>
          <w:highlight w:val="yellow"/>
        </w:rPr>
        <w:t>•</w:t>
      </w:r>
      <w:r w:rsidRPr="00464186">
        <w:rPr>
          <w:highlight w:val="yellow"/>
        </w:rPr>
        <w:tab/>
        <w:t>Smart Sensing Chairs using Flex Sensors</w:t>
      </w:r>
    </w:p>
    <w:p w14:paraId="240A99AD" w14:textId="77777777" w:rsidR="00C72509" w:rsidRPr="00464186" w:rsidRDefault="00C72509" w:rsidP="00C72509">
      <w:pPr>
        <w:pStyle w:val="MDPI31text"/>
        <w:rPr>
          <w:highlight w:val="yellow"/>
        </w:rPr>
      </w:pPr>
      <w:r w:rsidRPr="00464186">
        <w:rPr>
          <w:highlight w:val="yellow"/>
        </w:rPr>
        <w:t>•</w:t>
      </w:r>
      <w:r w:rsidRPr="00464186">
        <w:rPr>
          <w:highlight w:val="yellow"/>
        </w:rPr>
        <w:tab/>
        <w:t>Smart Sensor Chairs using Mixed Sensor Systems</w:t>
      </w:r>
    </w:p>
    <w:p w14:paraId="45B643A2" w14:textId="77777777" w:rsidR="00C72509" w:rsidRDefault="00C72509" w:rsidP="00C72509">
      <w:pPr>
        <w:pStyle w:val="MDPI31text"/>
      </w:pPr>
      <w:r w:rsidRPr="00464186">
        <w:rPr>
          <w:highlight w:val="yellow"/>
        </w:rPr>
        <w:t>•</w:t>
      </w:r>
      <w:r w:rsidRPr="00464186">
        <w:rPr>
          <w:highlight w:val="yellow"/>
        </w:rPr>
        <w:tab/>
        <w:t>Smart Sensing Chairs using Image Processing</w:t>
      </w:r>
    </w:p>
    <w:p w14:paraId="1A469249" w14:textId="77777777" w:rsidR="00C72509" w:rsidRDefault="00C72509" w:rsidP="0027042E">
      <w:pPr>
        <w:pStyle w:val="MDPI31text"/>
        <w:ind w:left="0" w:firstLine="0"/>
      </w:pPr>
    </w:p>
    <w:p w14:paraId="61B7943D" w14:textId="77777777" w:rsidR="00735236" w:rsidRDefault="00735236" w:rsidP="00735236">
      <w:pPr>
        <w:pStyle w:val="MDPI22heading2"/>
      </w:pPr>
      <w:commentRangeStart w:id="60"/>
      <w:r>
        <w:t>Sensing Chair using Pressure Sensors</w:t>
      </w:r>
      <w:commentRangeEnd w:id="60"/>
      <w:r w:rsidR="00941BF9">
        <w:rPr>
          <w:rStyle w:val="CommentReference"/>
          <w:rFonts w:eastAsia="SimSun"/>
          <w:i w:val="0"/>
          <w:noProof w:val="0"/>
          <w:snapToGrid/>
          <w:lang w:eastAsia="zh-CN" w:bidi="ar-SA"/>
        </w:rPr>
        <w:commentReference w:id="60"/>
      </w:r>
    </w:p>
    <w:p w14:paraId="2E9EB467" w14:textId="54901F1B" w:rsidR="00AC7BA8" w:rsidRDefault="007B36C8" w:rsidP="00AC7BA8">
      <w:pPr>
        <w:pStyle w:val="MDPI23heading3"/>
        <w:rPr>
          <w:color w:val="auto"/>
        </w:rPr>
      </w:pPr>
      <w:r>
        <w:rPr>
          <w:color w:val="auto"/>
        </w:rPr>
        <w:t xml:space="preserve">Pressure sensing </w:t>
      </w:r>
      <w:r w:rsidR="00E240C1">
        <w:rPr>
          <w:color w:val="auto"/>
        </w:rPr>
        <w:t xml:space="preserve">technology </w:t>
      </w:r>
      <w:r w:rsidR="00785F57">
        <w:rPr>
          <w:color w:val="auto"/>
        </w:rPr>
        <w:t>is</w:t>
      </w:r>
      <w:r w:rsidR="007D4625">
        <w:rPr>
          <w:color w:val="auto"/>
        </w:rPr>
        <w:t xml:space="preserve"> </w:t>
      </w:r>
      <w:r w:rsidR="004A1A00">
        <w:rPr>
          <w:color w:val="auto"/>
        </w:rPr>
        <w:t>utilized in various</w:t>
      </w:r>
      <w:r w:rsidR="001E4D3B">
        <w:rPr>
          <w:color w:val="auto"/>
        </w:rPr>
        <w:t xml:space="preserve"> </w:t>
      </w:r>
      <w:r w:rsidR="004A1A00">
        <w:rPr>
          <w:color w:val="auto"/>
        </w:rPr>
        <w:t>applications</w:t>
      </w:r>
      <w:r w:rsidR="009352B4">
        <w:rPr>
          <w:color w:val="auto"/>
        </w:rPr>
        <w:t xml:space="preserve"> ranging from medical </w:t>
      </w:r>
      <w:r w:rsidR="004F0C07">
        <w:rPr>
          <w:color w:val="auto"/>
        </w:rPr>
        <w:t xml:space="preserve">devices to </w:t>
      </w:r>
      <w:r w:rsidR="00151F3A">
        <w:rPr>
          <w:color w:val="auto"/>
        </w:rPr>
        <w:t>robotics</w:t>
      </w:r>
      <w:r w:rsidR="004F0C07">
        <w:rPr>
          <w:color w:val="auto"/>
        </w:rPr>
        <w:t xml:space="preserve"> equipment.</w:t>
      </w:r>
      <w:r w:rsidR="007D4625">
        <w:rPr>
          <w:color w:val="auto"/>
        </w:rPr>
        <w:t xml:space="preserve"> These sensors </w:t>
      </w:r>
      <w:r w:rsidR="00401B29">
        <w:rPr>
          <w:color w:val="auto"/>
        </w:rPr>
        <w:t xml:space="preserve">can detect pressure points and can be used in various scenarios. </w:t>
      </w:r>
      <w:r w:rsidR="00FC0349">
        <w:rPr>
          <w:color w:val="auto"/>
        </w:rPr>
        <w:t xml:space="preserve">Furthermore, this section </w:t>
      </w:r>
      <w:r w:rsidR="004E0CDD">
        <w:rPr>
          <w:color w:val="auto"/>
        </w:rPr>
        <w:t>would be evaluating</w:t>
      </w:r>
      <w:r w:rsidR="00401B29">
        <w:rPr>
          <w:color w:val="auto"/>
        </w:rPr>
        <w:t xml:space="preserve"> </w:t>
      </w:r>
      <w:r w:rsidR="004E0CDD">
        <w:rPr>
          <w:color w:val="auto"/>
        </w:rPr>
        <w:t>the</w:t>
      </w:r>
      <w:r w:rsidR="00401B29">
        <w:rPr>
          <w:color w:val="auto"/>
        </w:rPr>
        <w:t xml:space="preserve"> </w:t>
      </w:r>
      <w:r w:rsidR="00910275">
        <w:rPr>
          <w:color w:val="auto"/>
        </w:rPr>
        <w:t xml:space="preserve">pressure sensors being used </w:t>
      </w:r>
      <w:r w:rsidR="00B026D2">
        <w:rPr>
          <w:color w:val="auto"/>
        </w:rPr>
        <w:t xml:space="preserve">within the context of </w:t>
      </w:r>
      <w:r w:rsidR="00545897">
        <w:rPr>
          <w:color w:val="auto"/>
        </w:rPr>
        <w:t>smart</w:t>
      </w:r>
      <w:r w:rsidR="00B026D2">
        <w:rPr>
          <w:color w:val="auto"/>
        </w:rPr>
        <w:t xml:space="preserve"> chair seating. </w:t>
      </w:r>
      <w:r w:rsidR="00545897">
        <w:rPr>
          <w:color w:val="auto"/>
        </w:rPr>
        <w:t xml:space="preserve">The </w:t>
      </w:r>
      <w:r w:rsidR="00665EBC">
        <w:rPr>
          <w:color w:val="auto"/>
        </w:rPr>
        <w:t>criterion</w:t>
      </w:r>
      <w:r w:rsidR="00545897">
        <w:rPr>
          <w:color w:val="auto"/>
        </w:rPr>
        <w:t xml:space="preserve"> of evaluation involves</w:t>
      </w:r>
      <w:r w:rsidR="008B02A4">
        <w:rPr>
          <w:color w:val="auto"/>
        </w:rPr>
        <w:t xml:space="preserve"> components such </w:t>
      </w:r>
      <w:r w:rsidR="00AD1288">
        <w:rPr>
          <w:color w:val="auto"/>
        </w:rPr>
        <w:t>as its cost effectiveness and measurement accuracy.</w:t>
      </w:r>
      <w:r w:rsidR="008B02A4">
        <w:rPr>
          <w:color w:val="auto"/>
        </w:rPr>
        <w:t xml:space="preserve">  </w:t>
      </w:r>
    </w:p>
    <w:p w14:paraId="131A1B80" w14:textId="77777777" w:rsidR="00632C59" w:rsidRDefault="00632C59" w:rsidP="00B9665A">
      <w:pPr>
        <w:pStyle w:val="MDPI31text"/>
        <w:ind w:left="0" w:firstLine="0"/>
      </w:pPr>
    </w:p>
    <w:p w14:paraId="57F28695" w14:textId="77777777" w:rsidR="00735236" w:rsidRDefault="00735236" w:rsidP="008202F8">
      <w:pPr>
        <w:pStyle w:val="MDPI23heading3"/>
      </w:pPr>
      <w:r>
        <w:t>Sensing Chair using Mixed Sensors</w:t>
      </w:r>
    </w:p>
    <w:p w14:paraId="0E21F3CC" w14:textId="4EE7817B" w:rsidR="00735236" w:rsidRDefault="00735236" w:rsidP="00735236">
      <w:pPr>
        <w:pStyle w:val="MDPI31text"/>
      </w:pPr>
      <w:r>
        <w:t>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w:t>
      </w:r>
      <w:r w:rsidR="00530748">
        <w:t xml:space="preserve">. </w:t>
      </w:r>
    </w:p>
    <w:p w14:paraId="4792A1A4" w14:textId="578D30AC" w:rsidR="00735236" w:rsidRDefault="00735236" w:rsidP="00735236">
      <w:pPr>
        <w:pStyle w:val="MDPI31text"/>
      </w:pPr>
      <w:r>
        <w:t xml:space="preserve">Jeong and Park </w:t>
      </w:r>
      <w:r w:rsidR="00DD7E19">
        <w:fldChar w:fldCharType="begin"/>
      </w:r>
      <w:r w:rsidR="00665387">
        <w:instrText xml:space="preserve"> ADDIN ZOTERO_ITEM CSL_CITATION {"citationID":"HvMeLFHb","properties":{"formattedCitation":"[38]","plainCitation":"[38]","noteIndex":0},"citationItems":[{"id":169,"uris":["http://zotero.org/users/11398818/items/8IPGYUV4"],"itemData":{"id":169,"type":"article-journal","container-title":"IEEE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DD7E19">
        <w:fldChar w:fldCharType="separate"/>
      </w:r>
      <w:r w:rsidR="00665387" w:rsidRPr="00665387">
        <w:t>[38]</w:t>
      </w:r>
      <w:r w:rsidR="00DD7E19">
        <w:fldChar w:fldCharType="end"/>
      </w:r>
      <w:r>
        <w:t xml:space="preserve"> utilized 6 pressure sensors (placed on the seating cushion) along with 6 Infrared Reflective Distance Sensors (placed on the back rest). By using the K-Nearest Network (KNN), they were able to classify </w:t>
      </w:r>
      <w:r w:rsidR="006E6100">
        <w:t>eleven</w:t>
      </w:r>
      <w:r>
        <w:t xml:space="preserve"> different sitting postures while achieving an accuracy of 92%. This study also highlighted one of the main limitations seen with other smart sensing systems. It was stated that the main limitation of entirely relying on pressure sensors is that the angle of spinal trunk rotation </w:t>
      </w:r>
      <w:r w:rsidR="006E6100">
        <w:t>cannot</w:t>
      </w:r>
      <w:r>
        <w:t xml:space="preserve"> be detected, which is an important aspect of a sitting posture. Similarly,</w:t>
      </w:r>
      <w:r w:rsidR="009E29FC">
        <w:t xml:space="preserve"> </w:t>
      </w:r>
      <w:r>
        <w:t>Cho et al</w:t>
      </w:r>
      <w:r w:rsidR="009E29FC">
        <w:t>.</w:t>
      </w:r>
      <w:r>
        <w:t xml:space="preserve"> </w:t>
      </w:r>
      <w:r w:rsidR="00DD7E19">
        <w:fldChar w:fldCharType="begin"/>
      </w:r>
      <w:r w:rsidR="00665387">
        <w:instrText xml:space="preserve"> ADDIN ZOTERO_ITEM CSL_CITATION {"citationID":"QEnFagwC","properties":{"formattedCitation":"[47]","plainCitation":"[47]","noteIndex":0},"citationItems":[{"id":265,"uris":["http://zotero.org/users/11398818/items/89B29YFX"],"itemData":{"id":265,"type":"paper-conference","container-title":"2019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DD7E19">
        <w:fldChar w:fldCharType="separate"/>
      </w:r>
      <w:r w:rsidR="00665387" w:rsidRPr="00665387">
        <w:t>[47]</w:t>
      </w:r>
      <w:r w:rsidR="00DD7E19">
        <w:fldChar w:fldCharType="end"/>
      </w:r>
      <w:r>
        <w:t xml:space="preserve">, used 16 pressure sensors place on the sitting cushion along with 2 ultrasonic sensors placed at the neck support region. With this configuration, they were able to achieve </w:t>
      </w:r>
      <w:r w:rsidR="008202F8">
        <w:t>96</w:t>
      </w:r>
      <w:r>
        <w:t xml:space="preserve">% accuracy using LBCNet to classify </w:t>
      </w:r>
      <w:r w:rsidR="006E6100">
        <w:t>fifteen</w:t>
      </w:r>
      <w:r>
        <w:t xml:space="preserve"> sitting postures. Ma et </w:t>
      </w:r>
      <w:r w:rsidR="008202F8">
        <w:t>al.</w:t>
      </w:r>
      <w:r>
        <w:t xml:space="preserve"> </w:t>
      </w:r>
      <w:r w:rsidR="00DD7E19">
        <w:fldChar w:fldCharType="begin"/>
      </w:r>
      <w:r w:rsidR="00665387">
        <w:instrText xml:space="preserve"> ADDIN ZOTERO_ITEM CSL_CITATION {"citationID":"JpvHa0BZ","properties":{"formattedCitation":"[23]","plainCitation":"[23]","noteIndex":0},"citationItems":[{"id":223,"uris":["http://zotero.org/users/11398818/items/2HFDN9YP"],"itemData":{"id":223,"type":"article-journal","container-title":"IEEE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DD7E19">
        <w:fldChar w:fldCharType="separate"/>
      </w:r>
      <w:r w:rsidR="00665387" w:rsidRPr="00665387">
        <w:t>[23]</w:t>
      </w:r>
      <w:r w:rsidR="00DD7E19">
        <w:fldChar w:fldCharType="end"/>
      </w:r>
      <w:r>
        <w:t xml:space="preserve"> developed a smart seating cushion which employed the </w:t>
      </w:r>
      <w:r w:rsidR="008202F8">
        <w:t>use of</w:t>
      </w:r>
      <w:r>
        <w:t xml:space="preserve"> 6 FSR sensors for detecting different sitting postures and an Inertial measurement unit (IMU) sensor to monitor user activity. </w:t>
      </w:r>
    </w:p>
    <w:p w14:paraId="1F9EA2B5" w14:textId="77777777" w:rsidR="008202F8" w:rsidRDefault="008202F8" w:rsidP="00735236">
      <w:pPr>
        <w:pStyle w:val="MDPI31text"/>
      </w:pPr>
    </w:p>
    <w:p w14:paraId="5F4FE3D2" w14:textId="77777777" w:rsidR="00735236" w:rsidRDefault="00735236" w:rsidP="008202F8">
      <w:pPr>
        <w:pStyle w:val="MDPI23heading3"/>
      </w:pPr>
      <w:r>
        <w:t>Smart Sensing Chairs using Image Processing</w:t>
      </w:r>
    </w:p>
    <w:p w14:paraId="16E3E7ED" w14:textId="0597BB1F" w:rsidR="00735236" w:rsidRDefault="00735236" w:rsidP="00735236">
      <w:pPr>
        <w:pStyle w:val="MDPI31text"/>
      </w:pPr>
      <w:r>
        <w:t>There were some research papers that have investigated the application of image processing in the detection of improper sitting postures. This approach mostly involves the utilization of a digital camera actively positioned directly on the subjects. Furthermore, by employing the use of image processing techniques and algorithms, one can analyze each video frame to determine the sitting posture.</w:t>
      </w:r>
    </w:p>
    <w:p w14:paraId="7FABA451" w14:textId="60B6960E" w:rsidR="00591202" w:rsidRDefault="00735236" w:rsidP="00B1653C">
      <w:pPr>
        <w:pStyle w:val="MDPI31text"/>
      </w:pPr>
      <w:r>
        <w:t xml:space="preserve">Mallare et al. in 2017 </w:t>
      </w:r>
      <w:r w:rsidR="00A4627E">
        <w:fldChar w:fldCharType="begin"/>
      </w:r>
      <w:r w:rsidR="00665387">
        <w:instrText xml:space="preserve"> ADDIN ZOTERO_ITEM CSL_CITATION {"citationID":"c8PYpcRd","properties":{"formattedCitation":"[59]","plainCitation":"[59]","noteIndex":0},"citationItems":[{"id":264,"uris":["http://zotero.org/users/11398818/items/682YCXV6"],"itemData":{"id":264,"type":"paper-conference","container-title":"2017IEEE 9th International Conference on Humanoid, Nanotechnology, Information Technology, Communication and Control, Environment and Management (HNICEM)","DOI":"10.1109/HNICEM.2017.8269473","event-place":"Manila, Philippines","event-title":"2017 IEEE 9th International Conference on Humanoid, Nanotechnology, Information Technology, Communication and Control, Environment, and Management (HNICEM )","ISBN":"978-1-5386-0912-5","page":"1-5","publisher":"IEEE","publisher-place":"Manila, Philippines","source":"DOI.org (Crossref)","title":"Sitting posture assessment using computer vision","URL":"http://ieeexplore.ieee.org/document/8269473/","author":[{"family":"Mallare","given":"John Cloie T."},{"family":"Pineda","given":"Dianne Faye G."},{"family":"Trinidad","given":"Gerald M."},{"family":"Serafica","given":"Reymond D."},{"family":"Villanueva","given":"Jules Benedict K."},{"family":"Dela Cruz","given":"Angelo R."},{"family":"Vicerra","given":"Ryan Rhay P."},{"family":"Serrano","given":"Kanny Krizzy D."},{"family":"Roxas","given":"Edison A."}],"accessed":{"date-parts":[["2023",12,22]]},"issued":{"date-parts":[["2017",12]]}}}],"schema":"https://github.com/citation-style-language/schema/raw/master/csl-citation.json"} </w:instrText>
      </w:r>
      <w:r w:rsidR="00A4627E">
        <w:fldChar w:fldCharType="separate"/>
      </w:r>
      <w:r w:rsidR="00665387" w:rsidRPr="00665387">
        <w:t>[59]</w:t>
      </w:r>
      <w:r w:rsidR="00A4627E">
        <w:fldChar w:fldCharType="end"/>
      </w:r>
      <w:r>
        <w:t xml:space="preserve"> developed a system utilizing 2 cameras strategically positioned at (front and side) angles in the detection of bad sitting postures. Overall, they were only able to achieve an accuracy of 61.3% using the SVM algorithm. Chen </w:t>
      </w:r>
      <w:r w:rsidR="00E2736B">
        <w:t xml:space="preserve">et al. </w:t>
      </w:r>
      <w:r>
        <w:t xml:space="preserve">in </w:t>
      </w:r>
      <w:r>
        <w:lastRenderedPageBreak/>
        <w:t xml:space="preserve">2019 </w:t>
      </w:r>
      <w:r w:rsidR="00A4627E">
        <w:fldChar w:fldCharType="begin"/>
      </w:r>
      <w:r w:rsidR="00665387">
        <w:instrText xml:space="preserve"> ADDIN ZOTERO_ITEM CSL_CITATION {"citationID":"xBttX9B0","properties":{"formattedCitation":"[52]","plainCitation":"[52]","noteIndex":0},"citationItems":[{"id":221,"uris":["http://zotero.org/users/11398818/items/UPDRDR8Z"],"itemData":{"id":221,"type":"article-journal","abstract":"Abstract\n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A4627E">
        <w:fldChar w:fldCharType="separate"/>
      </w:r>
      <w:r w:rsidR="00665387" w:rsidRPr="00665387">
        <w:t>[52]</w:t>
      </w:r>
      <w:r w:rsidR="00A4627E">
        <w:fldChar w:fldCharType="end"/>
      </w:r>
      <w:r>
        <w:t xml:space="preserve"> further improved on this by using a Astra3D Sensor which is a 3D depth camera. By using the OpenPose library along with CNN for the posture classification, an accuracy of 90% was achieved</w:t>
      </w:r>
      <w:r w:rsidR="00530748">
        <w:t xml:space="preserve">. </w:t>
      </w:r>
    </w:p>
    <w:p w14:paraId="02CF6930" w14:textId="77AF6020" w:rsidR="00735236" w:rsidRDefault="00735236" w:rsidP="000E5D21">
      <w:pPr>
        <w:pStyle w:val="MDPI31text"/>
        <w:ind w:left="0" w:firstLine="0"/>
      </w:pPr>
    </w:p>
    <w:p w14:paraId="616A4CBE" w14:textId="77777777" w:rsidR="00AE4DC0" w:rsidRDefault="00AE4DC0" w:rsidP="0025212C">
      <w:pPr>
        <w:pStyle w:val="MDPI22heading2"/>
      </w:pPr>
      <w:r>
        <w:t>User Feedback System</w:t>
      </w:r>
    </w:p>
    <w:p w14:paraId="460F1095" w14:textId="14EF6B11" w:rsidR="00AE4DC0" w:rsidRDefault="00AE4DC0" w:rsidP="00AE4DC0">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w:t>
      </w:r>
      <w:r w:rsidR="00850BE3">
        <w:t>S</w:t>
      </w:r>
      <w:r>
        <w:t xml:space="preserve">o far only 33% (11) of all the studies incorporated </w:t>
      </w:r>
      <w:r w:rsidR="00BD15CF">
        <w:t>a</w:t>
      </w:r>
      <w:r>
        <w:t xml:space="preserve"> feedback platform that would encourage the user to maintain a correct posture. The implementation of mobile application was seen as the most used platform </w:t>
      </w:r>
      <w:r w:rsidR="0025212C">
        <w:t>for</w:t>
      </w:r>
      <w:r>
        <w:t xml:space="preserve"> alerting a user whenever an improper sitting posture is being detected</w:t>
      </w:r>
      <w:r w:rsidR="00F632C8">
        <w:t xml:space="preserve"> </w:t>
      </w:r>
      <w:r w:rsidR="005734CA">
        <w:fldChar w:fldCharType="begin"/>
      </w:r>
      <w:r w:rsidR="00665387">
        <w:instrText xml:space="preserve"> ADDIN ZOTERO_ITEM CSL_CITATION {"citationID":"LddtncA6","properties":{"formattedCitation":"[28,35,39,47,56]","plainCitation":"[28,35,39,47,56]","noteIndex":0},"citationItems":[{"id":143,"uris":["http://zotero.org/users/11398818/items/6LWNY69L"],"itemData":{"id":143,"type":"article-journal","abstract":"As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5734CA">
        <w:fldChar w:fldCharType="separate"/>
      </w:r>
      <w:r w:rsidR="00665387" w:rsidRPr="00665387">
        <w:t>[28,35,39,47,56]</w:t>
      </w:r>
      <w:r w:rsidR="005734CA">
        <w:fldChar w:fldCharType="end"/>
      </w:r>
      <w:r>
        <w:t xml:space="preserve">. Another common method was the use of a Desktop application which was done by some studies </w:t>
      </w:r>
      <w:r w:rsidR="009359BE">
        <w:fldChar w:fldCharType="begin"/>
      </w:r>
      <w:r w:rsidR="00665387">
        <w:instrText xml:space="preserve"> ADDIN ZOTERO_ITEM CSL_CITATION {"citationID":"fflZDuek","properties":{"formattedCitation":"[31,42,46,52]","plainCitation":"[31,42,46,52]","noteIndex":0},"citationItems":[{"id":126,"uris":["http://zotero.org/groups/5004747/items/SZ698YAT"],"itemData":{"id":126,"type":"article-journal","container-title":"IEEE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9359BE">
        <w:fldChar w:fldCharType="separate"/>
      </w:r>
      <w:r w:rsidR="00665387" w:rsidRPr="00665387">
        <w:t>[31,42,46,52]</w:t>
      </w:r>
      <w:r w:rsidR="009359BE">
        <w:fldChar w:fldCharType="end"/>
      </w:r>
      <w:r>
        <w:t>. Alternatively, instead of implementing an interactive platform such as a mobile or a desktop app,</w:t>
      </w:r>
      <w:r w:rsidR="00365487">
        <w:t xml:space="preserve"> Ran et al. </w:t>
      </w:r>
      <w:r w:rsidR="00365487">
        <w:fldChar w:fldCharType="begin"/>
      </w:r>
      <w:r w:rsidR="00665387">
        <w:instrText xml:space="preserve"> ADDIN ZOTERO_ITEM CSL_CITATION {"citationID":"pBafoljN","properties":{"formattedCitation":"[60]","plainCitation":"[60]","noteIndex":0},"citationItems":[{"id":103,"uris":["http://zotero.org/groups/5004747/items/JS76S86Q"],"itemData":{"id":103,"type":"article-journal","container-title":"Sensors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365487">
        <w:fldChar w:fldCharType="separate"/>
      </w:r>
      <w:r w:rsidR="00665387" w:rsidRPr="00665387">
        <w:t>[60]</w:t>
      </w:r>
      <w:r w:rsidR="00365487">
        <w:fldChar w:fldCharType="end"/>
      </w:r>
      <w:r w:rsidR="00365487">
        <w:t>,</w:t>
      </w:r>
      <w:r>
        <w:t xml:space="preserve"> </w:t>
      </w:r>
      <w:r w:rsidR="00AF61A5">
        <w:t>proposed</w:t>
      </w:r>
      <w:r>
        <w:t xml:space="preserve"> the use of </w:t>
      </w:r>
      <w:r w:rsidR="0067077E">
        <w:t>a</w:t>
      </w:r>
      <w:r>
        <w:t xml:space="preserve"> haptic motor system integrated into the seating which would vibrate whenever an incorrect sitting posture is being detected. To even make the system as unintrusive as possible, </w:t>
      </w:r>
      <w:r w:rsidR="00A20399">
        <w:fldChar w:fldCharType="begin"/>
      </w:r>
      <w:r w:rsidR="00665387">
        <w:instrText xml:space="preserve"> ADDIN ZOTERO_ITEM CSL_CITATION {"citationID":"G2YLu9L6","properties":{"formattedCitation":"[43]","plainCitation":"[43]","noteIndex":0},"citationItems":[{"id":228,"uris":["http://zotero.org/users/11398818/items/A72X998B"],"itemData":{"id":228,"type":"article-journal","container-title":"International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A20399">
        <w:fldChar w:fldCharType="separate"/>
      </w:r>
      <w:r w:rsidR="00665387" w:rsidRPr="00665387">
        <w:t>[43]</w:t>
      </w:r>
      <w:r w:rsidR="00A20399">
        <w:fldChar w:fldCharType="end"/>
      </w:r>
      <w:r>
        <w:t xml:space="preserve"> looked at using a RGB bulb capable of changing colors whenever an incorrect posture is being detected.</w:t>
      </w:r>
    </w:p>
    <w:p w14:paraId="4AFBEBC3" w14:textId="77777777" w:rsidR="00AE4DC0" w:rsidRDefault="00AE4DC0" w:rsidP="00AE4DC0">
      <w:pPr>
        <w:pStyle w:val="MDPI31text"/>
      </w:pPr>
      <w:r>
        <w:t xml:space="preserve"> </w:t>
      </w:r>
    </w:p>
    <w:p w14:paraId="67608929" w14:textId="0D3B4CC0" w:rsidR="00AE4DC0" w:rsidRDefault="00AE4DC0" w:rsidP="0025212C">
      <w:pPr>
        <w:pStyle w:val="MDPI22heading2"/>
      </w:pPr>
      <w:r>
        <w:t>(Internet of Things) IoT Integration with smart sensing chairs</w:t>
      </w:r>
    </w:p>
    <w:p w14:paraId="7D7AD02B" w14:textId="3BEA3889" w:rsidR="00AE4DC0" w:rsidRDefault="00AE4DC0" w:rsidP="00AE4DC0">
      <w:pPr>
        <w:pStyle w:val="MDPI31text"/>
      </w:pPr>
      <w:r>
        <w:t xml:space="preserve">Over recent years, IoT has gained in popularity and has become a game changer within certain industries. It was projected that by </w:t>
      </w:r>
      <w:r w:rsidR="002C0F71">
        <w:t>the year</w:t>
      </w:r>
      <w:r>
        <w:t xml:space="preserve"> 2030, there would be over 50 billion devices interconnected through IoT [45].  Ma et al.</w:t>
      </w:r>
      <w:r w:rsidR="007D1776">
        <w:fldChar w:fldCharType="begin"/>
      </w:r>
      <w:r w:rsidR="00665387">
        <w:instrText xml:space="preserve"> ADDIN ZOTERO_ITEM CSL_CITATION {"citationID":"SG8l7x0S","properties":{"formattedCitation":"[23]","plainCitation":"[23]","noteIndex":0},"citationItems":[{"id":223,"uris":["http://zotero.org/users/11398818/items/2HFDN9YP"],"itemData":{"id":223,"type":"article-journal","container-title":"IEEE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7D1776">
        <w:fldChar w:fldCharType="separate"/>
      </w:r>
      <w:r w:rsidR="00665387" w:rsidRPr="00665387">
        <w:t>[23]</w:t>
      </w:r>
      <w:r w:rsidR="007D1776">
        <w:fldChar w:fldCharType="end"/>
      </w:r>
      <w:r>
        <w:t xml:space="preserve">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600DC6CD" w14:textId="485D8953" w:rsidR="00A04B2D" w:rsidRDefault="00AE4DC0" w:rsidP="006B086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w:t>
      </w:r>
      <w:r w:rsidR="006E6100">
        <w:t>”,</w:t>
      </w:r>
      <w:r>
        <w:t xml:space="preserve">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r w:rsidR="006E6100">
        <w:t xml:space="preserve">. </w:t>
      </w:r>
    </w:p>
    <w:p w14:paraId="4D71798E" w14:textId="77777777" w:rsidR="006B0865" w:rsidRDefault="006B0865" w:rsidP="006B0865">
      <w:pPr>
        <w:pStyle w:val="MDPI31text"/>
      </w:pPr>
    </w:p>
    <w:p w14:paraId="34A6B156" w14:textId="36646F2C" w:rsidR="00AE4DC0" w:rsidRDefault="00AE4DC0" w:rsidP="00430029">
      <w:pPr>
        <w:pStyle w:val="MDPI22heading2"/>
      </w:pPr>
      <w:r>
        <w:t>Research Gaps</w:t>
      </w:r>
    </w:p>
    <w:p w14:paraId="79EDF001" w14:textId="5933D732" w:rsidR="00AE4DC0" w:rsidRDefault="00AE4DC0" w:rsidP="00AE4DC0">
      <w:pPr>
        <w:pStyle w:val="MDPI31text"/>
      </w:pPr>
      <w:r>
        <w:t xml:space="preserve">Across all the research studies, it is apparent that there are different classification methods being used to classify different sitting postures. However, as previously discussed it was seen that </w:t>
      </w:r>
      <w:r w:rsidR="00567257">
        <w:t>many</w:t>
      </w:r>
      <w:r>
        <w:t xml:space="preserve"> studies focus on the classification aspects of things and leave out the implementation of a feedback system to guide the user in maintaining a correct sitting posture. As discussed in the previous section, only 33% (11) of studies found developed an interface that would enforce correct sitting posture; five of which implemented the use of mobile application. Overall, the implementation of a mobile application looks to be a useful approach in notifying the end-users about maintaining proper sitting postures. However, it is quite important to acknowledge the research gap in this field of interest – specifically the lack of comprehensive evaluations in accessing user’s experience with these applications.</w:t>
      </w:r>
    </w:p>
    <w:p w14:paraId="561F068F" w14:textId="2A179C94" w:rsidR="00AE4DC0" w:rsidRDefault="00AE4DC0" w:rsidP="008D3321">
      <w:pPr>
        <w:pStyle w:val="MDPI31text"/>
      </w:pPr>
      <w:r>
        <w:lastRenderedPageBreak/>
        <w:t xml:space="preserve">These few studies looked at the implementation of mobile </w:t>
      </w:r>
      <w:r w:rsidR="00D66B73">
        <w:t>applications</w:t>
      </w:r>
      <w:r>
        <w:t xml:space="preserve"> as a means of providing real-time feedback on one’s sitting postures. However, due to the lack of a comprehensive evaluation being conducted, a few questions are raised regarding the effectiveness, feasibility, and overall satisfaction from the user’s perspective when interacting with these apps</w:t>
      </w:r>
      <w:r w:rsidR="008D3321">
        <w:t>.</w:t>
      </w:r>
      <w:r>
        <w:t xml:space="preserve"> To address this research gap, future studies should go beyond focusing on achieving high classification accuracy of different sitting postures and prioritize conduction user-centered evaluations on 5the implemented feedback system. Methods such as interviews, surveys, and usability testing could be employed to collect valuable feedback. With this done, it would be very easy to gauge and measure the effectiveness of the proposed feedback system. </w:t>
      </w:r>
    </w:p>
    <w:p w14:paraId="16906FD2" w14:textId="77777777" w:rsidR="003A79BE" w:rsidRDefault="003A79BE" w:rsidP="00AE4DC0">
      <w:pPr>
        <w:pStyle w:val="MDPI31text"/>
      </w:pPr>
    </w:p>
    <w:p w14:paraId="6C2D61BA" w14:textId="77777777" w:rsidR="00E93210" w:rsidRPr="00325902" w:rsidRDefault="00E93210" w:rsidP="00DF3ACF">
      <w:pPr>
        <w:pStyle w:val="MDPI21heading1"/>
      </w:pPr>
      <w:r>
        <w:t>5. Conclusions</w:t>
      </w:r>
    </w:p>
    <w:p w14:paraId="240AFB5B" w14:textId="77777777" w:rsidR="00E93210" w:rsidRDefault="00E93210" w:rsidP="002D7D5E">
      <w:pPr>
        <w:pStyle w:val="MDPI31text"/>
      </w:pPr>
      <w:r w:rsidRPr="00325902">
        <w:t xml:space="preserve">This section is </w:t>
      </w:r>
      <w:r w:rsidR="004846E4">
        <w:t xml:space="preserve">not mandatory but </w:t>
      </w:r>
      <w:r w:rsidRPr="00325902">
        <w:t>can be added to the manuscript if the discussion is unusually long or complex.</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61" w:name="_Hlk89945590"/>
      <w:bookmarkStart w:id="62" w:name="_Hlk60054323"/>
      <w:r w:rsidRPr="00B27433">
        <w:rPr>
          <w:b/>
        </w:rPr>
        <w:t xml:space="preserve">Institutional Review Board Statement: </w:t>
      </w:r>
      <w:r w:rsidR="001718DC" w:rsidRPr="001718DC">
        <w:t>Not applicable</w:t>
      </w:r>
    </w:p>
    <w:bookmarkEnd w:id="61"/>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62"/>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0CB5A76E" w14:textId="77777777" w:rsidR="00E93210" w:rsidRPr="00613B31"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2FE4CB9A" w14:textId="46D33D60" w:rsidR="00E93210" w:rsidRPr="00B737F2" w:rsidRDefault="00B737F2" w:rsidP="002D7D5E">
      <w:pPr>
        <w:pStyle w:val="MDPI31text"/>
        <w:rPr>
          <w:b/>
          <w:bCs/>
          <w:sz w:val="32"/>
          <w:szCs w:val="36"/>
        </w:rPr>
      </w:pPr>
      <w:commentRangeStart w:id="63"/>
      <w:r w:rsidRPr="00B737F2">
        <w:rPr>
          <w:b/>
          <w:bCs/>
          <w:sz w:val="32"/>
          <w:szCs w:val="36"/>
        </w:rPr>
        <w:t xml:space="preserve">Full Literature Review </w:t>
      </w:r>
      <w:r>
        <w:rPr>
          <w:b/>
          <w:bCs/>
          <w:sz w:val="32"/>
          <w:szCs w:val="36"/>
        </w:rPr>
        <w:t xml:space="preserve">Excel </w:t>
      </w:r>
      <w:r w:rsidRPr="00B737F2">
        <w:rPr>
          <w:b/>
          <w:bCs/>
          <w:sz w:val="32"/>
          <w:szCs w:val="36"/>
        </w:rPr>
        <w:t>Table Here</w:t>
      </w:r>
      <w:commentRangeEnd w:id="63"/>
      <w:r w:rsidR="00246D7F">
        <w:rPr>
          <w:rStyle w:val="CommentReference"/>
          <w:rFonts w:eastAsia="SimSun"/>
          <w:snapToGrid/>
          <w:lang w:eastAsia="zh-CN" w:bidi="ar-SA"/>
        </w:rPr>
        <w:commentReference w:id="63"/>
      </w:r>
    </w:p>
    <w:p w14:paraId="4D96F7B7" w14:textId="77777777" w:rsidR="00E93210" w:rsidRDefault="00E93210" w:rsidP="00070792">
      <w:pPr>
        <w:pStyle w:val="MDPI21heading1"/>
        <w:ind w:left="0"/>
      </w:pPr>
      <w:r w:rsidRPr="00FA04F1">
        <w:t>References</w:t>
      </w:r>
    </w:p>
    <w:p w14:paraId="77E0149F" w14:textId="77777777" w:rsidR="00B57CD0" w:rsidRDefault="007A08BB" w:rsidP="00B57CD0">
      <w:pPr>
        <w:pStyle w:val="Bibliography"/>
      </w:pPr>
      <w:r>
        <w:fldChar w:fldCharType="begin"/>
      </w:r>
      <w:r w:rsidR="00704B0E">
        <w:instrText xml:space="preserve"> ADDIN ZOTERO_BIBL {"uncited":[],"omitted":[],"custom":[]} CSL_BIBLIOGRAPHY </w:instrText>
      </w:r>
      <w:r>
        <w:fldChar w:fldCharType="separate"/>
      </w:r>
      <w:r w:rsidR="00B57CD0">
        <w:t xml:space="preserve">1. </w:t>
      </w:r>
      <w:r w:rsidR="00B57CD0">
        <w:tab/>
        <w:t xml:space="preserve">Gill, T.K.; Mittinty, M.M.; March, L.M.; Steinmetz, J.D.; Culbreth, G.T.; Cross, M.; Kopec, J.A.; Woolf, A.D.; Haile, L.M.; Hagins, H.; et al. Global, Regional, and National Burden of Other Musculoskeletal Disorders, 1990–2020, and Projections to 2050: A Systematic Analysis of the Global Burden of Disease Study 2021. </w:t>
      </w:r>
      <w:r w:rsidR="00B57CD0">
        <w:rPr>
          <w:i/>
          <w:iCs/>
        </w:rPr>
        <w:t>The Lancet Rheumatology</w:t>
      </w:r>
      <w:r w:rsidR="00B57CD0">
        <w:t xml:space="preserve"> </w:t>
      </w:r>
      <w:r w:rsidR="00B57CD0">
        <w:rPr>
          <w:b/>
          <w:bCs/>
        </w:rPr>
        <w:t>2023</w:t>
      </w:r>
      <w:r w:rsidR="00B57CD0">
        <w:t xml:space="preserve">, </w:t>
      </w:r>
      <w:r w:rsidR="00B57CD0">
        <w:rPr>
          <w:i/>
          <w:iCs/>
        </w:rPr>
        <w:t>5</w:t>
      </w:r>
      <w:r w:rsidR="00B57CD0">
        <w:t>, e670–e682, doi:10.1016/S2665-9913(23)00232-1.</w:t>
      </w:r>
    </w:p>
    <w:p w14:paraId="6A8401B5" w14:textId="77777777" w:rsidR="00B57CD0" w:rsidRDefault="00B57CD0" w:rsidP="00B57CD0">
      <w:pPr>
        <w:pStyle w:val="Bibliography"/>
      </w:pPr>
      <w:r>
        <w:lastRenderedPageBreak/>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152–155, doi:10.1016/j.mpmed.2017.12.005.</w:t>
      </w:r>
    </w:p>
    <w:p w14:paraId="654276F6" w14:textId="77777777" w:rsidR="00B57CD0" w:rsidRDefault="00B57CD0" w:rsidP="00B57CD0">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41DA9F06" w14:textId="77777777" w:rsidR="00B57CD0" w:rsidRDefault="00B57CD0" w:rsidP="00B57CD0">
      <w:pPr>
        <w:pStyle w:val="Bibliography"/>
      </w:pPr>
      <w:r>
        <w:t xml:space="preserve">4. </w:t>
      </w:r>
      <w:r>
        <w:tab/>
        <w:t xml:space="preserve">Devi, R.R.; Singh, C.I.; Singh, K.C. Incidence and Profile of Neonatal Musculoskeletal Birth Defects at a Tertiary Hospital in North East India. </w:t>
      </w:r>
      <w:r>
        <w:rPr>
          <w:i/>
          <w:iCs/>
        </w:rPr>
        <w:t>International Journal of Scientific Study</w:t>
      </w:r>
      <w:r>
        <w:t xml:space="preserve"> </w:t>
      </w:r>
      <w:r>
        <w:rPr>
          <w:b/>
          <w:bCs/>
        </w:rPr>
        <w:t>2015</w:t>
      </w:r>
      <w:r>
        <w:t>, doi:10.17354/ijss/2015/469.</w:t>
      </w:r>
    </w:p>
    <w:p w14:paraId="7B1372FB" w14:textId="77777777" w:rsidR="00B57CD0" w:rsidRDefault="00B57CD0" w:rsidP="00B57CD0">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342F042A" w14:textId="77777777" w:rsidR="00B57CD0" w:rsidRDefault="00B57CD0" w:rsidP="00B57CD0">
      <w:pPr>
        <w:pStyle w:val="Bibliography"/>
      </w:pPr>
      <w:r>
        <w:t xml:space="preserve">6.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0ABF9834" w14:textId="77777777" w:rsidR="00B57CD0" w:rsidRDefault="00B57CD0" w:rsidP="00B57CD0">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(MeMeA); IEEE: Benevento, Italy, May 2016; pp. 1–6.</w:t>
      </w:r>
    </w:p>
    <w:p w14:paraId="733EA74E" w14:textId="77777777" w:rsidR="00B57CD0" w:rsidRDefault="00B57CD0" w:rsidP="00B57CD0">
      <w:pPr>
        <w:pStyle w:val="Bibliography"/>
      </w:pPr>
      <w:r>
        <w:t xml:space="preserve">8. </w:t>
      </w:r>
      <w:r>
        <w:tab/>
        <w:t xml:space="preserve">Van Eerd, D.; Irvin, E.; Le Pouésard,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45A53FD1" w14:textId="77777777" w:rsidR="00B57CD0" w:rsidRDefault="00B57CD0" w:rsidP="00B57CD0">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6F8DFEBA" w14:textId="77777777" w:rsidR="00B57CD0" w:rsidRDefault="00B57CD0" w:rsidP="00B57CD0">
      <w:pPr>
        <w:pStyle w:val="Bibliography"/>
      </w:pPr>
      <w:r>
        <w:t xml:space="preserve">10. </w:t>
      </w:r>
      <w:r>
        <w:tab/>
        <w:t xml:space="preserve">Putsa, B.; Jalayondeja, W.; Mekhora, K.; Bhuanantanondh, P.; Jalayondeja,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3572228D" w14:textId="77777777" w:rsidR="00B57CD0" w:rsidRDefault="00B57CD0" w:rsidP="00B57CD0">
      <w:pPr>
        <w:pStyle w:val="Bibliography"/>
      </w:pPr>
      <w:r>
        <w:t xml:space="preserve">11. </w:t>
      </w:r>
      <w:r>
        <w:tab/>
        <w:t xml:space="preserve">Keskin, Y. Correlation between Sitting Duration and Position and Lumbar Pain among Office Workers. </w:t>
      </w:r>
      <w:r>
        <w:rPr>
          <w:i/>
          <w:iCs/>
        </w:rPr>
        <w:t>Haydarpasa Numune Med J</w:t>
      </w:r>
      <w:r>
        <w:t xml:space="preserve"> </w:t>
      </w:r>
      <w:r>
        <w:rPr>
          <w:b/>
          <w:bCs/>
        </w:rPr>
        <w:t>2019</w:t>
      </w:r>
      <w:r>
        <w:t>, doi:10.14744/hnhj.2019.04909.</w:t>
      </w:r>
    </w:p>
    <w:p w14:paraId="76A45429" w14:textId="77777777" w:rsidR="00B57CD0" w:rsidRDefault="00B57CD0" w:rsidP="00B57CD0">
      <w:pPr>
        <w:pStyle w:val="Bibliography"/>
      </w:pPr>
      <w:r>
        <w:t xml:space="preserve">12. </w:t>
      </w:r>
      <w:r>
        <w:tab/>
        <w:t xml:space="preserve">Bontrup, C.; Taylor, W.R.; Fliesser, M.; Visscher, R.; Green, T.; Wippert, P.-M.; Zemp, R. Low Back Pain and Its Relationship with Sitting Behaviour among Sedentary Office Workers. </w:t>
      </w:r>
      <w:r>
        <w:rPr>
          <w:i/>
          <w:iCs/>
        </w:rPr>
        <w:t>Applied Ergonomics</w:t>
      </w:r>
      <w:r>
        <w:t xml:space="preserve"> </w:t>
      </w:r>
      <w:r>
        <w:rPr>
          <w:b/>
          <w:bCs/>
        </w:rPr>
        <w:t>2019</w:t>
      </w:r>
      <w:r>
        <w:t xml:space="preserve">, </w:t>
      </w:r>
      <w:r>
        <w:rPr>
          <w:i/>
          <w:iCs/>
        </w:rPr>
        <w:t>81</w:t>
      </w:r>
      <w:r>
        <w:t>, 102894, doi:10.1016/j.apergo.2019.102894.</w:t>
      </w:r>
    </w:p>
    <w:p w14:paraId="193D9A0A" w14:textId="77777777" w:rsidR="00B57CD0" w:rsidRDefault="00B57CD0" w:rsidP="00B57CD0">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J Nutr Health Aging</w:t>
      </w:r>
      <w:r>
        <w:t xml:space="preserve"> </w:t>
      </w:r>
      <w:r>
        <w:rPr>
          <w:b/>
          <w:bCs/>
        </w:rPr>
        <w:t>2018</w:t>
      </w:r>
      <w:r>
        <w:t xml:space="preserve">, </w:t>
      </w:r>
      <w:r>
        <w:rPr>
          <w:i/>
          <w:iCs/>
        </w:rPr>
        <w:t>22</w:t>
      </w:r>
      <w:r>
        <w:t>, 944–951, doi:10.1007/s12603-018-1090-9.</w:t>
      </w:r>
    </w:p>
    <w:p w14:paraId="6B4B2FE5" w14:textId="77777777" w:rsidR="00B57CD0" w:rsidRDefault="00B57CD0" w:rsidP="00B57CD0">
      <w:pPr>
        <w:pStyle w:val="Bibliography"/>
      </w:pPr>
      <w:r>
        <w:t xml:space="preserve">14. </w:t>
      </w:r>
      <w:r>
        <w:tab/>
        <w:t xml:space="preserve">Tan, H.Z.; Slivovsky, L.A.; Pentland, A. A Sensing Chair Using Pressure Distribution Sensors. </w:t>
      </w:r>
      <w:r>
        <w:rPr>
          <w:i/>
          <w:iCs/>
        </w:rPr>
        <w:t>IEEE/ASME Trans. Mechatron.</w:t>
      </w:r>
      <w:r>
        <w:t xml:space="preserve"> </w:t>
      </w:r>
      <w:r>
        <w:rPr>
          <w:b/>
          <w:bCs/>
        </w:rPr>
        <w:t>2001</w:t>
      </w:r>
      <w:r>
        <w:t xml:space="preserve">, </w:t>
      </w:r>
      <w:r>
        <w:rPr>
          <w:i/>
          <w:iCs/>
        </w:rPr>
        <w:t>6</w:t>
      </w:r>
      <w:r>
        <w:t>, 261–268, doi:10.1109/3516.951364.</w:t>
      </w:r>
    </w:p>
    <w:p w14:paraId="3E796239" w14:textId="77777777" w:rsidR="00B57CD0" w:rsidRDefault="00B57CD0" w:rsidP="00B57CD0">
      <w:pPr>
        <w:pStyle w:val="Bibliography"/>
      </w:pPr>
      <w:r>
        <w:t xml:space="preserve">15. </w:t>
      </w:r>
      <w:r>
        <w:tab/>
        <w:t xml:space="preserve">Slater, D.; Korakakis, V.; O’Sullivan, P.; Nolan, D.; O’Sullivan, K. “Sit Up Straight”: Time to Re-Evaluate. </w:t>
      </w:r>
      <w:r>
        <w:rPr>
          <w:i/>
          <w:iCs/>
        </w:rPr>
        <w:t>J Orthop Sports Phys Ther</w:t>
      </w:r>
      <w:r>
        <w:t xml:space="preserve"> </w:t>
      </w:r>
      <w:r>
        <w:rPr>
          <w:b/>
          <w:bCs/>
        </w:rPr>
        <w:t>2019</w:t>
      </w:r>
      <w:r>
        <w:t xml:space="preserve">, </w:t>
      </w:r>
      <w:r>
        <w:rPr>
          <w:i/>
          <w:iCs/>
        </w:rPr>
        <w:t>49</w:t>
      </w:r>
      <w:r>
        <w:t>, 562–564, doi:10.2519/jospt.2019.0610.</w:t>
      </w:r>
    </w:p>
    <w:p w14:paraId="51B9EC43" w14:textId="77777777" w:rsidR="00B57CD0" w:rsidRDefault="00B57CD0" w:rsidP="00B57CD0">
      <w:pPr>
        <w:pStyle w:val="Bibliography"/>
      </w:pPr>
      <w:r>
        <w:t xml:space="preserve">16. </w:t>
      </w:r>
      <w:r>
        <w:tab/>
        <w:t xml:space="preserve">Korakakis, V.; O’Sullivan, K.; O’Sullivan, P.B.; Evagelinou, V.; Sotiralis, Y.; Sideris, A.; Sakellariou, K.; Karanasios, S.; Giakas, G. Physiotherapist Perceptions of Optimal Sitting and Standing Posture. </w:t>
      </w:r>
      <w:r>
        <w:rPr>
          <w:i/>
          <w:iCs/>
        </w:rPr>
        <w:t>Musculoskeletal Science and Practice</w:t>
      </w:r>
      <w:r>
        <w:t xml:space="preserve"> </w:t>
      </w:r>
      <w:r>
        <w:rPr>
          <w:b/>
          <w:bCs/>
        </w:rPr>
        <w:t>2019</w:t>
      </w:r>
      <w:r>
        <w:t xml:space="preserve">, </w:t>
      </w:r>
      <w:r>
        <w:rPr>
          <w:i/>
          <w:iCs/>
        </w:rPr>
        <w:t>39</w:t>
      </w:r>
      <w:r>
        <w:t>, 24–31, doi:10.1016/j.msksp.2018.11.004.</w:t>
      </w:r>
    </w:p>
    <w:p w14:paraId="64A9B216" w14:textId="77777777" w:rsidR="00B57CD0" w:rsidRDefault="00B57CD0" w:rsidP="00B57CD0">
      <w:pPr>
        <w:pStyle w:val="Bibliography"/>
      </w:pPr>
      <w:r>
        <w:t xml:space="preserve">17. </w:t>
      </w:r>
      <w:r>
        <w:tab/>
        <w:t xml:space="preserve">Paredes-Madrid, L.; Matute, A.; Bareño,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5D21D779" w14:textId="77777777" w:rsidR="00B57CD0" w:rsidRDefault="00B57CD0" w:rsidP="00B57CD0">
      <w:pPr>
        <w:pStyle w:val="Bibliography"/>
      </w:pPr>
      <w:r>
        <w:t xml:space="preserve">18. </w:t>
      </w:r>
      <w:r>
        <w:tab/>
        <w:t>Sadun, A.S.; Jalani, J.; Sukor, J.A. Force Sensing Resistor (FSR): A Brief Overview and the Low-Cost Sensor for Active Compliance Control.; Jiang, X., Chen, G., Capi, G., Ishll, C., Eds.; Tokyo, Japan, July 11 2016; p. 1001112.</w:t>
      </w:r>
    </w:p>
    <w:p w14:paraId="765422DB" w14:textId="77777777" w:rsidR="00B57CD0" w:rsidRDefault="00B57CD0" w:rsidP="00B57CD0">
      <w:pPr>
        <w:pStyle w:val="Bibliography"/>
      </w:pPr>
      <w:r>
        <w:t xml:space="preserve">19.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100300, doi:10.1016/j.sbsr.2019.100300.</w:t>
      </w:r>
    </w:p>
    <w:p w14:paraId="14CA2CF6" w14:textId="77777777" w:rsidR="00B57CD0" w:rsidRDefault="00B57CD0" w:rsidP="00B57CD0">
      <w:pPr>
        <w:pStyle w:val="Bibliography"/>
      </w:pPr>
      <w:r>
        <w:lastRenderedPageBreak/>
        <w:t xml:space="preserve">20. </w:t>
      </w:r>
      <w:r>
        <w:tab/>
        <w:t>Ohmite Ohmite FSR Series Integration Guide: Force Sensing Resistor 2018.</w:t>
      </w:r>
    </w:p>
    <w:p w14:paraId="2B2BA785" w14:textId="77777777" w:rsidR="00B57CD0" w:rsidRDefault="00B57CD0" w:rsidP="00B57CD0">
      <w:pPr>
        <w:pStyle w:val="Bibliography"/>
      </w:pPr>
      <w:r>
        <w:t xml:space="preserve">21. </w:t>
      </w:r>
      <w:r>
        <w:tab/>
        <w:t>Interlink Electronics FSR 402 Data Sheet.</w:t>
      </w:r>
    </w:p>
    <w:p w14:paraId="44C65E1A" w14:textId="77777777" w:rsidR="00B57CD0" w:rsidRDefault="00B57CD0" w:rsidP="00B57CD0">
      <w:pPr>
        <w:pStyle w:val="Bibliography"/>
      </w:pPr>
      <w:r>
        <w:t xml:space="preserve">22. </w:t>
      </w:r>
      <w:r>
        <w:tab/>
        <w:t>Interlink Electronics FSR 406 Data Sheet.</w:t>
      </w:r>
    </w:p>
    <w:p w14:paraId="0914DB8C" w14:textId="77777777" w:rsidR="00B57CD0" w:rsidRDefault="00B57CD0" w:rsidP="00B57CD0">
      <w:pPr>
        <w:pStyle w:val="Bibliography"/>
      </w:pPr>
      <w:r>
        <w:t xml:space="preserve">23. </w:t>
      </w:r>
      <w:r>
        <w:tab/>
        <w:t xml:space="preserve">Ma, C.; Li, W.; Gravina, R.; Du, J.; Li, Q.; Fortino, G. Smart Cushion-Based Activity Recognition: Prompting Users to Maintain a Healthy Seated Posture. </w:t>
      </w:r>
      <w:r>
        <w:rPr>
          <w:i/>
          <w:iCs/>
        </w:rPr>
        <w:t>IEEE Syst. Man Cybern. Mag.</w:t>
      </w:r>
      <w:r>
        <w:t xml:space="preserve"> </w:t>
      </w:r>
      <w:r>
        <w:rPr>
          <w:b/>
          <w:bCs/>
        </w:rPr>
        <w:t>2020</w:t>
      </w:r>
      <w:r>
        <w:t xml:space="preserve">, </w:t>
      </w:r>
      <w:r>
        <w:rPr>
          <w:i/>
          <w:iCs/>
        </w:rPr>
        <w:t>6</w:t>
      </w:r>
      <w:r>
        <w:t>, 6–14, doi:10.1109/MSMC.2019.2962226.</w:t>
      </w:r>
    </w:p>
    <w:p w14:paraId="00374402" w14:textId="77777777" w:rsidR="00B57CD0" w:rsidRDefault="00B57CD0" w:rsidP="00B57CD0">
      <w:pPr>
        <w:pStyle w:val="Bibliography"/>
      </w:pPr>
      <w:r>
        <w:t xml:space="preserve">24. </w:t>
      </w:r>
      <w:r>
        <w:tab/>
        <w:t xml:space="preserve">Xu, W.; Huang, M.-C.; Amini, N.; He, L.; Sarrafzadeh, M. eCushion: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6338B267" w14:textId="77777777" w:rsidR="00B57CD0" w:rsidRDefault="00B57CD0" w:rsidP="00B57CD0">
      <w:pPr>
        <w:pStyle w:val="Bibliography"/>
      </w:pPr>
      <w:r>
        <w:t xml:space="preserve">25.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112103AC" w14:textId="77777777" w:rsidR="00B57CD0" w:rsidRDefault="00B57CD0" w:rsidP="00B57CD0">
      <w:pPr>
        <w:pStyle w:val="Bibliography"/>
      </w:pPr>
      <w:r>
        <w:t xml:space="preserve">26.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3A968EB7" w14:textId="77777777" w:rsidR="00B57CD0" w:rsidRDefault="00B57CD0" w:rsidP="00B57CD0">
      <w:pPr>
        <w:pStyle w:val="Bibliography"/>
      </w:pPr>
      <w:r>
        <w:t xml:space="preserve">27.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3CEDC2EB" w14:textId="77777777" w:rsidR="00B57CD0" w:rsidRDefault="00B57CD0" w:rsidP="00B57CD0">
      <w:pPr>
        <w:pStyle w:val="Bibliography"/>
      </w:pPr>
      <w:r>
        <w:t xml:space="preserve">28.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085B934E" w14:textId="77777777" w:rsidR="00B57CD0" w:rsidRDefault="00B57CD0" w:rsidP="00B57CD0">
      <w:pPr>
        <w:pStyle w:val="Bibliography"/>
      </w:pPr>
      <w:r>
        <w:t xml:space="preserve">29.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3C2EDA53" w14:textId="77777777" w:rsidR="00B57CD0" w:rsidRDefault="00B57CD0" w:rsidP="00B57CD0">
      <w:pPr>
        <w:pStyle w:val="Bibliography"/>
      </w:pPr>
      <w:r>
        <w:t xml:space="preserve">30. </w:t>
      </w:r>
      <w:r>
        <w:tab/>
        <w:t xml:space="preserve">Ahmad, J.; Sidén,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6C7A6476" w14:textId="77777777" w:rsidR="00B57CD0" w:rsidRDefault="00B57CD0" w:rsidP="00B57CD0">
      <w:pPr>
        <w:pStyle w:val="Bibliography"/>
      </w:pPr>
      <w:r>
        <w:t xml:space="preserve">31.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2E6CF98E" w14:textId="77777777" w:rsidR="00B57CD0" w:rsidRDefault="00B57CD0" w:rsidP="00B57CD0">
      <w:pPr>
        <w:pStyle w:val="Bibliography"/>
      </w:pPr>
      <w:r>
        <w:t xml:space="preserve">32.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25AE8BA3" w14:textId="77777777" w:rsidR="00B57CD0" w:rsidRDefault="00B57CD0" w:rsidP="00B57CD0">
      <w:pPr>
        <w:pStyle w:val="Bibliography"/>
      </w:pPr>
      <w:r>
        <w:t xml:space="preserve">33. </w:t>
      </w:r>
      <w:r>
        <w:tab/>
        <w:t xml:space="preserve">Luna-Perejón, F.; Montes-Sánchez, J.M.; Durán-López, L.; Vazquez-Baeza, A.; Beasley-Bohórquez,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342FB7E5" w14:textId="77777777" w:rsidR="00B57CD0" w:rsidRDefault="00B57CD0" w:rsidP="00B57CD0">
      <w:pPr>
        <w:pStyle w:val="Bibliography"/>
      </w:pPr>
      <w:r>
        <w:t xml:space="preserve">34. </w:t>
      </w:r>
      <w: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25AE9134" w14:textId="77777777" w:rsidR="00B57CD0" w:rsidRDefault="00B57CD0" w:rsidP="00B57CD0">
      <w:pPr>
        <w:pStyle w:val="Bibliography"/>
      </w:pPr>
      <w:r>
        <w:t xml:space="preserve">35.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35053688" w14:textId="77777777" w:rsidR="00B57CD0" w:rsidRDefault="00B57CD0" w:rsidP="00B57CD0">
      <w:pPr>
        <w:pStyle w:val="Bibliography"/>
      </w:pPr>
      <w:r>
        <w:t xml:space="preserve">36. </w:t>
      </w:r>
      <w:r>
        <w:tab/>
        <w:t xml:space="preserve">Aminosharieh Najafi, T.; Abramo, A.; Kyamakya, K.; Affanni,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2409D38E" w14:textId="77777777" w:rsidR="00B57CD0" w:rsidRDefault="00B57CD0" w:rsidP="00B57CD0">
      <w:pPr>
        <w:pStyle w:val="Bibliography"/>
      </w:pPr>
      <w:r>
        <w:t xml:space="preserve">37.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2805A164" w14:textId="77777777" w:rsidR="00B57CD0" w:rsidRDefault="00B57CD0" w:rsidP="00B57CD0">
      <w:pPr>
        <w:pStyle w:val="Bibliography"/>
      </w:pPr>
      <w:r>
        <w:lastRenderedPageBreak/>
        <w:t xml:space="preserve">38.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7B0D32A5" w14:textId="77777777" w:rsidR="00B57CD0" w:rsidRDefault="00B57CD0" w:rsidP="00B57CD0">
      <w:pPr>
        <w:pStyle w:val="Bibliography"/>
      </w:pPr>
      <w:r>
        <w:t xml:space="preserve">39.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445CE26C" w14:textId="77777777" w:rsidR="00B57CD0" w:rsidRDefault="00B57CD0" w:rsidP="00B57CD0">
      <w:pPr>
        <w:pStyle w:val="Bibliography"/>
      </w:pPr>
      <w:r>
        <w:t xml:space="preserve">40.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3A671417" w14:textId="77777777" w:rsidR="00B57CD0" w:rsidRDefault="00B57CD0" w:rsidP="00B57CD0">
      <w:pPr>
        <w:pStyle w:val="Bibliography"/>
      </w:pPr>
      <w:r>
        <w:t xml:space="preserve">41. </w:t>
      </w:r>
      <w:r>
        <w:tab/>
        <w:t xml:space="preserve">Zemp, R.; Tanadini, M.; Plüss, S.; Schnüriger,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1F7A7B71" w14:textId="77777777" w:rsidR="00B57CD0" w:rsidRDefault="00B57CD0" w:rsidP="00B57CD0">
      <w:pPr>
        <w:pStyle w:val="Bibliography"/>
      </w:pPr>
      <w:r>
        <w:t xml:space="preserve">42.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38DE63A9" w14:textId="77777777" w:rsidR="00B57CD0" w:rsidRDefault="00B57CD0" w:rsidP="00B57CD0">
      <w:pPr>
        <w:pStyle w:val="Bibliography"/>
      </w:pPr>
      <w:r>
        <w:t xml:space="preserve">43. </w:t>
      </w:r>
      <w:r>
        <w:tab/>
        <w:t xml:space="preserve">Ren, X.; Yu, B.; Lu, Y.; Chen, Y.; Pu, P. HealthSit: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46A21A6B" w14:textId="77777777" w:rsidR="00B57CD0" w:rsidRDefault="00B57CD0" w:rsidP="00B57CD0">
      <w:pPr>
        <w:pStyle w:val="Bibliography"/>
      </w:pPr>
      <w:r>
        <w:t xml:space="preserve">44. </w:t>
      </w:r>
      <w:r>
        <w:tab/>
        <w:t>Fu, T.; Macleod, A. IntelliChair: An Approach for Activity Detection and Prediction via Posture Analysis. In Proceedings of the 2014 International Conference on Intelligent Environments; IEEE: China, June 2014; pp. 211–213.</w:t>
      </w:r>
    </w:p>
    <w:p w14:paraId="53DC5469" w14:textId="77777777" w:rsidR="00B57CD0" w:rsidRDefault="00B57CD0" w:rsidP="00B57CD0">
      <w:pPr>
        <w:pStyle w:val="Bibliography"/>
      </w:pPr>
      <w:r>
        <w:t xml:space="preserve">45. </w:t>
      </w:r>
      <w:r>
        <w:tab/>
        <w:t>AbuTerkia, I.; Hannoun, M.; Suwal, B.; Ahmed, M.S.; Sundaravdivel, P. FPGA-Based Smart Chair Recognition System Using Flex Sensors. In Proceedings of the 2022 IEEE 15th Dallas Circuit And System Conference (DCAS); IEEE: Dallas, TX, USA, June 17 2022; pp. 1–2.</w:t>
      </w:r>
    </w:p>
    <w:p w14:paraId="469F1C4E" w14:textId="77777777" w:rsidR="00B57CD0" w:rsidRDefault="00B57CD0" w:rsidP="00B57CD0">
      <w:pPr>
        <w:pStyle w:val="Bibliography"/>
      </w:pPr>
      <w:r>
        <w:t xml:space="preserve">46.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610DC635" w14:textId="77777777" w:rsidR="00B57CD0" w:rsidRDefault="00B57CD0" w:rsidP="00B57CD0">
      <w:pPr>
        <w:pStyle w:val="Bibliography"/>
      </w:pPr>
      <w:r>
        <w:t xml:space="preserve">47.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6879D257" w14:textId="77777777" w:rsidR="00B57CD0" w:rsidRDefault="00B57CD0" w:rsidP="00B57CD0">
      <w:pPr>
        <w:pStyle w:val="Bibliography"/>
      </w:pPr>
      <w:r>
        <w:t xml:space="preserve">48. </w:t>
      </w:r>
      <w:r>
        <w:tab/>
        <w:t xml:space="preserve">Bourahmoune, K.; Ishac, K.; Amagasa,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248753CF" w14:textId="77777777" w:rsidR="00B57CD0" w:rsidRDefault="00B57CD0" w:rsidP="00B57CD0">
      <w:pPr>
        <w:pStyle w:val="Bibliography"/>
      </w:pPr>
      <w:r>
        <w:t xml:space="preserve">49. </w:t>
      </w:r>
      <w:r>
        <w:tab/>
        <w:t xml:space="preserve">Roh,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76A6FDDE" w14:textId="77777777" w:rsidR="00B57CD0" w:rsidRDefault="00B57CD0" w:rsidP="00B57CD0">
      <w:pPr>
        <w:pStyle w:val="Bibliography"/>
      </w:pPr>
      <w:r>
        <w:t xml:space="preserve">50.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7F662D66" w14:textId="77777777" w:rsidR="00B57CD0" w:rsidRDefault="00B57CD0" w:rsidP="00B57CD0">
      <w:pPr>
        <w:pStyle w:val="Bibliography"/>
      </w:pPr>
      <w:r>
        <w:t xml:space="preserve">51.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0DE896B9" w14:textId="77777777" w:rsidR="00B57CD0" w:rsidRDefault="00B57CD0" w:rsidP="00B57CD0">
      <w:pPr>
        <w:pStyle w:val="Bibliography"/>
      </w:pPr>
      <w:r>
        <w:t xml:space="preserve">52. </w:t>
      </w:r>
      <w:r>
        <w:tab/>
        <w:t xml:space="preserve">Chen, K. Sitting Posture Recognition Based on OpenPose. </w:t>
      </w:r>
      <w:r>
        <w:rPr>
          <w:i/>
          <w:iCs/>
        </w:rPr>
        <w:t>IOP Conf. Ser.: Mater. Sci. Eng.</w:t>
      </w:r>
      <w:r>
        <w:t xml:space="preserve"> </w:t>
      </w:r>
      <w:r>
        <w:rPr>
          <w:b/>
          <w:bCs/>
        </w:rPr>
        <w:t>2019</w:t>
      </w:r>
      <w:r>
        <w:t xml:space="preserve">, </w:t>
      </w:r>
      <w:r>
        <w:rPr>
          <w:i/>
          <w:iCs/>
        </w:rPr>
        <w:t>677</w:t>
      </w:r>
      <w:r>
        <w:t>, 032057, doi:10.1088/1757-899X/677/3/032057.</w:t>
      </w:r>
    </w:p>
    <w:p w14:paraId="2EEAE3A4" w14:textId="77777777" w:rsidR="00B57CD0" w:rsidRDefault="00B57CD0" w:rsidP="00B57CD0">
      <w:pPr>
        <w:pStyle w:val="Bibliography"/>
      </w:pPr>
      <w:r>
        <w:t xml:space="preserve">53. </w:t>
      </w:r>
      <w:r>
        <w:tab/>
        <w:t>R, N.; Sudhakar, T.; Bethanney Janney, J.; Krishnamoorthy, N.R.; Dhanalakshmi, K.; Vigneshwaran, S. Sitting Posture Analysis Using CNN and RCNN. In Proceedings of the 2023 International Conference on Bio Signals, Images, and Instrumentation (ICBSII); IEEE: Chennai, India, March 16 2023; pp. 1–5.</w:t>
      </w:r>
    </w:p>
    <w:p w14:paraId="042BD968" w14:textId="77777777" w:rsidR="00B57CD0" w:rsidRDefault="00B57CD0" w:rsidP="00B57CD0">
      <w:pPr>
        <w:pStyle w:val="Bibliography"/>
      </w:pPr>
      <w:r>
        <w:lastRenderedPageBreak/>
        <w:t xml:space="preserve">54. </w:t>
      </w:r>
      <w:r>
        <w:tab/>
        <w:t>Feng, L.; Li, Z.; Liu, C. Are You Sitting Right?-Sitting Posture Recognition Using RF Signals. In Proceedings of the 2019 IEEE Pacific Rim Conference on Communications, Computers and Signal Processing (PACRIM); IEEE: Victoria, BC, Canada, August 2019; pp. 1–6.</w:t>
      </w:r>
    </w:p>
    <w:p w14:paraId="2140218E" w14:textId="77777777" w:rsidR="00B57CD0" w:rsidRDefault="00B57CD0" w:rsidP="00B57CD0">
      <w:pPr>
        <w:pStyle w:val="Bibliography"/>
      </w:pPr>
      <w:r>
        <w:t xml:space="preserve">55. </w:t>
      </w:r>
      <w:r>
        <w:tab/>
        <w:t xml:space="preserve">Martínez-Estrada, M.; Vuohijoki, T.; Poberznik,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345415F6" w14:textId="77777777" w:rsidR="00B57CD0" w:rsidRDefault="00B57CD0" w:rsidP="00B57CD0">
      <w:pPr>
        <w:pStyle w:val="Bibliography"/>
      </w:pPr>
      <w:r>
        <w:t xml:space="preserve">56. </w:t>
      </w:r>
      <w:r>
        <w:tab/>
        <w:t xml:space="preserve">Kundaliya, B.; Patel, S.; Patel, J.; Barot, P.; Hadia, S.K. </w:t>
      </w:r>
      <w:r>
        <w:rPr>
          <w:i/>
          <w:iCs/>
        </w:rPr>
        <w:t>An IoT and Cloud Enabled Smart Chair for Detection and Notification of Wrong Seating Posture</w:t>
      </w:r>
      <w:r>
        <w:t>; In Review, 2022;</w:t>
      </w:r>
    </w:p>
    <w:p w14:paraId="18DB3BE3" w14:textId="77777777" w:rsidR="00B57CD0" w:rsidRDefault="00B57CD0" w:rsidP="00B57CD0">
      <w:pPr>
        <w:pStyle w:val="Bibliography"/>
      </w:pPr>
      <w:r>
        <w:t xml:space="preserve">57.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2D952BD0" w14:textId="77777777" w:rsidR="00B57CD0" w:rsidRDefault="00B57CD0" w:rsidP="00B57CD0">
      <w:pPr>
        <w:pStyle w:val="Bibliography"/>
      </w:pPr>
      <w:r>
        <w:t xml:space="preserve">58.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4EBE94D1" w14:textId="77777777" w:rsidR="00B57CD0" w:rsidRDefault="00B57CD0" w:rsidP="00B57CD0">
      <w:pPr>
        <w:pStyle w:val="Bibliography"/>
      </w:pPr>
      <w:r>
        <w:t xml:space="preserve">59. </w:t>
      </w:r>
      <w:r>
        <w:tab/>
        <w:t>Mallare, J.C.T.; Pineda, D.F.G.; Trinidad, G.M.; Serafica, R.D.; Villanueva, J.B.K.; Dela Cruz, A.R.; Vicerra, R.R.P.; Serrano, K.K.D.; Roxas, E.A. Sitting Posture Assessment Using Computer Vision. In Proceedings of the 2017IEEE 9th International Conference on Humanoid, Nanotechnology, Information Technology, Communication and Control, Environment and Management (HNICEM); IEEE: Manila, Philippines, December 2017; pp. 1–5.</w:t>
      </w:r>
    </w:p>
    <w:p w14:paraId="005FEFFE" w14:textId="77777777" w:rsidR="00B57CD0" w:rsidRDefault="00B57CD0" w:rsidP="00B57CD0">
      <w:pPr>
        <w:pStyle w:val="Bibliography"/>
      </w:pPr>
      <w:r>
        <w:t xml:space="preserve">60.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23CF096D"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0F1EF4">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38BBC9C3" w14:textId="77777777" w:rsidR="0017624F" w:rsidRDefault="0017624F" w:rsidP="0017624F">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 w:id="54" w:author="Shiny Verghese" w:date="2024-01-18T09:44:00Z" w:initials="SV">
    <w:p w14:paraId="183932BE" w14:textId="2C309BDE" w:rsidR="00CB770F" w:rsidRDefault="00CB770F" w:rsidP="00CB770F">
      <w:pPr>
        <w:jc w:val="left"/>
      </w:pPr>
      <w:r>
        <w:rPr>
          <w:rStyle w:val="CommentReference"/>
        </w:rPr>
        <w:annotationRef/>
      </w:r>
      <w:r>
        <w:t>Maybe another way of presenting this?</w:t>
      </w:r>
    </w:p>
    <w:p w14:paraId="7F8D5297" w14:textId="77777777" w:rsidR="00CB770F" w:rsidRDefault="00CB770F" w:rsidP="00CB770F">
      <w:pPr>
        <w:jc w:val="left"/>
      </w:pPr>
    </w:p>
  </w:comment>
  <w:comment w:id="60" w:author="Janusz Kulon" w:date="2024-01-18T13:19:00Z" w:initials="JK">
    <w:p w14:paraId="75B1D3E4" w14:textId="77777777" w:rsidR="00941BF9" w:rsidRDefault="00941BF9" w:rsidP="00941BF9">
      <w:pPr>
        <w:pStyle w:val="CommentText"/>
        <w:jc w:val="left"/>
      </w:pPr>
      <w:r>
        <w:rPr>
          <w:rStyle w:val="CommentReference"/>
        </w:rPr>
        <w:annotationRef/>
      </w:r>
      <w:r>
        <w:t>It would be good idea to start with the overview of the sensing technology and then delve deeper into the specific types and kinds. Also good to spell out the criteria for evaluation such as ease of use accuracy, cost etc</w:t>
      </w:r>
    </w:p>
  </w:comment>
  <w:comment w:id="63" w:author="Janusz Kulon" w:date="2024-01-18T14:10:00Z" w:initials="JK">
    <w:p w14:paraId="3747BF7C" w14:textId="77777777" w:rsidR="00246D7F" w:rsidRDefault="00246D7F" w:rsidP="00246D7F">
      <w:pPr>
        <w:pStyle w:val="CommentText"/>
        <w:jc w:val="left"/>
      </w:pPr>
      <w:r>
        <w:rPr>
          <w:rStyle w:val="CommentReference"/>
        </w:rPr>
        <w:annotationRef/>
      </w:r>
      <w:r>
        <w:rPr>
          <w:lang w:val="en-GB"/>
        </w:rPr>
        <w:t>Cite team’s papers:</w:t>
      </w:r>
    </w:p>
    <w:p w14:paraId="5689CEF6" w14:textId="77777777" w:rsidR="00246D7F" w:rsidRDefault="00246D7F" w:rsidP="00246D7F">
      <w:pPr>
        <w:pStyle w:val="CommentText"/>
        <w:jc w:val="left"/>
      </w:pPr>
    </w:p>
    <w:p w14:paraId="7FD5A82D" w14:textId="77777777" w:rsidR="00246D7F" w:rsidRDefault="00246D7F" w:rsidP="00246D7F">
      <w:pPr>
        <w:pStyle w:val="CommentText"/>
        <w:jc w:val="left"/>
      </w:pPr>
      <w:r>
        <w:rPr>
          <w:lang w:val="en-GB"/>
        </w:rPr>
        <w:t xml:space="preserve">A. Partlow, C. Gibson, and J. Kulon, ‘3D posture visualisation from body shape measurements using physics simulation, to ascertain the orientation of the pelvis and femurs in a seated position’, </w:t>
      </w:r>
      <w:r>
        <w:rPr>
          <w:i/>
          <w:iCs/>
          <w:lang w:val="en-GB"/>
        </w:rPr>
        <w:t>Computer Methods and Programs in Biomedicine</w:t>
      </w:r>
      <w:r>
        <w:rPr>
          <w:lang w:val="en-GB"/>
        </w:rPr>
        <w:t>, vol. 198, p. 105772, Jan. 2021, doi: 10.1016/j.cmpb.2020.105772.</w:t>
      </w:r>
    </w:p>
    <w:p w14:paraId="42A1CD5E" w14:textId="77777777" w:rsidR="00246D7F" w:rsidRDefault="00246D7F" w:rsidP="00246D7F">
      <w:pPr>
        <w:pStyle w:val="CommentText"/>
        <w:jc w:val="left"/>
      </w:pPr>
    </w:p>
    <w:p w14:paraId="54507546" w14:textId="77777777" w:rsidR="00246D7F" w:rsidRDefault="00246D7F" w:rsidP="00246D7F">
      <w:pPr>
        <w:pStyle w:val="CommentText"/>
        <w:jc w:val="left"/>
      </w:pPr>
      <w:r>
        <w:rPr>
          <w:lang w:val="en-GB"/>
        </w:rPr>
        <w:t xml:space="preserve">J. Kulon, M. Voysey, A. Partlow, P. Rogers, and C. Gibson, ‘Development of a system for anatomical landmarks localization using ultrasonic signals’, in </w:t>
      </w:r>
      <w:r>
        <w:rPr>
          <w:i/>
          <w:iCs/>
          <w:lang w:val="en-GB"/>
        </w:rPr>
        <w:t>Proceedings of 2016 IEEE International Symposium on Medical Measurements and Applications (MeMeA)</w:t>
      </w:r>
      <w:r>
        <w:rPr>
          <w:lang w:val="en-GB"/>
        </w:rPr>
        <w:t>, Benevento, Italy: IEEE, May 2016, pp. 1–6. doi: 10.1109/MeMeA.2016.7533764.</w:t>
      </w:r>
    </w:p>
    <w:p w14:paraId="2DAFEE60" w14:textId="77777777" w:rsidR="00246D7F" w:rsidRDefault="00246D7F" w:rsidP="00246D7F">
      <w:pPr>
        <w:pStyle w:val="CommentText"/>
        <w:jc w:val="left"/>
      </w:pPr>
    </w:p>
    <w:p w14:paraId="51589A96" w14:textId="77777777" w:rsidR="00246D7F" w:rsidRDefault="00246D7F" w:rsidP="00246D7F">
      <w:pPr>
        <w:pStyle w:val="CommentText"/>
        <w:jc w:val="left"/>
      </w:pPr>
      <w:r>
        <w:rPr>
          <w:lang w:val="en-GB"/>
        </w:rPr>
        <w:t xml:space="preserve">J. Kulon, A. Partlow, C. Gibson, I. Wilson, and S. Wilcox, ‘Rule-based algorithm for the classification of sitting postures in the sagittal plane from the Cardiff Body Match measurement system’, </w:t>
      </w:r>
      <w:r>
        <w:rPr>
          <w:i/>
          <w:iCs/>
          <w:lang w:val="en-GB"/>
        </w:rPr>
        <w:t>Journal of Medical Engineering &amp; Technology</w:t>
      </w:r>
      <w:r>
        <w:rPr>
          <w:lang w:val="en-GB"/>
        </w:rPr>
        <w:t>, vol. 38, no. 1, pp. 5–15, Jan. 2014, doi: 10.3109/03091902.2013.844208.</w:t>
      </w:r>
    </w:p>
    <w:p w14:paraId="4F2F51CB" w14:textId="77777777" w:rsidR="00246D7F" w:rsidRDefault="00246D7F" w:rsidP="00246D7F">
      <w:pPr>
        <w:pStyle w:val="CommentText"/>
        <w:jc w:val="left"/>
      </w:pPr>
    </w:p>
    <w:p w14:paraId="6561C8C3" w14:textId="77777777" w:rsidR="00246D7F" w:rsidRDefault="00246D7F" w:rsidP="00246D7F">
      <w:pPr>
        <w:pStyle w:val="CommentText"/>
        <w:jc w:val="left"/>
      </w:pPr>
      <w:r>
        <w:rPr>
          <w:lang w:val="en-GB"/>
        </w:rPr>
        <w:tab/>
        <w:t xml:space="preserve">A. Partlow, C. Gibson, J. Kulon, I. Wilson, and S. Wilcox, ‘Pelvis feature extraction and classification of Cardiff body match rig base measurements for input into a knowledge-based system’, </w:t>
      </w:r>
      <w:r>
        <w:rPr>
          <w:i/>
          <w:iCs/>
          <w:lang w:val="en-GB"/>
        </w:rPr>
        <w:t>Journal of Medical Engineering &amp; Technology</w:t>
      </w:r>
      <w:r>
        <w:rPr>
          <w:lang w:val="en-GB"/>
        </w:rPr>
        <w:t>, vol. 36, no. 8, pp. 399–406, Nov. 2012, doi: 10.3109/03091902.2012.712202.</w:t>
      </w:r>
    </w:p>
    <w:p w14:paraId="735FCFE1" w14:textId="77777777" w:rsidR="00246D7F" w:rsidRDefault="00246D7F" w:rsidP="00246D7F">
      <w:pPr>
        <w:pStyle w:val="CommentText"/>
        <w:jc w:val="left"/>
      </w:pPr>
    </w:p>
    <w:p w14:paraId="3DB6F249" w14:textId="77777777" w:rsidR="00246D7F" w:rsidRDefault="00246D7F" w:rsidP="00246D7F">
      <w:pPr>
        <w:pStyle w:val="CommentText"/>
        <w:jc w:val="left"/>
      </w:pPr>
    </w:p>
    <w:p w14:paraId="2E79A4A0" w14:textId="77777777" w:rsidR="00246D7F" w:rsidRDefault="00246D7F" w:rsidP="00246D7F">
      <w:pPr>
        <w:pStyle w:val="CommentText"/>
        <w:jc w:val="left"/>
      </w:pPr>
    </w:p>
    <w:p w14:paraId="24DCF9F0" w14:textId="544A208B" w:rsidR="00246D7F" w:rsidRDefault="00E63837" w:rsidP="00246D7F">
      <w:pPr>
        <w:pStyle w:val="CommentText"/>
        <w:jc w:val="left"/>
      </w:pPr>
      <w:r>
        <w:t>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38BBC9C3" w15:done="0"/>
  <w15:commentEx w15:paraId="02CFEA66" w15:done="0"/>
  <w15:commentEx w15:paraId="2E2E0289" w15:done="0"/>
  <w15:commentEx w15:paraId="3FD1ADC7" w15:done="0"/>
  <w15:commentEx w15:paraId="7F8D5297" w15:done="0"/>
  <w15:commentEx w15:paraId="75B1D3E4" w15:done="0"/>
  <w15:commentEx w15:paraId="24DCF9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294DD924" w16cex:dateUtc="2024-01-18T09:38:00Z"/>
  <w16cex:commentExtensible w16cex:durableId="31928B5A" w16cex:dateUtc="2024-01-18T09:44:00Z"/>
  <w16cex:commentExtensible w16cex:durableId="1DD288FB" w16cex:dateUtc="2024-01-18T13:19:00Z"/>
  <w16cex:commentExtensible w16cex:durableId="3433F8CD" w16cex:dateUtc="2024-01-18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38BBC9C3" w16cid:durableId="21193D22"/>
  <w16cid:commentId w16cid:paraId="02CFEA66" w16cid:durableId="74B04593"/>
  <w16cid:commentId w16cid:paraId="2E2E0289" w16cid:durableId="7212E04C"/>
  <w16cid:commentId w16cid:paraId="3FD1ADC7" w16cid:durableId="294DD924"/>
  <w16cid:commentId w16cid:paraId="7F8D5297" w16cid:durableId="31928B5A"/>
  <w16cid:commentId w16cid:paraId="75B1D3E4" w16cid:durableId="1DD288FB"/>
  <w16cid:commentId w16cid:paraId="24DCF9F0" w16cid:durableId="3433F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128E3" w14:textId="77777777" w:rsidR="000F1EF4" w:rsidRDefault="000F1EF4">
      <w:pPr>
        <w:spacing w:line="240" w:lineRule="auto"/>
      </w:pPr>
      <w:r>
        <w:separator/>
      </w:r>
    </w:p>
  </w:endnote>
  <w:endnote w:type="continuationSeparator" w:id="0">
    <w:p w14:paraId="7A1D6A97" w14:textId="77777777" w:rsidR="000F1EF4" w:rsidRDefault="000F1E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64"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65" w:author="Janusz Kulon" w:date="2024-01-18T12:44:00Z">
          <w:rPr>
            <w:lang w:val="fr-CH"/>
          </w:rPr>
        </w:rPrChange>
      </w:rPr>
      <w:tab/>
    </w:r>
    <w:r w:rsidRPr="00943C10">
      <w:rPr>
        <w:lang w:val="it-IT"/>
        <w:rPrChange w:id="66"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9B8ED" w14:textId="77777777" w:rsidR="000F1EF4" w:rsidRDefault="000F1EF4">
      <w:pPr>
        <w:spacing w:line="240" w:lineRule="auto"/>
      </w:pPr>
      <w:r>
        <w:separator/>
      </w:r>
    </w:p>
  </w:footnote>
  <w:footnote w:type="continuationSeparator" w:id="0">
    <w:p w14:paraId="01844A1F" w14:textId="77777777" w:rsidR="000F1EF4" w:rsidRDefault="000F1E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9"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0"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4"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8"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00153F"/>
    <w:multiLevelType w:val="hybridMultilevel"/>
    <w:tmpl w:val="17B025C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6"/>
  </w:num>
  <w:num w:numId="2" w16cid:durableId="2082214220">
    <w:abstractNumId w:val="11"/>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6"/>
  </w:num>
  <w:num w:numId="7" w16cid:durableId="506138153">
    <w:abstractNumId w:val="4"/>
  </w:num>
  <w:num w:numId="8" w16cid:durableId="435441756">
    <w:abstractNumId w:val="16"/>
  </w:num>
  <w:num w:numId="9" w16cid:durableId="2099599000">
    <w:abstractNumId w:val="4"/>
  </w:num>
  <w:num w:numId="10" w16cid:durableId="2097052928">
    <w:abstractNumId w:val="16"/>
  </w:num>
  <w:num w:numId="11" w16cid:durableId="561722406">
    <w:abstractNumId w:val="4"/>
  </w:num>
  <w:num w:numId="12" w16cid:durableId="389156302">
    <w:abstractNumId w:val="22"/>
  </w:num>
  <w:num w:numId="13" w16cid:durableId="1071126010">
    <w:abstractNumId w:val="16"/>
  </w:num>
  <w:num w:numId="14" w16cid:durableId="421951362">
    <w:abstractNumId w:val="4"/>
  </w:num>
  <w:num w:numId="15" w16cid:durableId="1415662396">
    <w:abstractNumId w:val="3"/>
  </w:num>
  <w:num w:numId="16" w16cid:durableId="1437555045">
    <w:abstractNumId w:val="15"/>
  </w:num>
  <w:num w:numId="17" w16cid:durableId="1787506705">
    <w:abstractNumId w:val="1"/>
  </w:num>
  <w:num w:numId="18" w16cid:durableId="1257591184">
    <w:abstractNumId w:val="16"/>
  </w:num>
  <w:num w:numId="19" w16cid:durableId="816339839">
    <w:abstractNumId w:val="4"/>
  </w:num>
  <w:num w:numId="20" w16cid:durableId="82184573">
    <w:abstractNumId w:val="3"/>
  </w:num>
  <w:num w:numId="21" w16cid:durableId="2131849546">
    <w:abstractNumId w:val="1"/>
  </w:num>
  <w:num w:numId="22" w16cid:durableId="412893780">
    <w:abstractNumId w:val="14"/>
  </w:num>
  <w:num w:numId="23" w16cid:durableId="1463156902">
    <w:abstractNumId w:val="23"/>
  </w:num>
  <w:num w:numId="24" w16cid:durableId="1619292069">
    <w:abstractNumId w:val="21"/>
  </w:num>
  <w:num w:numId="25" w16cid:durableId="1480927341">
    <w:abstractNumId w:val="8"/>
  </w:num>
  <w:num w:numId="26" w16cid:durableId="473643400">
    <w:abstractNumId w:val="24"/>
  </w:num>
  <w:num w:numId="27" w16cid:durableId="1171142315">
    <w:abstractNumId w:val="13"/>
  </w:num>
  <w:num w:numId="28" w16cid:durableId="8022413">
    <w:abstractNumId w:val="17"/>
  </w:num>
  <w:num w:numId="29" w16cid:durableId="1576162926">
    <w:abstractNumId w:val="12"/>
  </w:num>
  <w:num w:numId="30" w16cid:durableId="1836801864">
    <w:abstractNumId w:val="19"/>
  </w:num>
  <w:num w:numId="31" w16cid:durableId="128784778">
    <w:abstractNumId w:val="2"/>
  </w:num>
  <w:num w:numId="32" w16cid:durableId="1981491775">
    <w:abstractNumId w:val="0"/>
  </w:num>
  <w:num w:numId="33" w16cid:durableId="452750809">
    <w:abstractNumId w:val="18"/>
  </w:num>
  <w:num w:numId="34" w16cid:durableId="207382395">
    <w:abstractNumId w:val="9"/>
  </w:num>
  <w:num w:numId="35" w16cid:durableId="1332492014">
    <w:abstractNumId w:val="10"/>
  </w:num>
  <w:num w:numId="36" w16cid:durableId="101556967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DB4"/>
    <w:rsid w:val="00004247"/>
    <w:rsid w:val="00007D3D"/>
    <w:rsid w:val="00012035"/>
    <w:rsid w:val="000122AB"/>
    <w:rsid w:val="00012F4D"/>
    <w:rsid w:val="00013DA3"/>
    <w:rsid w:val="0001448F"/>
    <w:rsid w:val="000162A3"/>
    <w:rsid w:val="0001720C"/>
    <w:rsid w:val="000205B9"/>
    <w:rsid w:val="00021DCD"/>
    <w:rsid w:val="0002414D"/>
    <w:rsid w:val="000245F1"/>
    <w:rsid w:val="00024C20"/>
    <w:rsid w:val="00024EDE"/>
    <w:rsid w:val="00026865"/>
    <w:rsid w:val="00027A7E"/>
    <w:rsid w:val="00031614"/>
    <w:rsid w:val="00035BA7"/>
    <w:rsid w:val="00035DBF"/>
    <w:rsid w:val="000426F6"/>
    <w:rsid w:val="00043CB0"/>
    <w:rsid w:val="00043D16"/>
    <w:rsid w:val="000502EB"/>
    <w:rsid w:val="0005127A"/>
    <w:rsid w:val="00051552"/>
    <w:rsid w:val="00053F66"/>
    <w:rsid w:val="00054346"/>
    <w:rsid w:val="000561FF"/>
    <w:rsid w:val="00056FD5"/>
    <w:rsid w:val="00057ED3"/>
    <w:rsid w:val="0006033F"/>
    <w:rsid w:val="00060983"/>
    <w:rsid w:val="0006450F"/>
    <w:rsid w:val="00064A99"/>
    <w:rsid w:val="00065B5F"/>
    <w:rsid w:val="000660BB"/>
    <w:rsid w:val="0006703E"/>
    <w:rsid w:val="00067346"/>
    <w:rsid w:val="00070792"/>
    <w:rsid w:val="00072A45"/>
    <w:rsid w:val="00072F75"/>
    <w:rsid w:val="00073282"/>
    <w:rsid w:val="000774FA"/>
    <w:rsid w:val="00080004"/>
    <w:rsid w:val="00081A25"/>
    <w:rsid w:val="00081E6F"/>
    <w:rsid w:val="00083677"/>
    <w:rsid w:val="0008677F"/>
    <w:rsid w:val="000920EF"/>
    <w:rsid w:val="000921C6"/>
    <w:rsid w:val="000965BE"/>
    <w:rsid w:val="00096C5B"/>
    <w:rsid w:val="000A05FC"/>
    <w:rsid w:val="000A1078"/>
    <w:rsid w:val="000A159A"/>
    <w:rsid w:val="000A22EF"/>
    <w:rsid w:val="000A5805"/>
    <w:rsid w:val="000A5F1C"/>
    <w:rsid w:val="000A7172"/>
    <w:rsid w:val="000A72BF"/>
    <w:rsid w:val="000B0937"/>
    <w:rsid w:val="000B0C7D"/>
    <w:rsid w:val="000B4FD6"/>
    <w:rsid w:val="000B569B"/>
    <w:rsid w:val="000B5EC8"/>
    <w:rsid w:val="000B61C3"/>
    <w:rsid w:val="000B6F7E"/>
    <w:rsid w:val="000C6EF6"/>
    <w:rsid w:val="000D093B"/>
    <w:rsid w:val="000D386D"/>
    <w:rsid w:val="000D4377"/>
    <w:rsid w:val="000D58D2"/>
    <w:rsid w:val="000D5B2B"/>
    <w:rsid w:val="000D5F9A"/>
    <w:rsid w:val="000D6A8B"/>
    <w:rsid w:val="000D745D"/>
    <w:rsid w:val="000E0831"/>
    <w:rsid w:val="000E0F20"/>
    <w:rsid w:val="000E10A1"/>
    <w:rsid w:val="000E2958"/>
    <w:rsid w:val="000E3F66"/>
    <w:rsid w:val="000E41D4"/>
    <w:rsid w:val="000E48EA"/>
    <w:rsid w:val="000E49B8"/>
    <w:rsid w:val="000E5D21"/>
    <w:rsid w:val="000E6755"/>
    <w:rsid w:val="000E756B"/>
    <w:rsid w:val="000F10D5"/>
    <w:rsid w:val="000F1EF4"/>
    <w:rsid w:val="000F27B1"/>
    <w:rsid w:val="000F4E67"/>
    <w:rsid w:val="000F61ED"/>
    <w:rsid w:val="000F7A19"/>
    <w:rsid w:val="000F7EEF"/>
    <w:rsid w:val="00100B24"/>
    <w:rsid w:val="00101A8B"/>
    <w:rsid w:val="00102E15"/>
    <w:rsid w:val="0010482A"/>
    <w:rsid w:val="00104A38"/>
    <w:rsid w:val="00106602"/>
    <w:rsid w:val="00106BC1"/>
    <w:rsid w:val="00107716"/>
    <w:rsid w:val="0011342F"/>
    <w:rsid w:val="00114546"/>
    <w:rsid w:val="0011586B"/>
    <w:rsid w:val="00115E34"/>
    <w:rsid w:val="00116A62"/>
    <w:rsid w:val="00116D08"/>
    <w:rsid w:val="00117995"/>
    <w:rsid w:val="00122648"/>
    <w:rsid w:val="0012339E"/>
    <w:rsid w:val="00131EA8"/>
    <w:rsid w:val="001335E2"/>
    <w:rsid w:val="00135066"/>
    <w:rsid w:val="00135BF5"/>
    <w:rsid w:val="001368F3"/>
    <w:rsid w:val="00141589"/>
    <w:rsid w:val="00141CD5"/>
    <w:rsid w:val="00142BCA"/>
    <w:rsid w:val="001441F6"/>
    <w:rsid w:val="001442BA"/>
    <w:rsid w:val="001445B9"/>
    <w:rsid w:val="001446F3"/>
    <w:rsid w:val="00145F7B"/>
    <w:rsid w:val="0014623A"/>
    <w:rsid w:val="00146F28"/>
    <w:rsid w:val="00151F3A"/>
    <w:rsid w:val="00152BF4"/>
    <w:rsid w:val="00152C3B"/>
    <w:rsid w:val="00153545"/>
    <w:rsid w:val="00155325"/>
    <w:rsid w:val="0015690E"/>
    <w:rsid w:val="00156BE9"/>
    <w:rsid w:val="00156EFF"/>
    <w:rsid w:val="001615DC"/>
    <w:rsid w:val="0016232F"/>
    <w:rsid w:val="00163483"/>
    <w:rsid w:val="00163944"/>
    <w:rsid w:val="00163FF9"/>
    <w:rsid w:val="00164AE5"/>
    <w:rsid w:val="001658C7"/>
    <w:rsid w:val="00170562"/>
    <w:rsid w:val="001718DC"/>
    <w:rsid w:val="00172BE5"/>
    <w:rsid w:val="00174178"/>
    <w:rsid w:val="0017624F"/>
    <w:rsid w:val="00176972"/>
    <w:rsid w:val="001853F6"/>
    <w:rsid w:val="00190062"/>
    <w:rsid w:val="00190BA2"/>
    <w:rsid w:val="001914F3"/>
    <w:rsid w:val="00194D3B"/>
    <w:rsid w:val="001A3085"/>
    <w:rsid w:val="001A6BED"/>
    <w:rsid w:val="001B078C"/>
    <w:rsid w:val="001B2108"/>
    <w:rsid w:val="001B25A6"/>
    <w:rsid w:val="001B3996"/>
    <w:rsid w:val="001B3E87"/>
    <w:rsid w:val="001B4E6A"/>
    <w:rsid w:val="001B65E3"/>
    <w:rsid w:val="001C4008"/>
    <w:rsid w:val="001C60E4"/>
    <w:rsid w:val="001C6BA7"/>
    <w:rsid w:val="001C6DA5"/>
    <w:rsid w:val="001D0990"/>
    <w:rsid w:val="001D1D0D"/>
    <w:rsid w:val="001D1D7E"/>
    <w:rsid w:val="001D247C"/>
    <w:rsid w:val="001D2764"/>
    <w:rsid w:val="001D3467"/>
    <w:rsid w:val="001D5DAA"/>
    <w:rsid w:val="001D6A40"/>
    <w:rsid w:val="001D7276"/>
    <w:rsid w:val="001E2AEB"/>
    <w:rsid w:val="001E30F1"/>
    <w:rsid w:val="001E4D3B"/>
    <w:rsid w:val="001E6D1E"/>
    <w:rsid w:val="001E743B"/>
    <w:rsid w:val="001E78D5"/>
    <w:rsid w:val="001E7DBA"/>
    <w:rsid w:val="001F0BE8"/>
    <w:rsid w:val="001F3965"/>
    <w:rsid w:val="001F4F28"/>
    <w:rsid w:val="001F5853"/>
    <w:rsid w:val="001F6C8E"/>
    <w:rsid w:val="00204513"/>
    <w:rsid w:val="00214271"/>
    <w:rsid w:val="002162FC"/>
    <w:rsid w:val="0021739A"/>
    <w:rsid w:val="00217BC0"/>
    <w:rsid w:val="00222CA6"/>
    <w:rsid w:val="00226367"/>
    <w:rsid w:val="00230BB2"/>
    <w:rsid w:val="00230F90"/>
    <w:rsid w:val="0023111C"/>
    <w:rsid w:val="0023364C"/>
    <w:rsid w:val="00233CA3"/>
    <w:rsid w:val="0023443F"/>
    <w:rsid w:val="00236040"/>
    <w:rsid w:val="002407D5"/>
    <w:rsid w:val="002420AB"/>
    <w:rsid w:val="002423A8"/>
    <w:rsid w:val="002443F2"/>
    <w:rsid w:val="00246D7F"/>
    <w:rsid w:val="002470B2"/>
    <w:rsid w:val="002512E1"/>
    <w:rsid w:val="00251533"/>
    <w:rsid w:val="0025212C"/>
    <w:rsid w:val="002532CA"/>
    <w:rsid w:val="00255A6D"/>
    <w:rsid w:val="00256D45"/>
    <w:rsid w:val="0026026D"/>
    <w:rsid w:val="00261188"/>
    <w:rsid w:val="00261428"/>
    <w:rsid w:val="00261810"/>
    <w:rsid w:val="00263A0A"/>
    <w:rsid w:val="00264259"/>
    <w:rsid w:val="00265AC0"/>
    <w:rsid w:val="002667F5"/>
    <w:rsid w:val="00266A6B"/>
    <w:rsid w:val="0027042E"/>
    <w:rsid w:val="002739C4"/>
    <w:rsid w:val="00277DA8"/>
    <w:rsid w:val="0028001A"/>
    <w:rsid w:val="0028224B"/>
    <w:rsid w:val="00282668"/>
    <w:rsid w:val="0028456A"/>
    <w:rsid w:val="002917A1"/>
    <w:rsid w:val="00291A62"/>
    <w:rsid w:val="00294955"/>
    <w:rsid w:val="002A0C1D"/>
    <w:rsid w:val="002A0D98"/>
    <w:rsid w:val="002A1F1B"/>
    <w:rsid w:val="002A7520"/>
    <w:rsid w:val="002A77E9"/>
    <w:rsid w:val="002A78E0"/>
    <w:rsid w:val="002B0A1B"/>
    <w:rsid w:val="002B1144"/>
    <w:rsid w:val="002B1557"/>
    <w:rsid w:val="002B3A7A"/>
    <w:rsid w:val="002B43A0"/>
    <w:rsid w:val="002B4990"/>
    <w:rsid w:val="002B5A55"/>
    <w:rsid w:val="002B5C8F"/>
    <w:rsid w:val="002B786A"/>
    <w:rsid w:val="002C0F71"/>
    <w:rsid w:val="002C1473"/>
    <w:rsid w:val="002C2519"/>
    <w:rsid w:val="002C44D5"/>
    <w:rsid w:val="002C58FA"/>
    <w:rsid w:val="002C622D"/>
    <w:rsid w:val="002D0695"/>
    <w:rsid w:val="002D3352"/>
    <w:rsid w:val="002D527E"/>
    <w:rsid w:val="002D6C2A"/>
    <w:rsid w:val="002D70FE"/>
    <w:rsid w:val="002D7310"/>
    <w:rsid w:val="002D7871"/>
    <w:rsid w:val="002D7AC1"/>
    <w:rsid w:val="002D7D5E"/>
    <w:rsid w:val="002E03E4"/>
    <w:rsid w:val="002E102D"/>
    <w:rsid w:val="002E32B4"/>
    <w:rsid w:val="002E34CD"/>
    <w:rsid w:val="002E69A2"/>
    <w:rsid w:val="002E72A0"/>
    <w:rsid w:val="002E7541"/>
    <w:rsid w:val="002F26EF"/>
    <w:rsid w:val="002F2A28"/>
    <w:rsid w:val="002F3AF5"/>
    <w:rsid w:val="002F519B"/>
    <w:rsid w:val="002F78E4"/>
    <w:rsid w:val="0030186F"/>
    <w:rsid w:val="00302482"/>
    <w:rsid w:val="00303767"/>
    <w:rsid w:val="0030687D"/>
    <w:rsid w:val="0030701D"/>
    <w:rsid w:val="00310216"/>
    <w:rsid w:val="00311AE0"/>
    <w:rsid w:val="00312478"/>
    <w:rsid w:val="00313E7D"/>
    <w:rsid w:val="00314382"/>
    <w:rsid w:val="00315D74"/>
    <w:rsid w:val="00317AC0"/>
    <w:rsid w:val="00320D3C"/>
    <w:rsid w:val="00326141"/>
    <w:rsid w:val="0033058F"/>
    <w:rsid w:val="003317E6"/>
    <w:rsid w:val="00331A15"/>
    <w:rsid w:val="003327F4"/>
    <w:rsid w:val="00335AD8"/>
    <w:rsid w:val="00335DC6"/>
    <w:rsid w:val="00336831"/>
    <w:rsid w:val="00342047"/>
    <w:rsid w:val="00343425"/>
    <w:rsid w:val="0034379F"/>
    <w:rsid w:val="0035032D"/>
    <w:rsid w:val="003521AE"/>
    <w:rsid w:val="003523B2"/>
    <w:rsid w:val="00353834"/>
    <w:rsid w:val="00354033"/>
    <w:rsid w:val="00354C2D"/>
    <w:rsid w:val="00355AB5"/>
    <w:rsid w:val="00357223"/>
    <w:rsid w:val="00357F7A"/>
    <w:rsid w:val="0036011B"/>
    <w:rsid w:val="003608F7"/>
    <w:rsid w:val="00360976"/>
    <w:rsid w:val="003609A1"/>
    <w:rsid w:val="00363286"/>
    <w:rsid w:val="00363A61"/>
    <w:rsid w:val="00363F03"/>
    <w:rsid w:val="003652CD"/>
    <w:rsid w:val="00365487"/>
    <w:rsid w:val="003674C1"/>
    <w:rsid w:val="00375A07"/>
    <w:rsid w:val="00375F4D"/>
    <w:rsid w:val="00377155"/>
    <w:rsid w:val="00380350"/>
    <w:rsid w:val="00380625"/>
    <w:rsid w:val="00380AAD"/>
    <w:rsid w:val="00380AED"/>
    <w:rsid w:val="00381B0E"/>
    <w:rsid w:val="00385582"/>
    <w:rsid w:val="00385C42"/>
    <w:rsid w:val="003879C2"/>
    <w:rsid w:val="003879CC"/>
    <w:rsid w:val="00390333"/>
    <w:rsid w:val="00391D55"/>
    <w:rsid w:val="00392C34"/>
    <w:rsid w:val="00395BD1"/>
    <w:rsid w:val="003966B9"/>
    <w:rsid w:val="003A1A3F"/>
    <w:rsid w:val="003A23D2"/>
    <w:rsid w:val="003A2760"/>
    <w:rsid w:val="003A2904"/>
    <w:rsid w:val="003A446E"/>
    <w:rsid w:val="003A5952"/>
    <w:rsid w:val="003A6680"/>
    <w:rsid w:val="003A78BB"/>
    <w:rsid w:val="003A79BE"/>
    <w:rsid w:val="003B2913"/>
    <w:rsid w:val="003B3247"/>
    <w:rsid w:val="003B353A"/>
    <w:rsid w:val="003B4977"/>
    <w:rsid w:val="003B57C7"/>
    <w:rsid w:val="003B6024"/>
    <w:rsid w:val="003B684D"/>
    <w:rsid w:val="003B7EE8"/>
    <w:rsid w:val="003C0D91"/>
    <w:rsid w:val="003C0EEF"/>
    <w:rsid w:val="003C28C8"/>
    <w:rsid w:val="003C3CA3"/>
    <w:rsid w:val="003C4184"/>
    <w:rsid w:val="003C56C2"/>
    <w:rsid w:val="003C7292"/>
    <w:rsid w:val="003D13ED"/>
    <w:rsid w:val="003D19DF"/>
    <w:rsid w:val="003D357B"/>
    <w:rsid w:val="003D428C"/>
    <w:rsid w:val="003D6424"/>
    <w:rsid w:val="003D6488"/>
    <w:rsid w:val="003D660D"/>
    <w:rsid w:val="003D76A7"/>
    <w:rsid w:val="003E065A"/>
    <w:rsid w:val="003E1412"/>
    <w:rsid w:val="003E1429"/>
    <w:rsid w:val="003E1F3A"/>
    <w:rsid w:val="003E1F6E"/>
    <w:rsid w:val="003E2099"/>
    <w:rsid w:val="003E2D73"/>
    <w:rsid w:val="003E48BB"/>
    <w:rsid w:val="003E4CB9"/>
    <w:rsid w:val="003E5CDA"/>
    <w:rsid w:val="003E7FFA"/>
    <w:rsid w:val="003F1D3D"/>
    <w:rsid w:val="003F3055"/>
    <w:rsid w:val="003F3E95"/>
    <w:rsid w:val="003F5301"/>
    <w:rsid w:val="003F5356"/>
    <w:rsid w:val="003F57FE"/>
    <w:rsid w:val="003F6CBF"/>
    <w:rsid w:val="003F7CB2"/>
    <w:rsid w:val="00401B29"/>
    <w:rsid w:val="00401D30"/>
    <w:rsid w:val="004047BF"/>
    <w:rsid w:val="0040533B"/>
    <w:rsid w:val="00405542"/>
    <w:rsid w:val="004072F0"/>
    <w:rsid w:val="00413195"/>
    <w:rsid w:val="004133BA"/>
    <w:rsid w:val="004144C5"/>
    <w:rsid w:val="00415DB7"/>
    <w:rsid w:val="00416C94"/>
    <w:rsid w:val="00420A3D"/>
    <w:rsid w:val="00421DAE"/>
    <w:rsid w:val="004223D5"/>
    <w:rsid w:val="00422435"/>
    <w:rsid w:val="00422649"/>
    <w:rsid w:val="0042299B"/>
    <w:rsid w:val="00424A49"/>
    <w:rsid w:val="00430029"/>
    <w:rsid w:val="00430066"/>
    <w:rsid w:val="00431A1E"/>
    <w:rsid w:val="004321D0"/>
    <w:rsid w:val="004332C2"/>
    <w:rsid w:val="00435E48"/>
    <w:rsid w:val="00441187"/>
    <w:rsid w:val="0045409B"/>
    <w:rsid w:val="004546AA"/>
    <w:rsid w:val="00454769"/>
    <w:rsid w:val="0045658A"/>
    <w:rsid w:val="004567F8"/>
    <w:rsid w:val="00461C17"/>
    <w:rsid w:val="004623AB"/>
    <w:rsid w:val="004631AD"/>
    <w:rsid w:val="00463AC8"/>
    <w:rsid w:val="00464186"/>
    <w:rsid w:val="00466707"/>
    <w:rsid w:val="00466881"/>
    <w:rsid w:val="00470F8C"/>
    <w:rsid w:val="00471EDC"/>
    <w:rsid w:val="0047217C"/>
    <w:rsid w:val="00473E89"/>
    <w:rsid w:val="00474ED6"/>
    <w:rsid w:val="00475FA0"/>
    <w:rsid w:val="00480774"/>
    <w:rsid w:val="00481804"/>
    <w:rsid w:val="00481CAC"/>
    <w:rsid w:val="004835B0"/>
    <w:rsid w:val="004843DD"/>
    <w:rsid w:val="004846E4"/>
    <w:rsid w:val="004853C6"/>
    <w:rsid w:val="004860FC"/>
    <w:rsid w:val="00487F85"/>
    <w:rsid w:val="00491C60"/>
    <w:rsid w:val="00494B46"/>
    <w:rsid w:val="00494C08"/>
    <w:rsid w:val="004955E5"/>
    <w:rsid w:val="0049588C"/>
    <w:rsid w:val="00496163"/>
    <w:rsid w:val="00496397"/>
    <w:rsid w:val="004969D7"/>
    <w:rsid w:val="00496D70"/>
    <w:rsid w:val="00497112"/>
    <w:rsid w:val="0049717A"/>
    <w:rsid w:val="00497B82"/>
    <w:rsid w:val="004A0FCB"/>
    <w:rsid w:val="004A176C"/>
    <w:rsid w:val="004A1A00"/>
    <w:rsid w:val="004A20ED"/>
    <w:rsid w:val="004A3D5D"/>
    <w:rsid w:val="004A44D3"/>
    <w:rsid w:val="004A49D9"/>
    <w:rsid w:val="004A515F"/>
    <w:rsid w:val="004A55FD"/>
    <w:rsid w:val="004A59FE"/>
    <w:rsid w:val="004A7176"/>
    <w:rsid w:val="004A7B5B"/>
    <w:rsid w:val="004B0BB4"/>
    <w:rsid w:val="004B2B0E"/>
    <w:rsid w:val="004B763F"/>
    <w:rsid w:val="004C02D5"/>
    <w:rsid w:val="004C0E93"/>
    <w:rsid w:val="004C3326"/>
    <w:rsid w:val="004C7DB0"/>
    <w:rsid w:val="004D153C"/>
    <w:rsid w:val="004D7216"/>
    <w:rsid w:val="004D7BC9"/>
    <w:rsid w:val="004D7F67"/>
    <w:rsid w:val="004E0CDD"/>
    <w:rsid w:val="004E2C8B"/>
    <w:rsid w:val="004E36FA"/>
    <w:rsid w:val="004E37AA"/>
    <w:rsid w:val="004E7441"/>
    <w:rsid w:val="004F0C07"/>
    <w:rsid w:val="004F2181"/>
    <w:rsid w:val="004F30C0"/>
    <w:rsid w:val="004F5641"/>
    <w:rsid w:val="004F5EEF"/>
    <w:rsid w:val="00505DAC"/>
    <w:rsid w:val="00510258"/>
    <w:rsid w:val="00517D4A"/>
    <w:rsid w:val="00521754"/>
    <w:rsid w:val="00521F2D"/>
    <w:rsid w:val="00523A91"/>
    <w:rsid w:val="00530748"/>
    <w:rsid w:val="0053287E"/>
    <w:rsid w:val="00532D3F"/>
    <w:rsid w:val="005335D1"/>
    <w:rsid w:val="005337A6"/>
    <w:rsid w:val="0053405F"/>
    <w:rsid w:val="0053554F"/>
    <w:rsid w:val="00535E6D"/>
    <w:rsid w:val="00542B66"/>
    <w:rsid w:val="00544F17"/>
    <w:rsid w:val="00545897"/>
    <w:rsid w:val="00545E57"/>
    <w:rsid w:val="00545FBF"/>
    <w:rsid w:val="00546C89"/>
    <w:rsid w:val="00546FFF"/>
    <w:rsid w:val="005474F0"/>
    <w:rsid w:val="00547CB0"/>
    <w:rsid w:val="00554016"/>
    <w:rsid w:val="00554497"/>
    <w:rsid w:val="00556E99"/>
    <w:rsid w:val="0055789E"/>
    <w:rsid w:val="005608DF"/>
    <w:rsid w:val="00562FC7"/>
    <w:rsid w:val="005643C5"/>
    <w:rsid w:val="00567257"/>
    <w:rsid w:val="005713A2"/>
    <w:rsid w:val="00571EA7"/>
    <w:rsid w:val="00573025"/>
    <w:rsid w:val="005734CA"/>
    <w:rsid w:val="005763B8"/>
    <w:rsid w:val="00577137"/>
    <w:rsid w:val="00577762"/>
    <w:rsid w:val="00582397"/>
    <w:rsid w:val="00582D56"/>
    <w:rsid w:val="00584A9F"/>
    <w:rsid w:val="005851B2"/>
    <w:rsid w:val="00585CE4"/>
    <w:rsid w:val="0058611F"/>
    <w:rsid w:val="0058626E"/>
    <w:rsid w:val="005865EE"/>
    <w:rsid w:val="0058745F"/>
    <w:rsid w:val="00591202"/>
    <w:rsid w:val="005939A2"/>
    <w:rsid w:val="005942A1"/>
    <w:rsid w:val="00594CA1"/>
    <w:rsid w:val="00597E6D"/>
    <w:rsid w:val="005B1E55"/>
    <w:rsid w:val="005B483A"/>
    <w:rsid w:val="005B4F47"/>
    <w:rsid w:val="005B52EB"/>
    <w:rsid w:val="005B6D28"/>
    <w:rsid w:val="005B6DB9"/>
    <w:rsid w:val="005C3F29"/>
    <w:rsid w:val="005C4BA3"/>
    <w:rsid w:val="005C50C4"/>
    <w:rsid w:val="005C56E0"/>
    <w:rsid w:val="005C64F1"/>
    <w:rsid w:val="005C6DF2"/>
    <w:rsid w:val="005D00DE"/>
    <w:rsid w:val="005D0CFE"/>
    <w:rsid w:val="005D1121"/>
    <w:rsid w:val="005D1882"/>
    <w:rsid w:val="005D28B4"/>
    <w:rsid w:val="005D48B7"/>
    <w:rsid w:val="005D7B57"/>
    <w:rsid w:val="005E25DB"/>
    <w:rsid w:val="005E2BCD"/>
    <w:rsid w:val="005F159A"/>
    <w:rsid w:val="005F33E5"/>
    <w:rsid w:val="005F6ED5"/>
    <w:rsid w:val="005F772D"/>
    <w:rsid w:val="00601B2D"/>
    <w:rsid w:val="006027AC"/>
    <w:rsid w:val="00602D1F"/>
    <w:rsid w:val="0060325B"/>
    <w:rsid w:val="00603D28"/>
    <w:rsid w:val="00604F0C"/>
    <w:rsid w:val="00605DEE"/>
    <w:rsid w:val="00607C93"/>
    <w:rsid w:val="0061122C"/>
    <w:rsid w:val="00615581"/>
    <w:rsid w:val="00616CEF"/>
    <w:rsid w:val="00617F9E"/>
    <w:rsid w:val="006204BF"/>
    <w:rsid w:val="00621A2A"/>
    <w:rsid w:val="00621FA4"/>
    <w:rsid w:val="00624800"/>
    <w:rsid w:val="00625FF5"/>
    <w:rsid w:val="006267EB"/>
    <w:rsid w:val="00627C50"/>
    <w:rsid w:val="00627F07"/>
    <w:rsid w:val="00627F28"/>
    <w:rsid w:val="00631EA3"/>
    <w:rsid w:val="00632932"/>
    <w:rsid w:val="00632C59"/>
    <w:rsid w:val="00633CE7"/>
    <w:rsid w:val="00636B13"/>
    <w:rsid w:val="00641662"/>
    <w:rsid w:val="006434BC"/>
    <w:rsid w:val="00643773"/>
    <w:rsid w:val="00645610"/>
    <w:rsid w:val="00645882"/>
    <w:rsid w:val="00645BE6"/>
    <w:rsid w:val="0064678E"/>
    <w:rsid w:val="0064712E"/>
    <w:rsid w:val="0064796E"/>
    <w:rsid w:val="00647ACF"/>
    <w:rsid w:val="00651E9E"/>
    <w:rsid w:val="00655DDE"/>
    <w:rsid w:val="00660451"/>
    <w:rsid w:val="00661460"/>
    <w:rsid w:val="006623FF"/>
    <w:rsid w:val="00662D9D"/>
    <w:rsid w:val="0066301F"/>
    <w:rsid w:val="00665387"/>
    <w:rsid w:val="00665EBC"/>
    <w:rsid w:val="006679C4"/>
    <w:rsid w:val="006706ED"/>
    <w:rsid w:val="0067077E"/>
    <w:rsid w:val="00670967"/>
    <w:rsid w:val="00670CE4"/>
    <w:rsid w:val="00677BB7"/>
    <w:rsid w:val="0068192E"/>
    <w:rsid w:val="00681F10"/>
    <w:rsid w:val="00683581"/>
    <w:rsid w:val="00683603"/>
    <w:rsid w:val="006843E2"/>
    <w:rsid w:val="00684B0D"/>
    <w:rsid w:val="00684F8C"/>
    <w:rsid w:val="00685A14"/>
    <w:rsid w:val="0069016C"/>
    <w:rsid w:val="006906F4"/>
    <w:rsid w:val="00691AA3"/>
    <w:rsid w:val="0069205B"/>
    <w:rsid w:val="00692393"/>
    <w:rsid w:val="00692B59"/>
    <w:rsid w:val="00695578"/>
    <w:rsid w:val="006A00DF"/>
    <w:rsid w:val="006A0990"/>
    <w:rsid w:val="006A0F39"/>
    <w:rsid w:val="006A2084"/>
    <w:rsid w:val="006A48F2"/>
    <w:rsid w:val="006A64EF"/>
    <w:rsid w:val="006B0336"/>
    <w:rsid w:val="006B0865"/>
    <w:rsid w:val="006B20D5"/>
    <w:rsid w:val="006B3588"/>
    <w:rsid w:val="006B377C"/>
    <w:rsid w:val="006B3D52"/>
    <w:rsid w:val="006B6FE8"/>
    <w:rsid w:val="006C1CBE"/>
    <w:rsid w:val="006C2DB5"/>
    <w:rsid w:val="006C2EEE"/>
    <w:rsid w:val="006C344A"/>
    <w:rsid w:val="006C3A1E"/>
    <w:rsid w:val="006C41A0"/>
    <w:rsid w:val="006C6052"/>
    <w:rsid w:val="006C64AD"/>
    <w:rsid w:val="006C66E6"/>
    <w:rsid w:val="006C6ED9"/>
    <w:rsid w:val="006D40A8"/>
    <w:rsid w:val="006D50AE"/>
    <w:rsid w:val="006E07F2"/>
    <w:rsid w:val="006E0FEB"/>
    <w:rsid w:val="006E1AAC"/>
    <w:rsid w:val="006E464C"/>
    <w:rsid w:val="006E6100"/>
    <w:rsid w:val="006E6BCC"/>
    <w:rsid w:val="006E7296"/>
    <w:rsid w:val="006E74DA"/>
    <w:rsid w:val="006E756F"/>
    <w:rsid w:val="006E7811"/>
    <w:rsid w:val="006F0D34"/>
    <w:rsid w:val="006F0F75"/>
    <w:rsid w:val="006F2E13"/>
    <w:rsid w:val="006F3B47"/>
    <w:rsid w:val="006F4CE9"/>
    <w:rsid w:val="006F53F4"/>
    <w:rsid w:val="00704B0E"/>
    <w:rsid w:val="00704B35"/>
    <w:rsid w:val="00704C3B"/>
    <w:rsid w:val="0070534D"/>
    <w:rsid w:val="0070594E"/>
    <w:rsid w:val="00710521"/>
    <w:rsid w:val="00710BF1"/>
    <w:rsid w:val="00711601"/>
    <w:rsid w:val="007128A4"/>
    <w:rsid w:val="00712AFD"/>
    <w:rsid w:val="00714480"/>
    <w:rsid w:val="0071484F"/>
    <w:rsid w:val="00714F27"/>
    <w:rsid w:val="0071765E"/>
    <w:rsid w:val="00717F4D"/>
    <w:rsid w:val="007214E4"/>
    <w:rsid w:val="0072236F"/>
    <w:rsid w:val="00723B17"/>
    <w:rsid w:val="00725E63"/>
    <w:rsid w:val="007262F6"/>
    <w:rsid w:val="007272C8"/>
    <w:rsid w:val="007273C6"/>
    <w:rsid w:val="00730AE0"/>
    <w:rsid w:val="00732927"/>
    <w:rsid w:val="007333A0"/>
    <w:rsid w:val="00733AA7"/>
    <w:rsid w:val="00735236"/>
    <w:rsid w:val="00735819"/>
    <w:rsid w:val="00736C05"/>
    <w:rsid w:val="0074024D"/>
    <w:rsid w:val="0074143B"/>
    <w:rsid w:val="00741E43"/>
    <w:rsid w:val="00742F10"/>
    <w:rsid w:val="00743DD4"/>
    <w:rsid w:val="0075170B"/>
    <w:rsid w:val="0075353B"/>
    <w:rsid w:val="00753912"/>
    <w:rsid w:val="00753D13"/>
    <w:rsid w:val="00755FD4"/>
    <w:rsid w:val="00761BFC"/>
    <w:rsid w:val="007627CE"/>
    <w:rsid w:val="007636CB"/>
    <w:rsid w:val="00764085"/>
    <w:rsid w:val="00764D84"/>
    <w:rsid w:val="00770D6E"/>
    <w:rsid w:val="00770E7B"/>
    <w:rsid w:val="007712FB"/>
    <w:rsid w:val="00774833"/>
    <w:rsid w:val="0077488E"/>
    <w:rsid w:val="00777CAB"/>
    <w:rsid w:val="00780533"/>
    <w:rsid w:val="00780D6F"/>
    <w:rsid w:val="00781D1A"/>
    <w:rsid w:val="00782D4F"/>
    <w:rsid w:val="00783AD1"/>
    <w:rsid w:val="007845F3"/>
    <w:rsid w:val="00785180"/>
    <w:rsid w:val="00785F57"/>
    <w:rsid w:val="00794AAE"/>
    <w:rsid w:val="0079645B"/>
    <w:rsid w:val="00796647"/>
    <w:rsid w:val="007970B3"/>
    <w:rsid w:val="007A08BB"/>
    <w:rsid w:val="007A169D"/>
    <w:rsid w:val="007A5D3C"/>
    <w:rsid w:val="007A7F74"/>
    <w:rsid w:val="007B1497"/>
    <w:rsid w:val="007B1A92"/>
    <w:rsid w:val="007B36C8"/>
    <w:rsid w:val="007B4CEF"/>
    <w:rsid w:val="007B5159"/>
    <w:rsid w:val="007B65CE"/>
    <w:rsid w:val="007C1BE1"/>
    <w:rsid w:val="007C2AC7"/>
    <w:rsid w:val="007C5CE4"/>
    <w:rsid w:val="007C769F"/>
    <w:rsid w:val="007D064C"/>
    <w:rsid w:val="007D0D00"/>
    <w:rsid w:val="007D1776"/>
    <w:rsid w:val="007D2676"/>
    <w:rsid w:val="007D2C0A"/>
    <w:rsid w:val="007D4625"/>
    <w:rsid w:val="007D5B14"/>
    <w:rsid w:val="007D65C8"/>
    <w:rsid w:val="007E3569"/>
    <w:rsid w:val="007E4020"/>
    <w:rsid w:val="007F053F"/>
    <w:rsid w:val="007F2629"/>
    <w:rsid w:val="007F3B63"/>
    <w:rsid w:val="007F75EE"/>
    <w:rsid w:val="00804D4F"/>
    <w:rsid w:val="00807744"/>
    <w:rsid w:val="008120F1"/>
    <w:rsid w:val="00812443"/>
    <w:rsid w:val="00813EF2"/>
    <w:rsid w:val="00816774"/>
    <w:rsid w:val="0081704D"/>
    <w:rsid w:val="008202F8"/>
    <w:rsid w:val="0082389D"/>
    <w:rsid w:val="00823A9F"/>
    <w:rsid w:val="00824984"/>
    <w:rsid w:val="00824F40"/>
    <w:rsid w:val="00825080"/>
    <w:rsid w:val="0082617F"/>
    <w:rsid w:val="00831728"/>
    <w:rsid w:val="00832955"/>
    <w:rsid w:val="0083346F"/>
    <w:rsid w:val="00833EC2"/>
    <w:rsid w:val="008368F5"/>
    <w:rsid w:val="0084148C"/>
    <w:rsid w:val="00843224"/>
    <w:rsid w:val="008432E2"/>
    <w:rsid w:val="00843DC4"/>
    <w:rsid w:val="00850BE3"/>
    <w:rsid w:val="0085407B"/>
    <w:rsid w:val="00855DDF"/>
    <w:rsid w:val="00861B5C"/>
    <w:rsid w:val="008633AC"/>
    <w:rsid w:val="008634A5"/>
    <w:rsid w:val="00864137"/>
    <w:rsid w:val="00866FC1"/>
    <w:rsid w:val="00870C6F"/>
    <w:rsid w:val="00872787"/>
    <w:rsid w:val="00875D3E"/>
    <w:rsid w:val="00876F4D"/>
    <w:rsid w:val="008810CD"/>
    <w:rsid w:val="0088199C"/>
    <w:rsid w:val="0088200B"/>
    <w:rsid w:val="008837AF"/>
    <w:rsid w:val="00883FA8"/>
    <w:rsid w:val="00885B0D"/>
    <w:rsid w:val="00886EDD"/>
    <w:rsid w:val="0089112B"/>
    <w:rsid w:val="0089129A"/>
    <w:rsid w:val="00892953"/>
    <w:rsid w:val="00893BDA"/>
    <w:rsid w:val="0089502E"/>
    <w:rsid w:val="00896B9F"/>
    <w:rsid w:val="00897848"/>
    <w:rsid w:val="008978A0"/>
    <w:rsid w:val="008A11FF"/>
    <w:rsid w:val="008A1B99"/>
    <w:rsid w:val="008A3263"/>
    <w:rsid w:val="008A3A6A"/>
    <w:rsid w:val="008A550A"/>
    <w:rsid w:val="008A6C81"/>
    <w:rsid w:val="008B02A4"/>
    <w:rsid w:val="008B02B2"/>
    <w:rsid w:val="008B04EA"/>
    <w:rsid w:val="008B13CE"/>
    <w:rsid w:val="008B1BDE"/>
    <w:rsid w:val="008B38BF"/>
    <w:rsid w:val="008B4619"/>
    <w:rsid w:val="008B5CF5"/>
    <w:rsid w:val="008B612F"/>
    <w:rsid w:val="008B63A3"/>
    <w:rsid w:val="008C0354"/>
    <w:rsid w:val="008C2062"/>
    <w:rsid w:val="008C4975"/>
    <w:rsid w:val="008C59BD"/>
    <w:rsid w:val="008D2D50"/>
    <w:rsid w:val="008D2E88"/>
    <w:rsid w:val="008D3321"/>
    <w:rsid w:val="008D65BE"/>
    <w:rsid w:val="008D6996"/>
    <w:rsid w:val="008E07FA"/>
    <w:rsid w:val="008E0A1F"/>
    <w:rsid w:val="008E11BB"/>
    <w:rsid w:val="008E26B8"/>
    <w:rsid w:val="008E399F"/>
    <w:rsid w:val="008E45C5"/>
    <w:rsid w:val="008E49AB"/>
    <w:rsid w:val="008E5863"/>
    <w:rsid w:val="008E5A67"/>
    <w:rsid w:val="008F05AB"/>
    <w:rsid w:val="008F070A"/>
    <w:rsid w:val="008F121C"/>
    <w:rsid w:val="008F1623"/>
    <w:rsid w:val="008F318A"/>
    <w:rsid w:val="008F541B"/>
    <w:rsid w:val="008F6696"/>
    <w:rsid w:val="00901295"/>
    <w:rsid w:val="00901CAE"/>
    <w:rsid w:val="00902F90"/>
    <w:rsid w:val="009038C3"/>
    <w:rsid w:val="00904E60"/>
    <w:rsid w:val="009065CE"/>
    <w:rsid w:val="00906615"/>
    <w:rsid w:val="00907CF8"/>
    <w:rsid w:val="00910275"/>
    <w:rsid w:val="00911B1A"/>
    <w:rsid w:val="00913916"/>
    <w:rsid w:val="00913BBC"/>
    <w:rsid w:val="0091546D"/>
    <w:rsid w:val="009169F1"/>
    <w:rsid w:val="0091748C"/>
    <w:rsid w:val="00917B70"/>
    <w:rsid w:val="00920D40"/>
    <w:rsid w:val="009214D5"/>
    <w:rsid w:val="00923CA2"/>
    <w:rsid w:val="0092499A"/>
    <w:rsid w:val="009251E6"/>
    <w:rsid w:val="00925A50"/>
    <w:rsid w:val="00925AEC"/>
    <w:rsid w:val="00927119"/>
    <w:rsid w:val="00927E3C"/>
    <w:rsid w:val="009306EC"/>
    <w:rsid w:val="00930EE8"/>
    <w:rsid w:val="00934767"/>
    <w:rsid w:val="009352B4"/>
    <w:rsid w:val="009359BE"/>
    <w:rsid w:val="0093631F"/>
    <w:rsid w:val="00937748"/>
    <w:rsid w:val="009402FF"/>
    <w:rsid w:val="00940F1C"/>
    <w:rsid w:val="00941318"/>
    <w:rsid w:val="00941BF9"/>
    <w:rsid w:val="00943C10"/>
    <w:rsid w:val="009450FE"/>
    <w:rsid w:val="00945382"/>
    <w:rsid w:val="00946993"/>
    <w:rsid w:val="00947030"/>
    <w:rsid w:val="00947546"/>
    <w:rsid w:val="0095177A"/>
    <w:rsid w:val="00952152"/>
    <w:rsid w:val="00955A27"/>
    <w:rsid w:val="0096331C"/>
    <w:rsid w:val="009634E5"/>
    <w:rsid w:val="009639EC"/>
    <w:rsid w:val="009662EA"/>
    <w:rsid w:val="00966D59"/>
    <w:rsid w:val="00967F36"/>
    <w:rsid w:val="00972839"/>
    <w:rsid w:val="00974112"/>
    <w:rsid w:val="00974880"/>
    <w:rsid w:val="00975289"/>
    <w:rsid w:val="009757D2"/>
    <w:rsid w:val="00975865"/>
    <w:rsid w:val="009762B9"/>
    <w:rsid w:val="0097642D"/>
    <w:rsid w:val="0098050A"/>
    <w:rsid w:val="00982A2F"/>
    <w:rsid w:val="0098358E"/>
    <w:rsid w:val="00986A1A"/>
    <w:rsid w:val="009914D6"/>
    <w:rsid w:val="00994F14"/>
    <w:rsid w:val="00996C22"/>
    <w:rsid w:val="00997334"/>
    <w:rsid w:val="009A44F2"/>
    <w:rsid w:val="009A4C12"/>
    <w:rsid w:val="009A4CE3"/>
    <w:rsid w:val="009A5A6C"/>
    <w:rsid w:val="009A5D81"/>
    <w:rsid w:val="009A62E2"/>
    <w:rsid w:val="009A7014"/>
    <w:rsid w:val="009B0D8E"/>
    <w:rsid w:val="009B20DA"/>
    <w:rsid w:val="009B285B"/>
    <w:rsid w:val="009B5CD5"/>
    <w:rsid w:val="009B5CD7"/>
    <w:rsid w:val="009B65CD"/>
    <w:rsid w:val="009B6D1C"/>
    <w:rsid w:val="009C0E82"/>
    <w:rsid w:val="009C1197"/>
    <w:rsid w:val="009C6F9A"/>
    <w:rsid w:val="009C7198"/>
    <w:rsid w:val="009C7B1A"/>
    <w:rsid w:val="009C7E74"/>
    <w:rsid w:val="009D0D08"/>
    <w:rsid w:val="009D1C0F"/>
    <w:rsid w:val="009D27C1"/>
    <w:rsid w:val="009D47FE"/>
    <w:rsid w:val="009D4830"/>
    <w:rsid w:val="009D5FEF"/>
    <w:rsid w:val="009E06B7"/>
    <w:rsid w:val="009E0B63"/>
    <w:rsid w:val="009E29FC"/>
    <w:rsid w:val="009E2FBF"/>
    <w:rsid w:val="009E38C7"/>
    <w:rsid w:val="009E4B0B"/>
    <w:rsid w:val="009E584D"/>
    <w:rsid w:val="009F082E"/>
    <w:rsid w:val="009F0AEF"/>
    <w:rsid w:val="009F4432"/>
    <w:rsid w:val="009F4E5D"/>
    <w:rsid w:val="009F57AA"/>
    <w:rsid w:val="009F5DFF"/>
    <w:rsid w:val="009F70E6"/>
    <w:rsid w:val="00A0205C"/>
    <w:rsid w:val="00A02F01"/>
    <w:rsid w:val="00A0359E"/>
    <w:rsid w:val="00A04B2D"/>
    <w:rsid w:val="00A0504F"/>
    <w:rsid w:val="00A05178"/>
    <w:rsid w:val="00A070B0"/>
    <w:rsid w:val="00A10201"/>
    <w:rsid w:val="00A1079D"/>
    <w:rsid w:val="00A10AAE"/>
    <w:rsid w:val="00A13433"/>
    <w:rsid w:val="00A1397A"/>
    <w:rsid w:val="00A1722D"/>
    <w:rsid w:val="00A17DA6"/>
    <w:rsid w:val="00A20399"/>
    <w:rsid w:val="00A20E4D"/>
    <w:rsid w:val="00A21DFC"/>
    <w:rsid w:val="00A2309D"/>
    <w:rsid w:val="00A24432"/>
    <w:rsid w:val="00A251C9"/>
    <w:rsid w:val="00A27947"/>
    <w:rsid w:val="00A336F0"/>
    <w:rsid w:val="00A34842"/>
    <w:rsid w:val="00A35127"/>
    <w:rsid w:val="00A3525E"/>
    <w:rsid w:val="00A36B33"/>
    <w:rsid w:val="00A41F22"/>
    <w:rsid w:val="00A42380"/>
    <w:rsid w:val="00A44847"/>
    <w:rsid w:val="00A4627E"/>
    <w:rsid w:val="00A46DF3"/>
    <w:rsid w:val="00A46F1A"/>
    <w:rsid w:val="00A4739E"/>
    <w:rsid w:val="00A5004C"/>
    <w:rsid w:val="00A52879"/>
    <w:rsid w:val="00A538D1"/>
    <w:rsid w:val="00A546EF"/>
    <w:rsid w:val="00A55167"/>
    <w:rsid w:val="00A553E5"/>
    <w:rsid w:val="00A5706E"/>
    <w:rsid w:val="00A575AC"/>
    <w:rsid w:val="00A60337"/>
    <w:rsid w:val="00A63738"/>
    <w:rsid w:val="00A70FC4"/>
    <w:rsid w:val="00A72C2F"/>
    <w:rsid w:val="00A759D5"/>
    <w:rsid w:val="00A763B6"/>
    <w:rsid w:val="00A77E62"/>
    <w:rsid w:val="00A8031D"/>
    <w:rsid w:val="00A826E6"/>
    <w:rsid w:val="00A82B6C"/>
    <w:rsid w:val="00A843F6"/>
    <w:rsid w:val="00A848C9"/>
    <w:rsid w:val="00A8692B"/>
    <w:rsid w:val="00A86F13"/>
    <w:rsid w:val="00A87033"/>
    <w:rsid w:val="00A87A08"/>
    <w:rsid w:val="00A93B07"/>
    <w:rsid w:val="00A940F7"/>
    <w:rsid w:val="00A941EC"/>
    <w:rsid w:val="00A944CF"/>
    <w:rsid w:val="00A964F8"/>
    <w:rsid w:val="00A9791C"/>
    <w:rsid w:val="00AA0B2C"/>
    <w:rsid w:val="00AA0E8E"/>
    <w:rsid w:val="00AA2CBC"/>
    <w:rsid w:val="00AA3144"/>
    <w:rsid w:val="00AA34D1"/>
    <w:rsid w:val="00AA5616"/>
    <w:rsid w:val="00AB7538"/>
    <w:rsid w:val="00AC0D2B"/>
    <w:rsid w:val="00AC1248"/>
    <w:rsid w:val="00AC1474"/>
    <w:rsid w:val="00AC1BBA"/>
    <w:rsid w:val="00AC478D"/>
    <w:rsid w:val="00AC5D9C"/>
    <w:rsid w:val="00AC7BA8"/>
    <w:rsid w:val="00AD1288"/>
    <w:rsid w:val="00AD37AB"/>
    <w:rsid w:val="00AE1DC4"/>
    <w:rsid w:val="00AE1F31"/>
    <w:rsid w:val="00AE2596"/>
    <w:rsid w:val="00AE3AC3"/>
    <w:rsid w:val="00AE4DC0"/>
    <w:rsid w:val="00AE7196"/>
    <w:rsid w:val="00AE7C84"/>
    <w:rsid w:val="00AE7D5B"/>
    <w:rsid w:val="00AF0594"/>
    <w:rsid w:val="00AF3B01"/>
    <w:rsid w:val="00AF43F9"/>
    <w:rsid w:val="00AF504B"/>
    <w:rsid w:val="00AF52C8"/>
    <w:rsid w:val="00AF61A5"/>
    <w:rsid w:val="00AF7441"/>
    <w:rsid w:val="00AF7571"/>
    <w:rsid w:val="00B00B65"/>
    <w:rsid w:val="00B0200B"/>
    <w:rsid w:val="00B026D2"/>
    <w:rsid w:val="00B0381A"/>
    <w:rsid w:val="00B043C7"/>
    <w:rsid w:val="00B0624B"/>
    <w:rsid w:val="00B07F5B"/>
    <w:rsid w:val="00B07F8C"/>
    <w:rsid w:val="00B10C9C"/>
    <w:rsid w:val="00B12E4D"/>
    <w:rsid w:val="00B12F80"/>
    <w:rsid w:val="00B1653C"/>
    <w:rsid w:val="00B1705F"/>
    <w:rsid w:val="00B17219"/>
    <w:rsid w:val="00B17B20"/>
    <w:rsid w:val="00B222A5"/>
    <w:rsid w:val="00B248A0"/>
    <w:rsid w:val="00B26BA1"/>
    <w:rsid w:val="00B27139"/>
    <w:rsid w:val="00B31025"/>
    <w:rsid w:val="00B31295"/>
    <w:rsid w:val="00B32AF4"/>
    <w:rsid w:val="00B33477"/>
    <w:rsid w:val="00B3382C"/>
    <w:rsid w:val="00B34122"/>
    <w:rsid w:val="00B379B7"/>
    <w:rsid w:val="00B40C01"/>
    <w:rsid w:val="00B40F0F"/>
    <w:rsid w:val="00B51BDB"/>
    <w:rsid w:val="00B53A43"/>
    <w:rsid w:val="00B53B6D"/>
    <w:rsid w:val="00B53E13"/>
    <w:rsid w:val="00B54269"/>
    <w:rsid w:val="00B54F33"/>
    <w:rsid w:val="00B5517E"/>
    <w:rsid w:val="00B55FF5"/>
    <w:rsid w:val="00B57CD0"/>
    <w:rsid w:val="00B6112C"/>
    <w:rsid w:val="00B62A6E"/>
    <w:rsid w:val="00B62C65"/>
    <w:rsid w:val="00B66445"/>
    <w:rsid w:val="00B66F0A"/>
    <w:rsid w:val="00B718CB"/>
    <w:rsid w:val="00B724BB"/>
    <w:rsid w:val="00B737F2"/>
    <w:rsid w:val="00B75AC7"/>
    <w:rsid w:val="00B76150"/>
    <w:rsid w:val="00B768DE"/>
    <w:rsid w:val="00B77390"/>
    <w:rsid w:val="00B800D1"/>
    <w:rsid w:val="00B80CC8"/>
    <w:rsid w:val="00B82E84"/>
    <w:rsid w:val="00B83D03"/>
    <w:rsid w:val="00B90F41"/>
    <w:rsid w:val="00B957C9"/>
    <w:rsid w:val="00B958EA"/>
    <w:rsid w:val="00B96074"/>
    <w:rsid w:val="00B9665A"/>
    <w:rsid w:val="00B96976"/>
    <w:rsid w:val="00B97BA0"/>
    <w:rsid w:val="00BA0330"/>
    <w:rsid w:val="00BA0BAB"/>
    <w:rsid w:val="00BA68FB"/>
    <w:rsid w:val="00BB0DF8"/>
    <w:rsid w:val="00BB117C"/>
    <w:rsid w:val="00BB143C"/>
    <w:rsid w:val="00BB5199"/>
    <w:rsid w:val="00BB5203"/>
    <w:rsid w:val="00BB54A8"/>
    <w:rsid w:val="00BB5E5E"/>
    <w:rsid w:val="00BB6348"/>
    <w:rsid w:val="00BB7246"/>
    <w:rsid w:val="00BC06EF"/>
    <w:rsid w:val="00BC29D1"/>
    <w:rsid w:val="00BC55A0"/>
    <w:rsid w:val="00BC60EC"/>
    <w:rsid w:val="00BC7983"/>
    <w:rsid w:val="00BD0F11"/>
    <w:rsid w:val="00BD10C0"/>
    <w:rsid w:val="00BD15CF"/>
    <w:rsid w:val="00BD2995"/>
    <w:rsid w:val="00BE3F91"/>
    <w:rsid w:val="00BE4703"/>
    <w:rsid w:val="00BE6576"/>
    <w:rsid w:val="00BE72D2"/>
    <w:rsid w:val="00BE78C8"/>
    <w:rsid w:val="00BF1110"/>
    <w:rsid w:val="00BF1219"/>
    <w:rsid w:val="00BF2071"/>
    <w:rsid w:val="00BF3C8B"/>
    <w:rsid w:val="00BF42F0"/>
    <w:rsid w:val="00BF6337"/>
    <w:rsid w:val="00BF749B"/>
    <w:rsid w:val="00BF76FB"/>
    <w:rsid w:val="00C02D89"/>
    <w:rsid w:val="00C05244"/>
    <w:rsid w:val="00C070E8"/>
    <w:rsid w:val="00C1007D"/>
    <w:rsid w:val="00C14A58"/>
    <w:rsid w:val="00C15C7E"/>
    <w:rsid w:val="00C15FFC"/>
    <w:rsid w:val="00C2059F"/>
    <w:rsid w:val="00C213F2"/>
    <w:rsid w:val="00C21676"/>
    <w:rsid w:val="00C31700"/>
    <w:rsid w:val="00C3171F"/>
    <w:rsid w:val="00C3191B"/>
    <w:rsid w:val="00C33CBC"/>
    <w:rsid w:val="00C343FE"/>
    <w:rsid w:val="00C35ABA"/>
    <w:rsid w:val="00C35DFC"/>
    <w:rsid w:val="00C37089"/>
    <w:rsid w:val="00C371AE"/>
    <w:rsid w:val="00C37F35"/>
    <w:rsid w:val="00C406C2"/>
    <w:rsid w:val="00C40ECA"/>
    <w:rsid w:val="00C44175"/>
    <w:rsid w:val="00C446D2"/>
    <w:rsid w:val="00C4577C"/>
    <w:rsid w:val="00C46FA4"/>
    <w:rsid w:val="00C5421F"/>
    <w:rsid w:val="00C55C4B"/>
    <w:rsid w:val="00C6225B"/>
    <w:rsid w:val="00C63CFB"/>
    <w:rsid w:val="00C642FB"/>
    <w:rsid w:val="00C64437"/>
    <w:rsid w:val="00C6499E"/>
    <w:rsid w:val="00C67282"/>
    <w:rsid w:val="00C67E4C"/>
    <w:rsid w:val="00C72509"/>
    <w:rsid w:val="00C74FA2"/>
    <w:rsid w:val="00C75600"/>
    <w:rsid w:val="00C76330"/>
    <w:rsid w:val="00C76AA1"/>
    <w:rsid w:val="00C802D3"/>
    <w:rsid w:val="00C80A7B"/>
    <w:rsid w:val="00C82CF6"/>
    <w:rsid w:val="00C82D7C"/>
    <w:rsid w:val="00C83DC1"/>
    <w:rsid w:val="00C8709B"/>
    <w:rsid w:val="00C97B26"/>
    <w:rsid w:val="00CA0383"/>
    <w:rsid w:val="00CA07BB"/>
    <w:rsid w:val="00CA10B0"/>
    <w:rsid w:val="00CA1D7B"/>
    <w:rsid w:val="00CA3C9E"/>
    <w:rsid w:val="00CA4948"/>
    <w:rsid w:val="00CA58DF"/>
    <w:rsid w:val="00CB101D"/>
    <w:rsid w:val="00CB219E"/>
    <w:rsid w:val="00CB22A4"/>
    <w:rsid w:val="00CB4382"/>
    <w:rsid w:val="00CB4660"/>
    <w:rsid w:val="00CB58AE"/>
    <w:rsid w:val="00CB770F"/>
    <w:rsid w:val="00CB7FEB"/>
    <w:rsid w:val="00CC0DE9"/>
    <w:rsid w:val="00CC196E"/>
    <w:rsid w:val="00CC30F1"/>
    <w:rsid w:val="00CC4E9D"/>
    <w:rsid w:val="00CC5128"/>
    <w:rsid w:val="00CC6139"/>
    <w:rsid w:val="00CC7AF8"/>
    <w:rsid w:val="00CD208D"/>
    <w:rsid w:val="00CD2478"/>
    <w:rsid w:val="00CD35FD"/>
    <w:rsid w:val="00CD4B8A"/>
    <w:rsid w:val="00CD5D9D"/>
    <w:rsid w:val="00CD5E42"/>
    <w:rsid w:val="00CD6C60"/>
    <w:rsid w:val="00CE27E6"/>
    <w:rsid w:val="00CE32EB"/>
    <w:rsid w:val="00CE340B"/>
    <w:rsid w:val="00CE65FD"/>
    <w:rsid w:val="00CF0299"/>
    <w:rsid w:val="00CF1162"/>
    <w:rsid w:val="00CF18C6"/>
    <w:rsid w:val="00CF376C"/>
    <w:rsid w:val="00CF3F9E"/>
    <w:rsid w:val="00CF46EC"/>
    <w:rsid w:val="00CF61BE"/>
    <w:rsid w:val="00CF63E7"/>
    <w:rsid w:val="00D00F21"/>
    <w:rsid w:val="00D01CF7"/>
    <w:rsid w:val="00D02335"/>
    <w:rsid w:val="00D03CBA"/>
    <w:rsid w:val="00D040FB"/>
    <w:rsid w:val="00D12612"/>
    <w:rsid w:val="00D15522"/>
    <w:rsid w:val="00D157BF"/>
    <w:rsid w:val="00D16116"/>
    <w:rsid w:val="00D162E9"/>
    <w:rsid w:val="00D20880"/>
    <w:rsid w:val="00D20981"/>
    <w:rsid w:val="00D21FAE"/>
    <w:rsid w:val="00D26CCA"/>
    <w:rsid w:val="00D310D8"/>
    <w:rsid w:val="00D31D8A"/>
    <w:rsid w:val="00D32E2F"/>
    <w:rsid w:val="00D359E5"/>
    <w:rsid w:val="00D368D6"/>
    <w:rsid w:val="00D40574"/>
    <w:rsid w:val="00D408CD"/>
    <w:rsid w:val="00D42D71"/>
    <w:rsid w:val="00D43E1F"/>
    <w:rsid w:val="00D45615"/>
    <w:rsid w:val="00D46295"/>
    <w:rsid w:val="00D4719D"/>
    <w:rsid w:val="00D50DB5"/>
    <w:rsid w:val="00D51486"/>
    <w:rsid w:val="00D51C33"/>
    <w:rsid w:val="00D52036"/>
    <w:rsid w:val="00D53384"/>
    <w:rsid w:val="00D608F8"/>
    <w:rsid w:val="00D619DB"/>
    <w:rsid w:val="00D66B73"/>
    <w:rsid w:val="00D70AE4"/>
    <w:rsid w:val="00D70DB9"/>
    <w:rsid w:val="00D73B4F"/>
    <w:rsid w:val="00D757C2"/>
    <w:rsid w:val="00D757DD"/>
    <w:rsid w:val="00D81624"/>
    <w:rsid w:val="00D8194C"/>
    <w:rsid w:val="00D81A03"/>
    <w:rsid w:val="00D836BD"/>
    <w:rsid w:val="00D8417A"/>
    <w:rsid w:val="00D84BAF"/>
    <w:rsid w:val="00D84C3B"/>
    <w:rsid w:val="00D923D0"/>
    <w:rsid w:val="00D93939"/>
    <w:rsid w:val="00D93BAE"/>
    <w:rsid w:val="00D948CF"/>
    <w:rsid w:val="00D94F65"/>
    <w:rsid w:val="00D95EB4"/>
    <w:rsid w:val="00D967A9"/>
    <w:rsid w:val="00DA1FD6"/>
    <w:rsid w:val="00DA3662"/>
    <w:rsid w:val="00DA3C3F"/>
    <w:rsid w:val="00DA5D82"/>
    <w:rsid w:val="00DA6033"/>
    <w:rsid w:val="00DB0A7C"/>
    <w:rsid w:val="00DB3BD8"/>
    <w:rsid w:val="00DB74CD"/>
    <w:rsid w:val="00DC04F0"/>
    <w:rsid w:val="00DC50A9"/>
    <w:rsid w:val="00DD267E"/>
    <w:rsid w:val="00DD2C50"/>
    <w:rsid w:val="00DD2DDD"/>
    <w:rsid w:val="00DD34F9"/>
    <w:rsid w:val="00DD4949"/>
    <w:rsid w:val="00DD6F9E"/>
    <w:rsid w:val="00DD7E19"/>
    <w:rsid w:val="00DE11E6"/>
    <w:rsid w:val="00DE70C8"/>
    <w:rsid w:val="00DF25C3"/>
    <w:rsid w:val="00DF281D"/>
    <w:rsid w:val="00DF2A6B"/>
    <w:rsid w:val="00DF3ACF"/>
    <w:rsid w:val="00DF4052"/>
    <w:rsid w:val="00DF6BFF"/>
    <w:rsid w:val="00DF7608"/>
    <w:rsid w:val="00E02AA2"/>
    <w:rsid w:val="00E03954"/>
    <w:rsid w:val="00E04260"/>
    <w:rsid w:val="00E06406"/>
    <w:rsid w:val="00E06DD1"/>
    <w:rsid w:val="00E06F52"/>
    <w:rsid w:val="00E11121"/>
    <w:rsid w:val="00E116C4"/>
    <w:rsid w:val="00E13B4F"/>
    <w:rsid w:val="00E1484A"/>
    <w:rsid w:val="00E16624"/>
    <w:rsid w:val="00E170FD"/>
    <w:rsid w:val="00E2110B"/>
    <w:rsid w:val="00E22A5D"/>
    <w:rsid w:val="00E23A75"/>
    <w:rsid w:val="00E240C1"/>
    <w:rsid w:val="00E2476B"/>
    <w:rsid w:val="00E25B0B"/>
    <w:rsid w:val="00E2603B"/>
    <w:rsid w:val="00E26F70"/>
    <w:rsid w:val="00E2736B"/>
    <w:rsid w:val="00E276EB"/>
    <w:rsid w:val="00E3177A"/>
    <w:rsid w:val="00E33EB7"/>
    <w:rsid w:val="00E34B8A"/>
    <w:rsid w:val="00E34D3E"/>
    <w:rsid w:val="00E35AB9"/>
    <w:rsid w:val="00E40704"/>
    <w:rsid w:val="00E41775"/>
    <w:rsid w:val="00E423CB"/>
    <w:rsid w:val="00E443CF"/>
    <w:rsid w:val="00E460EA"/>
    <w:rsid w:val="00E467C7"/>
    <w:rsid w:val="00E513D5"/>
    <w:rsid w:val="00E51795"/>
    <w:rsid w:val="00E52229"/>
    <w:rsid w:val="00E531A2"/>
    <w:rsid w:val="00E542EA"/>
    <w:rsid w:val="00E5485F"/>
    <w:rsid w:val="00E5518A"/>
    <w:rsid w:val="00E551C2"/>
    <w:rsid w:val="00E559B2"/>
    <w:rsid w:val="00E55A61"/>
    <w:rsid w:val="00E60214"/>
    <w:rsid w:val="00E60687"/>
    <w:rsid w:val="00E61391"/>
    <w:rsid w:val="00E616A9"/>
    <w:rsid w:val="00E63247"/>
    <w:rsid w:val="00E63837"/>
    <w:rsid w:val="00E63E7D"/>
    <w:rsid w:val="00E63F99"/>
    <w:rsid w:val="00E65AEF"/>
    <w:rsid w:val="00E6669F"/>
    <w:rsid w:val="00E7042B"/>
    <w:rsid w:val="00E71ACB"/>
    <w:rsid w:val="00E71E40"/>
    <w:rsid w:val="00E73D76"/>
    <w:rsid w:val="00E73F7A"/>
    <w:rsid w:val="00E74609"/>
    <w:rsid w:val="00E770F9"/>
    <w:rsid w:val="00E777DD"/>
    <w:rsid w:val="00E81C57"/>
    <w:rsid w:val="00E84B46"/>
    <w:rsid w:val="00E8522B"/>
    <w:rsid w:val="00E86931"/>
    <w:rsid w:val="00E8747F"/>
    <w:rsid w:val="00E87D46"/>
    <w:rsid w:val="00E9090D"/>
    <w:rsid w:val="00E90F6A"/>
    <w:rsid w:val="00E91723"/>
    <w:rsid w:val="00E92BEF"/>
    <w:rsid w:val="00E92F0D"/>
    <w:rsid w:val="00E93210"/>
    <w:rsid w:val="00E95767"/>
    <w:rsid w:val="00E9715D"/>
    <w:rsid w:val="00E97998"/>
    <w:rsid w:val="00EA1D64"/>
    <w:rsid w:val="00EA2634"/>
    <w:rsid w:val="00EA3453"/>
    <w:rsid w:val="00EA3ADA"/>
    <w:rsid w:val="00EA510A"/>
    <w:rsid w:val="00EA556C"/>
    <w:rsid w:val="00EA55B0"/>
    <w:rsid w:val="00EA589B"/>
    <w:rsid w:val="00EA6055"/>
    <w:rsid w:val="00EA6FF7"/>
    <w:rsid w:val="00EB0052"/>
    <w:rsid w:val="00EB11BA"/>
    <w:rsid w:val="00EB224F"/>
    <w:rsid w:val="00EB44AE"/>
    <w:rsid w:val="00EC1007"/>
    <w:rsid w:val="00EC5DD4"/>
    <w:rsid w:val="00ED0684"/>
    <w:rsid w:val="00ED21A3"/>
    <w:rsid w:val="00ED4102"/>
    <w:rsid w:val="00ED4D91"/>
    <w:rsid w:val="00ED78EF"/>
    <w:rsid w:val="00EE0746"/>
    <w:rsid w:val="00EE3E7E"/>
    <w:rsid w:val="00EE474F"/>
    <w:rsid w:val="00EE4928"/>
    <w:rsid w:val="00EE61AC"/>
    <w:rsid w:val="00EF08AF"/>
    <w:rsid w:val="00EF2A78"/>
    <w:rsid w:val="00EF45C2"/>
    <w:rsid w:val="00EF6011"/>
    <w:rsid w:val="00EF6C57"/>
    <w:rsid w:val="00EF75FC"/>
    <w:rsid w:val="00F00EF0"/>
    <w:rsid w:val="00F0207C"/>
    <w:rsid w:val="00F03D14"/>
    <w:rsid w:val="00F0535B"/>
    <w:rsid w:val="00F077E1"/>
    <w:rsid w:val="00F100D5"/>
    <w:rsid w:val="00F12450"/>
    <w:rsid w:val="00F14534"/>
    <w:rsid w:val="00F204B3"/>
    <w:rsid w:val="00F20D7B"/>
    <w:rsid w:val="00F20D87"/>
    <w:rsid w:val="00F210BA"/>
    <w:rsid w:val="00F213F0"/>
    <w:rsid w:val="00F246DC"/>
    <w:rsid w:val="00F2604E"/>
    <w:rsid w:val="00F27AC6"/>
    <w:rsid w:val="00F30EE5"/>
    <w:rsid w:val="00F30F19"/>
    <w:rsid w:val="00F3135D"/>
    <w:rsid w:val="00F34D3C"/>
    <w:rsid w:val="00F34DC3"/>
    <w:rsid w:val="00F42BBF"/>
    <w:rsid w:val="00F431CA"/>
    <w:rsid w:val="00F4404D"/>
    <w:rsid w:val="00F443B2"/>
    <w:rsid w:val="00F47055"/>
    <w:rsid w:val="00F4777B"/>
    <w:rsid w:val="00F5616A"/>
    <w:rsid w:val="00F60101"/>
    <w:rsid w:val="00F632C8"/>
    <w:rsid w:val="00F651F4"/>
    <w:rsid w:val="00F7034C"/>
    <w:rsid w:val="00F70D97"/>
    <w:rsid w:val="00F71585"/>
    <w:rsid w:val="00F75871"/>
    <w:rsid w:val="00F763F5"/>
    <w:rsid w:val="00F77958"/>
    <w:rsid w:val="00F80EB8"/>
    <w:rsid w:val="00F82AEC"/>
    <w:rsid w:val="00F858C0"/>
    <w:rsid w:val="00F86630"/>
    <w:rsid w:val="00F8699A"/>
    <w:rsid w:val="00F877EB"/>
    <w:rsid w:val="00F900F5"/>
    <w:rsid w:val="00FA2A7C"/>
    <w:rsid w:val="00FA3CE1"/>
    <w:rsid w:val="00FA42EC"/>
    <w:rsid w:val="00FA5436"/>
    <w:rsid w:val="00FA68EC"/>
    <w:rsid w:val="00FA7232"/>
    <w:rsid w:val="00FA7328"/>
    <w:rsid w:val="00FB0FBE"/>
    <w:rsid w:val="00FB1119"/>
    <w:rsid w:val="00FB1248"/>
    <w:rsid w:val="00FB17BE"/>
    <w:rsid w:val="00FB2688"/>
    <w:rsid w:val="00FB2E6B"/>
    <w:rsid w:val="00FB33A5"/>
    <w:rsid w:val="00FB6B3A"/>
    <w:rsid w:val="00FB755F"/>
    <w:rsid w:val="00FC0349"/>
    <w:rsid w:val="00FC0971"/>
    <w:rsid w:val="00FC1D18"/>
    <w:rsid w:val="00FC3929"/>
    <w:rsid w:val="00FC3BCF"/>
    <w:rsid w:val="00FC471A"/>
    <w:rsid w:val="00FD1A7B"/>
    <w:rsid w:val="00FD2195"/>
    <w:rsid w:val="00FD2F87"/>
    <w:rsid w:val="00FD617A"/>
    <w:rsid w:val="00FE0181"/>
    <w:rsid w:val="00FE0DCF"/>
    <w:rsid w:val="00FE2A09"/>
    <w:rsid w:val="00FE325B"/>
    <w:rsid w:val="00FE40D7"/>
    <w:rsid w:val="00FE4368"/>
    <w:rsid w:val="00FE630E"/>
    <w:rsid w:val="00FF0629"/>
    <w:rsid w:val="00FF1217"/>
    <w:rsid w:val="00FF1851"/>
    <w:rsid w:val="00FF1B9D"/>
    <w:rsid w:val="00FF3157"/>
    <w:rsid w:val="00FF52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a:t>Accumulative</a:t>
            </a:r>
            <a:r>
              <a:rPr lang="en-GB" sz="1400" baseline="0"/>
              <a:t> number of published studies from 2013 and 2023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'Literature review Papers'!$C$6</c:f>
              <c:strCache>
                <c:ptCount val="1"/>
                <c:pt idx="0">
                  <c:v>Researches</c:v>
                </c:pt>
              </c:strCache>
            </c:strRef>
          </c:tx>
          <c:spPr>
            <a:ln w="28575" cap="rnd">
              <a:solidFill>
                <a:schemeClr val="accent1"/>
              </a:solidFill>
              <a:round/>
            </a:ln>
            <a:effectLst/>
          </c:spPr>
          <c:marker>
            <c:symbol val="none"/>
          </c:marker>
          <c:cat>
            <c:numRef>
              <c:f>'Literature review Papers'!$B$7:$B$17</c:f>
              <c:numCache>
                <c:formatCode>General</c:formatCode>
                <c:ptCount val="11"/>
                <c:pt idx="0">
                  <c:v>2013</c:v>
                </c:pt>
                <c:pt idx="1">
                  <c:v>2014</c:v>
                </c:pt>
                <c:pt idx="2">
                  <c:v>2015</c:v>
                </c:pt>
                <c:pt idx="3">
                  <c:v>2016</c:v>
                </c:pt>
                <c:pt idx="4">
                  <c:v>2017</c:v>
                </c:pt>
                <c:pt idx="5">
                  <c:v>2018</c:v>
                </c:pt>
                <c:pt idx="6">
                  <c:v>2019</c:v>
                </c:pt>
                <c:pt idx="7">
                  <c:v>2020</c:v>
                </c:pt>
                <c:pt idx="8">
                  <c:v>2021</c:v>
                </c:pt>
                <c:pt idx="9">
                  <c:v>2022</c:v>
                </c:pt>
                <c:pt idx="10">
                  <c:v>2023</c:v>
                </c:pt>
              </c:numCache>
            </c:numRef>
          </c:cat>
          <c:val>
            <c:numRef>
              <c:f>'Literature review Papers'!$C$7:$C$17</c:f>
              <c:numCache>
                <c:formatCode>General</c:formatCode>
                <c:ptCount val="11"/>
                <c:pt idx="0">
                  <c:v>237</c:v>
                </c:pt>
                <c:pt idx="1">
                  <c:v>275</c:v>
                </c:pt>
                <c:pt idx="2">
                  <c:v>272</c:v>
                </c:pt>
                <c:pt idx="3">
                  <c:v>310</c:v>
                </c:pt>
                <c:pt idx="4">
                  <c:v>325</c:v>
                </c:pt>
                <c:pt idx="5">
                  <c:v>414</c:v>
                </c:pt>
                <c:pt idx="6">
                  <c:v>451</c:v>
                </c:pt>
                <c:pt idx="7">
                  <c:v>524</c:v>
                </c:pt>
                <c:pt idx="8">
                  <c:v>615</c:v>
                </c:pt>
                <c:pt idx="9">
                  <c:v>714</c:v>
                </c:pt>
                <c:pt idx="10">
                  <c:v>758</c:v>
                </c:pt>
              </c:numCache>
            </c:numRef>
          </c:val>
          <c:smooth val="0"/>
          <c:extLst>
            <c:ext xmlns:c16="http://schemas.microsoft.com/office/drawing/2014/chart" uri="{C3380CC4-5D6E-409C-BE32-E72D297353CC}">
              <c16:uniqueId val="{00000000-B0B0-4561-96AB-0887983ED37A}"/>
            </c:ext>
          </c:extLst>
        </c:ser>
        <c:dLbls>
          <c:showLegendKey val="0"/>
          <c:showVal val="0"/>
          <c:showCatName val="0"/>
          <c:showSerName val="0"/>
          <c:showPercent val="0"/>
          <c:showBubbleSize val="0"/>
        </c:dLbls>
        <c:smooth val="0"/>
        <c:axId val="198380863"/>
        <c:axId val="1143064927"/>
      </c:lineChart>
      <c:catAx>
        <c:axId val="198380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a:t>
                </a:r>
                <a:r>
                  <a:rPr lang="en-GB" baseline="0"/>
                  <a:t> Year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3064927"/>
        <c:crosses val="autoZero"/>
        <c:auto val="1"/>
        <c:lblAlgn val="ctr"/>
        <c:lblOffset val="100"/>
        <c:noMultiLvlLbl val="0"/>
      </c:catAx>
      <c:valAx>
        <c:axId val="1143064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Published</a:t>
                </a:r>
                <a:r>
                  <a:rPr lang="en-GB" baseline="0"/>
                  <a:t> Studies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380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C798866A-61EE-4364-A1E7-32D7CC326F3D}"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31B5-4D58-8B16-F02A5F228E98}"/>
                </c:ext>
              </c:extLst>
            </c:dLbl>
            <c:dLbl>
              <c:idx val="1"/>
              <c:layout>
                <c:manualLayout>
                  <c:x val="2.1321744232473017E-2"/>
                  <c:y val="2.2933510156114001E-2"/>
                </c:manualLayout>
              </c:layout>
              <c:tx>
                <c:rich>
                  <a:bodyPr/>
                  <a:lstStyle/>
                  <a:p>
                    <a:fld id="{8844F2DC-229F-48BF-BC01-61FAE7BE89F1}"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31B5-4D58-8B16-F02A5F228E98}"/>
                </c:ext>
              </c:extLst>
            </c:dLbl>
            <c:dLbl>
              <c:idx val="2"/>
              <c:layout>
                <c:manualLayout>
                  <c:x val="-0.17082368872204817"/>
                  <c:y val="8.2560636562010362E-2"/>
                </c:manualLayout>
              </c:layout>
              <c:tx>
                <c:rich>
                  <a:bodyPr/>
                  <a:lstStyle/>
                  <a:p>
                    <a:fld id="{9B63B586-AB2A-49EB-8D7D-459ECF1CAC0C}"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31B5-4D58-8B16-F02A5F228E98}"/>
                </c:ext>
              </c:extLst>
            </c:dLbl>
            <c:dLbl>
              <c:idx val="3"/>
              <c:layout>
                <c:manualLayout>
                  <c:x val="-0.12602927927483487"/>
                  <c:y val="8.256063656201032E-2"/>
                </c:manualLayout>
              </c:layout>
              <c:tx>
                <c:rich>
                  <a:bodyPr/>
                  <a:lstStyle/>
                  <a:p>
                    <a:fld id="{611BB8F6-2FF0-4AF0-A064-0C50E5C0A825}"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31B5-4D58-8B16-F02A5F228E98}"/>
                </c:ext>
              </c:extLst>
            </c:dLbl>
            <c:dLbl>
              <c:idx val="4"/>
              <c:layout>
                <c:manualLayout>
                  <c:x val="8.858242467336587E-2"/>
                  <c:y val="-4.5867020312228002E-2"/>
                </c:manualLayout>
              </c:layout>
              <c:tx>
                <c:rich>
                  <a:bodyPr/>
                  <a:lstStyle/>
                  <a:p>
                    <a:fld id="{CDC6C59A-5702-4AD6-87C7-660B70A90AF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31B5-4D58-8B16-F02A5F228E98}"/>
                </c:ext>
              </c:extLst>
            </c:dLbl>
            <c:dLbl>
              <c:idx val="5"/>
              <c:layout>
                <c:manualLayout>
                  <c:x val="-1.363346245437069E-3"/>
                  <c:y val="-3.2106914218559643E-2"/>
                </c:manualLayout>
              </c:layout>
              <c:tx>
                <c:rich>
                  <a:bodyPr/>
                  <a:lstStyle/>
                  <a:p>
                    <a:fld id="{9F9B16A3-8571-4266-A466-5470D8026C75}"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31B5-4D58-8B16-F02A5F228E98}"/>
                </c:ext>
              </c:extLst>
            </c:dLbl>
            <c:dLbl>
              <c:idx val="6"/>
              <c:layout>
                <c:manualLayout>
                  <c:x val="-0.11944693484989712"/>
                  <c:y val="-0.1009074446869016"/>
                </c:manualLayout>
              </c:layout>
              <c:tx>
                <c:rich>
                  <a:bodyPr/>
                  <a:lstStyle/>
                  <a:p>
                    <a:fld id="{82FA65FF-8AE8-4171-A07E-6D540C3EC2D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31B5-4D58-8B16-F02A5F228E98}"/>
                </c:ext>
              </c:extLst>
            </c:dLbl>
            <c:dLbl>
              <c:idx val="7"/>
              <c:layout>
                <c:manualLayout>
                  <c:x val="-0.12127949321582869"/>
                  <c:y val="-5.5040424374673561E-2"/>
                </c:manualLayout>
              </c:layout>
              <c:tx>
                <c:rich>
                  <a:bodyPr/>
                  <a:lstStyle/>
                  <a:p>
                    <a:fld id="{E38F9FCF-D153-4D63-8044-F91EC6A70F83}"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31B5-4D58-8B16-F02A5F228E98}"/>
                </c:ext>
              </c:extLst>
            </c:dLbl>
            <c:dLbl>
              <c:idx val="8"/>
              <c:layout>
                <c:manualLayout>
                  <c:x val="1.124727763785463E-2"/>
                  <c:y val="4.5867020312228002E-2"/>
                </c:manualLayout>
              </c:layout>
              <c:tx>
                <c:rich>
                  <a:bodyPr/>
                  <a:lstStyle/>
                  <a:p>
                    <a:fld id="{FB6E5ECA-7F9F-4BB6-AA12-79C49D8E2859}"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31B5-4D58-8B16-F02A5F228E98}"/>
                </c:ext>
              </c:extLst>
            </c:dLbl>
            <c:dLbl>
              <c:idx val="9"/>
              <c:layout>
                <c:manualLayout>
                  <c:x val="-0.17754745455713503"/>
                  <c:y val="-7.7973934530787603E-2"/>
                </c:manualLayout>
              </c:layout>
              <c:tx>
                <c:rich>
                  <a:bodyPr/>
                  <a:lstStyle/>
                  <a:p>
                    <a:fld id="{DED85ADF-EE4C-4C60-B0DE-0214C74A4D50}"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31B5-4D58-8B16-F02A5F228E98}"/>
                </c:ext>
              </c:extLst>
            </c:dLbl>
            <c:dLbl>
              <c:idx val="10"/>
              <c:layout>
                <c:manualLayout>
                  <c:x val="-0.13440585105333433"/>
                  <c:y val="7.1517082858928327E-2"/>
                </c:manualLayout>
              </c:layout>
              <c:tx>
                <c:rich>
                  <a:bodyPr/>
                  <a:lstStyle/>
                  <a:p>
                    <a:fld id="{B5DDDAF0-62EA-416C-8698-8422C2DCC1B0}"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31B5-4D58-8B16-F02A5F228E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31B5-4D58-8B16-F02A5F228E98}"/>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6158</TotalTime>
  <Pages>17</Pages>
  <Words>31254</Words>
  <Characters>178154</Characters>
  <Application>Microsoft Office Word</Application>
  <DocSecurity>0</DocSecurity>
  <Lines>1484</Lines>
  <Paragraphs>417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208991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197</cp:revision>
  <dcterms:created xsi:type="dcterms:W3CDTF">2024-01-18T09:54:00Z</dcterms:created>
  <dcterms:modified xsi:type="dcterms:W3CDTF">2024-02-18T02:32:00Z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id="M39C36C9"/&gt;&lt;style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