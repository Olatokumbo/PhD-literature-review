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17BCB" w:rsidRDefault="00E93210" w:rsidP="00735236">
      <w:pPr>
        <w:pStyle w:val="MDPI11articletype"/>
        <w:tabs>
          <w:tab w:val="right" w:pos="10466"/>
        </w:tabs>
        <w:rPr>
          <w:lang w:val="en-GB"/>
        </w:rPr>
      </w:pPr>
      <w:r w:rsidRPr="00617BCB">
        <w:rPr>
          <w:lang w:val="en-GB"/>
        </w:rPr>
        <w:t>Review</w:t>
      </w:r>
      <w:r w:rsidR="00735236" w:rsidRPr="00617BCB">
        <w:rPr>
          <w:lang w:val="en-GB"/>
        </w:rPr>
        <w:tab/>
      </w:r>
    </w:p>
    <w:p w14:paraId="4E45AAA9" w14:textId="38D62867" w:rsidR="00E93210" w:rsidRPr="00617BCB" w:rsidRDefault="003A446E" w:rsidP="00735236">
      <w:pPr>
        <w:pStyle w:val="MDPI12title"/>
        <w:rPr>
          <w:strike/>
          <w:lang w:val="en-GB"/>
          <w:rPrChange w:id="0" w:author="Janusz Kulon" w:date="2024-01-18T14:26:00Z">
            <w:rPr/>
          </w:rPrChange>
        </w:rPr>
      </w:pPr>
      <w:r w:rsidRPr="00617BCB">
        <w:rPr>
          <w:lang w:val="en-GB"/>
        </w:rPr>
        <w:t xml:space="preserve">Smart-Sensing Chairs for Sitting Posture </w:t>
      </w:r>
      <w:r w:rsidR="007E4020" w:rsidRPr="00617BCB">
        <w:rPr>
          <w:lang w:val="en-GB"/>
        </w:rPr>
        <w:t xml:space="preserve">Detection, </w:t>
      </w:r>
      <w:r w:rsidRPr="00617BCB">
        <w:rPr>
          <w:lang w:val="en-GB"/>
        </w:rPr>
        <w:t>Classification</w:t>
      </w:r>
      <w:r w:rsidR="00735819" w:rsidRPr="00617BCB">
        <w:rPr>
          <w:lang w:val="en-GB"/>
        </w:rPr>
        <w:t xml:space="preserve"> </w:t>
      </w:r>
      <w:r w:rsidR="001335E2" w:rsidRPr="00617BCB">
        <w:rPr>
          <w:lang w:val="en-GB"/>
        </w:rPr>
        <w:t>and Monitoring</w:t>
      </w:r>
      <w:r w:rsidR="00420A3D" w:rsidRPr="00617BCB">
        <w:rPr>
          <w:lang w:val="en-GB"/>
        </w:rPr>
        <w:t>: A Systematic Literature Review</w:t>
      </w:r>
    </w:p>
    <w:p w14:paraId="61B0F467" w14:textId="1E855F07" w:rsidR="00913916" w:rsidRPr="00617BCB" w:rsidRDefault="00FE4368" w:rsidP="00E93210">
      <w:pPr>
        <w:pStyle w:val="MDPI13authornames"/>
        <w:rPr>
          <w:lang w:val="en-GB"/>
        </w:rPr>
      </w:pPr>
      <w:commentRangeStart w:id="1"/>
      <w:r w:rsidRPr="00617BCB">
        <w:rPr>
          <w:lang w:val="en-GB"/>
        </w:rPr>
        <w:t>David</w:t>
      </w:r>
      <w:r w:rsidR="00661460" w:rsidRPr="00617BCB">
        <w:rPr>
          <w:lang w:val="en-GB"/>
        </w:rPr>
        <w:t xml:space="preserve"> Odesola</w:t>
      </w:r>
      <w:r w:rsidR="00E93210" w:rsidRPr="00617BCB">
        <w:rPr>
          <w:lang w:val="en-GB"/>
        </w:rPr>
        <w:t xml:space="preserve"> </w:t>
      </w:r>
      <w:r w:rsidR="00C213F2" w:rsidRPr="00617BCB">
        <w:rPr>
          <w:vertAlign w:val="superscript"/>
          <w:lang w:val="en-GB"/>
        </w:rPr>
        <w:t>1</w:t>
      </w:r>
      <w:r w:rsidR="00C213F2" w:rsidRPr="00617BCB">
        <w:rPr>
          <w:lang w:val="en-GB"/>
        </w:rPr>
        <w:t xml:space="preserve"> Janusz</w:t>
      </w:r>
      <w:r w:rsidR="00735819" w:rsidRPr="00617BCB">
        <w:rPr>
          <w:lang w:val="en-GB"/>
        </w:rPr>
        <w:t xml:space="preserve"> Kulon </w:t>
      </w:r>
      <w:commentRangeEnd w:id="1"/>
      <w:r w:rsidR="000965BE" w:rsidRPr="00617BCB">
        <w:rPr>
          <w:vertAlign w:val="superscript"/>
          <w:lang w:val="en-GB"/>
        </w:rPr>
        <w:t>1</w:t>
      </w:r>
      <w:r w:rsidR="00E276EB" w:rsidRPr="00617BCB">
        <w:rPr>
          <w:rStyle w:val="CommentReference"/>
          <w:rFonts w:eastAsia="SimSun"/>
          <w:b w:val="0"/>
          <w:lang w:val="en-GB" w:eastAsia="zh-CN" w:bidi="ar-SA"/>
        </w:rPr>
        <w:commentReference w:id="1"/>
      </w:r>
      <w:r w:rsidR="00A575AC" w:rsidRPr="00617BCB">
        <w:rPr>
          <w:lang w:val="en-GB"/>
        </w:rPr>
        <w:t xml:space="preserve"> , </w:t>
      </w:r>
      <w:r w:rsidR="00CD35FD" w:rsidRPr="00617BCB">
        <w:rPr>
          <w:lang w:val="en-GB"/>
        </w:rPr>
        <w:t>Shiny Verghese</w:t>
      </w:r>
      <w:r w:rsidR="000965BE" w:rsidRPr="00617BCB">
        <w:rPr>
          <w:lang w:val="en-GB"/>
        </w:rPr>
        <w:t xml:space="preserve"> </w:t>
      </w:r>
      <w:r w:rsidR="000965BE" w:rsidRPr="00617BCB">
        <w:rPr>
          <w:vertAlign w:val="superscript"/>
          <w:lang w:val="en-GB"/>
        </w:rPr>
        <w:t>1</w:t>
      </w:r>
      <w:commentRangeStart w:id="2"/>
      <w:commentRangeEnd w:id="2"/>
      <w:r w:rsidR="000965BE" w:rsidRPr="00617BCB">
        <w:rPr>
          <w:rStyle w:val="CommentReference"/>
          <w:rFonts w:eastAsia="SimSun"/>
          <w:b w:val="0"/>
          <w:lang w:val="en-GB" w:eastAsia="zh-CN" w:bidi="ar-SA"/>
        </w:rPr>
        <w:commentReference w:id="2"/>
      </w:r>
      <w:r w:rsidR="00CD35FD" w:rsidRPr="00617BCB">
        <w:rPr>
          <w:lang w:val="en-GB"/>
        </w:rPr>
        <w:t>, Adam Partlow</w:t>
      </w:r>
      <w:r w:rsidR="00521F2D" w:rsidRPr="00617BCB">
        <w:rPr>
          <w:lang w:val="en-GB"/>
        </w:rPr>
        <w:t xml:space="preserve"> </w:t>
      </w:r>
      <w:r w:rsidR="000965BE" w:rsidRPr="00617BCB">
        <w:rPr>
          <w:vertAlign w:val="superscript"/>
          <w:lang w:val="en-GB"/>
        </w:rPr>
        <w:t>2</w:t>
      </w:r>
      <w:commentRangeStart w:id="3"/>
      <w:commentRangeEnd w:id="3"/>
      <w:r w:rsidR="000965BE" w:rsidRPr="00617BCB">
        <w:rPr>
          <w:rStyle w:val="CommentReference"/>
          <w:rFonts w:eastAsia="SimSun"/>
          <w:b w:val="0"/>
          <w:lang w:val="en-GB" w:eastAsia="zh-CN" w:bidi="ar-SA"/>
        </w:rPr>
        <w:commentReference w:id="3"/>
      </w:r>
      <w:r w:rsidR="000965BE" w:rsidRPr="00617BCB">
        <w:rPr>
          <w:lang w:val="en-GB"/>
        </w:rPr>
        <w:t xml:space="preserve">, </w:t>
      </w:r>
      <w:r w:rsidR="00CD35FD" w:rsidRPr="00617BCB">
        <w:rPr>
          <w:lang w:val="en-GB"/>
        </w:rPr>
        <w:t>and Colin Gibson</w:t>
      </w:r>
      <w:r w:rsidR="00521F2D" w:rsidRPr="00617BCB">
        <w:rPr>
          <w:lang w:val="en-GB"/>
        </w:rPr>
        <w:t xml:space="preserve"> </w:t>
      </w:r>
      <w:r w:rsidR="000965BE" w:rsidRPr="00617BCB">
        <w:rPr>
          <w:vertAlign w:val="superscript"/>
          <w:lang w:val="en-GB"/>
        </w:rPr>
        <w:t>2</w:t>
      </w:r>
      <w:commentRangeStart w:id="4"/>
      <w:commentRangeEnd w:id="4"/>
      <w:r w:rsidR="000965BE" w:rsidRPr="00617BCB">
        <w:rPr>
          <w:rStyle w:val="CommentReference"/>
          <w:rFonts w:eastAsia="SimSun"/>
          <w:b w:val="0"/>
          <w:lang w:val="en-GB"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617BCB" w14:paraId="499ACFEE" w14:textId="77777777">
        <w:tc>
          <w:tcPr>
            <w:tcW w:w="2410" w:type="dxa"/>
            <w:shd w:val="clear" w:color="auto" w:fill="auto"/>
          </w:tcPr>
          <w:p w14:paraId="5C9CF98B" w14:textId="77777777" w:rsidR="00913916" w:rsidRPr="00617BCB" w:rsidRDefault="00913916">
            <w:pPr>
              <w:pStyle w:val="MDPI61Citation"/>
              <w:spacing w:after="120" w:line="240" w:lineRule="exact"/>
              <w:rPr>
                <w:lang w:val="en-GB"/>
              </w:rPr>
            </w:pPr>
            <w:r w:rsidRPr="00617BCB">
              <w:rPr>
                <w:b/>
                <w:lang w:val="en-GB"/>
              </w:rPr>
              <w:t xml:space="preserve">Citation: </w:t>
            </w:r>
            <w:r w:rsidRPr="00617BCB">
              <w:rPr>
                <w:lang w:val="en-GB"/>
              </w:rPr>
              <w:t>To be added by editorial staff during production.</w:t>
            </w:r>
          </w:p>
          <w:p w14:paraId="0D1E3971" w14:textId="52B01A13" w:rsidR="00913916" w:rsidRPr="00617BCB" w:rsidRDefault="00913916">
            <w:pPr>
              <w:pStyle w:val="MDPI14history"/>
              <w:spacing w:before="120" w:after="120"/>
              <w:rPr>
                <w:rFonts w:ascii="SimSun" w:eastAsia="SimSun" w:hAnsi="SimSun" w:cs="SimSun"/>
                <w:lang w:eastAsia="zh-CN"/>
              </w:rPr>
            </w:pPr>
            <w:r w:rsidRPr="00617BCB">
              <w:t xml:space="preserve">Academic Editor: </w:t>
            </w:r>
            <w:r w:rsidR="00A87033" w:rsidRPr="00617BCB">
              <w:t>First name</w:t>
            </w:r>
            <w:r w:rsidRPr="00617BCB">
              <w:t xml:space="preserve"> Lastname</w:t>
            </w:r>
          </w:p>
          <w:p w14:paraId="5B8E65C3" w14:textId="77777777" w:rsidR="00913916" w:rsidRPr="00617BCB" w:rsidRDefault="00913916">
            <w:pPr>
              <w:pStyle w:val="MDPI14history"/>
              <w:spacing w:before="120"/>
              <w:rPr>
                <w:rFonts w:ascii="SimSun" w:eastAsia="SimSun" w:hAnsi="SimSun" w:cs="SimSun"/>
              </w:rPr>
            </w:pPr>
            <w:r w:rsidRPr="00617BCB">
              <w:rPr>
                <w:szCs w:val="14"/>
              </w:rPr>
              <w:t>Received: date</w:t>
            </w:r>
          </w:p>
          <w:p w14:paraId="00E2CF26" w14:textId="77777777" w:rsidR="00913916" w:rsidRPr="00617BCB" w:rsidRDefault="00913916">
            <w:pPr>
              <w:pStyle w:val="MDPI14history"/>
              <w:rPr>
                <w:szCs w:val="14"/>
              </w:rPr>
            </w:pPr>
            <w:r w:rsidRPr="00617BCB">
              <w:rPr>
                <w:szCs w:val="14"/>
              </w:rPr>
              <w:t>Revised: date</w:t>
            </w:r>
          </w:p>
          <w:p w14:paraId="18318819" w14:textId="77777777" w:rsidR="00913916" w:rsidRPr="00617BCB" w:rsidRDefault="00913916">
            <w:pPr>
              <w:pStyle w:val="MDPI14history"/>
              <w:rPr>
                <w:szCs w:val="14"/>
              </w:rPr>
            </w:pPr>
            <w:r w:rsidRPr="00617BCB">
              <w:rPr>
                <w:szCs w:val="14"/>
              </w:rPr>
              <w:t>Accepted: date</w:t>
            </w:r>
          </w:p>
          <w:p w14:paraId="3F3EEFC4" w14:textId="77777777" w:rsidR="00913916" w:rsidRPr="00617BCB" w:rsidRDefault="00913916">
            <w:pPr>
              <w:pStyle w:val="MDPI14history"/>
              <w:spacing w:after="120"/>
              <w:rPr>
                <w:szCs w:val="14"/>
              </w:rPr>
            </w:pPr>
            <w:r w:rsidRPr="00617BCB">
              <w:rPr>
                <w:szCs w:val="14"/>
              </w:rPr>
              <w:t>Published: date</w:t>
            </w:r>
          </w:p>
          <w:p w14:paraId="6C80F885" w14:textId="77777777" w:rsidR="00913916" w:rsidRPr="00617BCB" w:rsidRDefault="00913916">
            <w:pPr>
              <w:adjustRightInd w:val="0"/>
              <w:snapToGrid w:val="0"/>
              <w:spacing w:before="120" w:line="240" w:lineRule="atLeast"/>
              <w:ind w:right="113"/>
              <w:jc w:val="left"/>
              <w:rPr>
                <w:rFonts w:eastAsia="DengXian"/>
                <w:bCs/>
                <w:sz w:val="14"/>
                <w:szCs w:val="14"/>
                <w:lang w:bidi="en-US"/>
              </w:rPr>
            </w:pPr>
            <w:r w:rsidRPr="00617BCB">
              <w:rPr>
                <w:rFonts w:eastAsia="DengXian"/>
                <w:noProof/>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617BCB" w:rsidRDefault="00913916" w:rsidP="00554016">
            <w:pPr>
              <w:pStyle w:val="MDPI72Copyright"/>
              <w:rPr>
                <w:rFonts w:eastAsia="DengXian"/>
                <w:noProof w:val="0"/>
                <w:lang w:bidi="en-US"/>
              </w:rPr>
            </w:pPr>
            <w:r w:rsidRPr="00617BCB">
              <w:rPr>
                <w:rFonts w:eastAsia="DengXian"/>
                <w:b/>
                <w:noProof w:val="0"/>
                <w:lang w:bidi="en-US"/>
              </w:rPr>
              <w:t>Copyright:</w:t>
            </w:r>
            <w:r w:rsidRPr="00617BCB">
              <w:rPr>
                <w:rFonts w:eastAsia="DengXian"/>
                <w:noProof w:val="0"/>
                <w:lang w:bidi="en-US"/>
              </w:rPr>
              <w:t xml:space="preserve"> </w:t>
            </w:r>
            <w:r w:rsidR="003C7292" w:rsidRPr="00617BCB">
              <w:rPr>
                <w:rFonts w:eastAsia="DengXian"/>
                <w:noProof w:val="0"/>
                <w:lang w:bidi="en-US"/>
              </w:rPr>
              <w:t>© 2024 by the</w:t>
            </w:r>
            <w:r w:rsidRPr="00617BCB">
              <w:rPr>
                <w:rFonts w:eastAsia="DengXian"/>
                <w:noProof w:val="0"/>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617BCB" w:rsidRDefault="00897848" w:rsidP="00E93210">
      <w:pPr>
        <w:pStyle w:val="MDPI16affiliation"/>
        <w:rPr>
          <w:lang w:val="en-GB"/>
          <w:rPrChange w:id="5" w:author="Janusz Kulon" w:date="2024-01-18T12:44:00Z">
            <w:rPr/>
          </w:rPrChange>
        </w:rPr>
      </w:pPr>
      <w:r w:rsidRPr="00617BCB">
        <w:rPr>
          <w:vertAlign w:val="superscript"/>
          <w:lang w:val="en-GB"/>
          <w:rPrChange w:id="6" w:author="Janusz Kulon" w:date="2024-01-18T12:44:00Z">
            <w:rPr>
              <w:vertAlign w:val="superscript"/>
            </w:rPr>
          </w:rPrChange>
        </w:rPr>
        <w:t>1</w:t>
      </w:r>
      <w:r w:rsidR="00E93210" w:rsidRPr="00617BCB">
        <w:rPr>
          <w:lang w:val="en-GB"/>
          <w:rPrChange w:id="7" w:author="Janusz Kulon" w:date="2024-01-18T12:44:00Z">
            <w:rPr/>
          </w:rPrChange>
        </w:rPr>
        <w:tab/>
      </w:r>
      <w:r w:rsidR="00FE0DCF" w:rsidRPr="00617BCB">
        <w:rPr>
          <w:lang w:val="en-GB"/>
        </w:rPr>
        <w:t>Faculty of Computing, Engineering and Science</w:t>
      </w:r>
      <w:r w:rsidR="001442BA" w:rsidRPr="00617BCB">
        <w:rPr>
          <w:lang w:val="en-GB"/>
        </w:rPr>
        <w:t>, University</w:t>
      </w:r>
      <w:r w:rsidR="002D527E" w:rsidRPr="00617BCB">
        <w:rPr>
          <w:lang w:val="en-GB"/>
        </w:rPr>
        <w:t xml:space="preserve"> of South Wales, </w:t>
      </w:r>
      <w:r w:rsidR="00EE3E7E" w:rsidRPr="00617BCB">
        <w:rPr>
          <w:lang w:val="en-GB"/>
        </w:rPr>
        <w:t>Pontypridd, Wales,</w:t>
      </w:r>
      <w:r w:rsidR="002D527E" w:rsidRPr="00617BCB">
        <w:rPr>
          <w:lang w:val="en-GB"/>
        </w:rPr>
        <w:t xml:space="preserve"> U</w:t>
      </w:r>
      <w:r w:rsidR="004546AA" w:rsidRPr="00617BCB">
        <w:rPr>
          <w:lang w:val="en-GB"/>
        </w:rPr>
        <w:t>K</w:t>
      </w:r>
      <w:r w:rsidR="00E95767" w:rsidRPr="00617BCB">
        <w:rPr>
          <w:lang w:val="en-GB"/>
        </w:rPr>
        <w:t>;</w:t>
      </w:r>
      <w:r w:rsidR="00E93210" w:rsidRPr="00617BCB">
        <w:rPr>
          <w:lang w:val="en-GB"/>
          <w:rPrChange w:id="8" w:author="Janusz Kulon" w:date="2024-01-18T12:44:00Z">
            <w:rPr/>
          </w:rPrChange>
        </w:rPr>
        <w:t xml:space="preserve"> </w:t>
      </w:r>
      <w:r w:rsidR="00BB5199" w:rsidRPr="00617BCB">
        <w:rPr>
          <w:lang w:val="en-GB"/>
          <w:rPrChange w:id="9" w:author="Janusz Kulon" w:date="2024-01-18T12:44:00Z">
            <w:rPr/>
          </w:rPrChange>
        </w:rPr>
        <w:t>30025293@southwales.ac.uk</w:t>
      </w:r>
      <w:r w:rsidR="00BB5199" w:rsidRPr="00617BCB">
        <w:rPr>
          <w:lang w:val="en-GB"/>
        </w:rPr>
        <w:t xml:space="preserve">; </w:t>
      </w:r>
      <w:r w:rsidR="00422435" w:rsidRPr="00617BCB">
        <w:rPr>
          <w:lang w:val="en-GB"/>
          <w:rPrChange w:id="10" w:author="Janusz Kulon" w:date="2024-01-18T12:44:00Z">
            <w:rPr/>
          </w:rPrChange>
        </w:rPr>
        <w:t>j.kulon@southwales.ac.uk</w:t>
      </w:r>
      <w:r w:rsidR="00422435" w:rsidRPr="00617BCB">
        <w:rPr>
          <w:lang w:val="en-GB"/>
        </w:rPr>
        <w:t>; shiny.verghese@southwales.ac.uk</w:t>
      </w:r>
    </w:p>
    <w:p w14:paraId="676785BE" w14:textId="1781BBC4" w:rsidR="00E93210" w:rsidRPr="00617BCB" w:rsidRDefault="00E93210" w:rsidP="008E399F">
      <w:pPr>
        <w:pStyle w:val="MDPI16affiliation"/>
        <w:rPr>
          <w:lang w:val="en-GB"/>
        </w:rPr>
      </w:pPr>
      <w:r w:rsidRPr="00617BCB">
        <w:rPr>
          <w:vertAlign w:val="superscript"/>
          <w:lang w:val="en-GB"/>
          <w:rPrChange w:id="11" w:author="Janusz Kulon" w:date="2024-01-18T12:44:00Z">
            <w:rPr>
              <w:vertAlign w:val="superscript"/>
            </w:rPr>
          </w:rPrChange>
        </w:rPr>
        <w:t>2</w:t>
      </w:r>
      <w:r w:rsidRPr="00617BCB">
        <w:rPr>
          <w:lang w:val="en-GB"/>
          <w:rPrChange w:id="12" w:author="Janusz Kulon" w:date="2024-01-18T12:44:00Z">
            <w:rPr/>
          </w:rPrChange>
        </w:rPr>
        <w:tab/>
      </w:r>
      <w:r w:rsidR="0045409B" w:rsidRPr="00617BCB">
        <w:rPr>
          <w:lang w:val="en-GB"/>
        </w:rPr>
        <w:t xml:space="preserve">Rehabilitation Engineering Unit, </w:t>
      </w:r>
      <w:r w:rsidR="008E399F" w:rsidRPr="00617BCB">
        <w:rPr>
          <w:lang w:val="en-GB"/>
        </w:rPr>
        <w:t>Cardiff and Vale University Health Board, Cardiff,</w:t>
      </w:r>
      <w:r w:rsidR="00EE3E7E" w:rsidRPr="00617BCB">
        <w:rPr>
          <w:lang w:val="en-GB"/>
        </w:rPr>
        <w:t xml:space="preserve"> Wales,</w:t>
      </w:r>
      <w:r w:rsidR="008E399F" w:rsidRPr="00617BCB">
        <w:rPr>
          <w:lang w:val="en-GB"/>
        </w:rPr>
        <w:t xml:space="preserve"> UK</w:t>
      </w:r>
      <w:r w:rsidR="00E95767" w:rsidRPr="00617BCB">
        <w:rPr>
          <w:lang w:val="en-GB"/>
        </w:rPr>
        <w:t>;</w:t>
      </w:r>
      <w:r w:rsidRPr="00617BCB">
        <w:rPr>
          <w:lang w:val="en-GB"/>
          <w:rPrChange w:id="13" w:author="Janusz Kulon" w:date="2024-01-18T12:44:00Z">
            <w:rPr/>
          </w:rPrChange>
        </w:rPr>
        <w:t xml:space="preserve"> </w:t>
      </w:r>
      <w:r w:rsidR="0084766B">
        <w:rPr>
          <w:color w:val="FF0000"/>
          <w:lang w:val="en-GB"/>
        </w:rPr>
        <w:t>&lt;Add Relevant Emails here&gt;</w:t>
      </w:r>
    </w:p>
    <w:p w14:paraId="59A2212A" w14:textId="30B5FE5C" w:rsidR="00381B0E" w:rsidRPr="00617BCB" w:rsidRDefault="00E93210" w:rsidP="004C7DB0">
      <w:pPr>
        <w:pStyle w:val="MDPI17abstract"/>
        <w:rPr>
          <w:ins w:id="14" w:author="Janusz Kulon" w:date="2024-01-18T14:20:00Z"/>
          <w:bCs/>
          <w:color w:val="FF0000"/>
          <w:szCs w:val="18"/>
          <w:lang w:val="en-GB"/>
        </w:rPr>
      </w:pPr>
      <w:r w:rsidRPr="00617BCB">
        <w:rPr>
          <w:b/>
          <w:szCs w:val="18"/>
          <w:lang w:val="en-GB"/>
        </w:rPr>
        <w:t>Abstract:</w:t>
      </w:r>
      <w:r w:rsidR="00735236" w:rsidRPr="00617BCB">
        <w:rPr>
          <w:bCs/>
          <w:szCs w:val="18"/>
          <w:lang w:val="en-GB"/>
        </w:rPr>
        <w:t xml:space="preserve"> </w:t>
      </w:r>
      <w:r w:rsidR="00902F90" w:rsidRPr="00617BCB">
        <w:rPr>
          <w:bCs/>
          <w:szCs w:val="18"/>
          <w:lang w:val="en-GB"/>
        </w:rPr>
        <w:t>Improper s</w:t>
      </w:r>
      <w:r w:rsidR="00735236" w:rsidRPr="00617BCB">
        <w:rPr>
          <w:bCs/>
          <w:szCs w:val="18"/>
          <w:lang w:val="en-GB"/>
        </w:rPr>
        <w:t>itting posture</w:t>
      </w:r>
      <w:r w:rsidR="00497B82" w:rsidRPr="00617BCB">
        <w:rPr>
          <w:bCs/>
          <w:szCs w:val="18"/>
          <w:lang w:val="en-GB"/>
        </w:rPr>
        <w:t xml:space="preserve"> </w:t>
      </w:r>
      <w:r w:rsidR="00043D16" w:rsidRPr="00617BCB">
        <w:rPr>
          <w:bCs/>
          <w:szCs w:val="18"/>
          <w:lang w:val="en-GB"/>
        </w:rPr>
        <w:t>is the act of sitting in an asymmetric</w:t>
      </w:r>
      <w:r w:rsidR="004A3D5D" w:rsidRPr="00617BCB">
        <w:rPr>
          <w:bCs/>
          <w:szCs w:val="18"/>
          <w:lang w:val="en-GB"/>
        </w:rPr>
        <w:t xml:space="preserve"> or an uneven way</w:t>
      </w:r>
      <w:r w:rsidR="00E9715D" w:rsidRPr="00617BCB">
        <w:rPr>
          <w:bCs/>
          <w:szCs w:val="18"/>
          <w:lang w:val="en-GB"/>
        </w:rPr>
        <w:t xml:space="preserve">. If </w:t>
      </w:r>
      <w:r w:rsidR="00E9715D" w:rsidRPr="00617BCB">
        <w:rPr>
          <w:bCs/>
          <w:color w:val="auto"/>
          <w:szCs w:val="18"/>
          <w:lang w:val="en-GB"/>
        </w:rPr>
        <w:t>maintained</w:t>
      </w:r>
      <w:r w:rsidR="00735236" w:rsidRPr="00617BCB">
        <w:rPr>
          <w:bCs/>
          <w:color w:val="auto"/>
          <w:szCs w:val="18"/>
          <w:lang w:val="en-GB"/>
        </w:rPr>
        <w:t xml:space="preserve"> </w:t>
      </w:r>
      <w:r w:rsidR="00E9715D" w:rsidRPr="00617BCB">
        <w:rPr>
          <w:bCs/>
          <w:color w:val="auto"/>
          <w:szCs w:val="18"/>
          <w:lang w:val="en-GB"/>
        </w:rPr>
        <w:t xml:space="preserve">for an </w:t>
      </w:r>
      <w:r w:rsidR="00735236" w:rsidRPr="00617BCB">
        <w:rPr>
          <w:bCs/>
          <w:color w:val="auto"/>
          <w:szCs w:val="18"/>
          <w:lang w:val="en-GB"/>
        </w:rPr>
        <w:t>extended period</w:t>
      </w:r>
      <w:r w:rsidR="00E9715D" w:rsidRPr="00617BCB">
        <w:rPr>
          <w:bCs/>
          <w:color w:val="auto"/>
          <w:szCs w:val="18"/>
          <w:lang w:val="en-GB"/>
        </w:rPr>
        <w:t xml:space="preserve">, it </w:t>
      </w:r>
      <w:r w:rsidR="00735236" w:rsidRPr="00617BCB">
        <w:rPr>
          <w:bCs/>
          <w:color w:val="auto"/>
          <w:szCs w:val="18"/>
          <w:lang w:val="en-GB"/>
        </w:rPr>
        <w:t>can negatively affect one’s wellbeing and can lead to long-term health conditions</w:t>
      </w:r>
      <w:r w:rsidR="00C070E8" w:rsidRPr="00617BCB">
        <w:rPr>
          <w:bCs/>
          <w:color w:val="auto"/>
          <w:szCs w:val="18"/>
          <w:lang w:val="en-GB"/>
        </w:rPr>
        <w:t xml:space="preserve"> such as spinal deformity</w:t>
      </w:r>
      <w:r w:rsidR="00A35127" w:rsidRPr="00617BCB">
        <w:rPr>
          <w:bCs/>
          <w:color w:val="auto"/>
          <w:szCs w:val="18"/>
          <w:lang w:val="en-GB"/>
        </w:rPr>
        <w:t xml:space="preserve"> and musculoskeletal disorders</w:t>
      </w:r>
      <w:r w:rsidR="00735236" w:rsidRPr="00617BCB">
        <w:rPr>
          <w:bCs/>
          <w:color w:val="auto"/>
          <w:szCs w:val="18"/>
          <w:lang w:val="en-GB"/>
        </w:rPr>
        <w:t>.</w:t>
      </w:r>
      <w:r w:rsidR="003879C2" w:rsidRPr="00617BCB">
        <w:rPr>
          <w:bCs/>
          <w:color w:val="auto"/>
          <w:szCs w:val="18"/>
          <w:lang w:val="en-GB"/>
        </w:rPr>
        <w:t xml:space="preserve"> </w:t>
      </w:r>
      <w:r w:rsidR="002C44D5" w:rsidRPr="00617BCB">
        <w:rPr>
          <w:bCs/>
          <w:color w:val="auto"/>
          <w:szCs w:val="18"/>
          <w:lang w:val="en-GB"/>
        </w:rPr>
        <w:t>With the current advancement in sensor</w:t>
      </w:r>
      <w:r w:rsidR="00755FD4" w:rsidRPr="00617BCB">
        <w:rPr>
          <w:bCs/>
          <w:color w:val="auto"/>
          <w:szCs w:val="18"/>
          <w:lang w:val="en-GB"/>
        </w:rPr>
        <w:t xml:space="preserve"> technology, </w:t>
      </w:r>
      <w:r w:rsidR="009D47FE" w:rsidRPr="00617BCB">
        <w:rPr>
          <w:bCs/>
          <w:color w:val="auto"/>
          <w:szCs w:val="18"/>
          <w:lang w:val="en-GB"/>
        </w:rPr>
        <w:t>there are different methods</w:t>
      </w:r>
      <w:r w:rsidR="005E25DB" w:rsidRPr="00617BCB">
        <w:rPr>
          <w:bCs/>
          <w:color w:val="auto"/>
          <w:szCs w:val="18"/>
          <w:lang w:val="en-GB"/>
        </w:rPr>
        <w:t xml:space="preserve"> that are</w:t>
      </w:r>
      <w:r w:rsidR="009D47FE" w:rsidRPr="00617BCB">
        <w:rPr>
          <w:bCs/>
          <w:color w:val="auto"/>
          <w:szCs w:val="18"/>
          <w:lang w:val="en-GB"/>
        </w:rPr>
        <w:t xml:space="preserve"> being employed </w:t>
      </w:r>
      <w:r w:rsidR="00024C20" w:rsidRPr="00617BCB">
        <w:rPr>
          <w:bCs/>
          <w:color w:val="auto"/>
          <w:szCs w:val="18"/>
          <w:lang w:val="en-GB"/>
        </w:rPr>
        <w:t xml:space="preserve">within the research sphere with hopes of tackling improper sitting postures. </w:t>
      </w:r>
      <w:r w:rsidR="00755FD4" w:rsidRPr="00617BCB">
        <w:rPr>
          <w:bCs/>
          <w:color w:val="auto"/>
          <w:szCs w:val="18"/>
          <w:lang w:val="en-GB"/>
        </w:rPr>
        <w:t>This</w:t>
      </w:r>
      <w:r w:rsidR="001F3965" w:rsidRPr="00617BCB">
        <w:rPr>
          <w:bCs/>
          <w:color w:val="auto"/>
          <w:szCs w:val="18"/>
          <w:lang w:val="en-GB"/>
        </w:rPr>
        <w:t xml:space="preserve"> </w:t>
      </w:r>
      <w:r w:rsidR="00FE630E" w:rsidRPr="00617BCB">
        <w:rPr>
          <w:bCs/>
          <w:color w:val="auto"/>
          <w:szCs w:val="18"/>
          <w:lang w:val="en-GB"/>
        </w:rPr>
        <w:t xml:space="preserve">study aims </w:t>
      </w:r>
      <w:r w:rsidR="00A843F6" w:rsidRPr="00617BCB">
        <w:rPr>
          <w:bCs/>
          <w:color w:val="auto"/>
          <w:szCs w:val="18"/>
          <w:lang w:val="en-GB"/>
        </w:rPr>
        <w:t>to systematically review</w:t>
      </w:r>
      <w:r w:rsidR="004223D5" w:rsidRPr="00617BCB">
        <w:rPr>
          <w:bCs/>
          <w:color w:val="auto"/>
          <w:szCs w:val="18"/>
          <w:lang w:val="en-GB"/>
        </w:rPr>
        <w:t xml:space="preserve"> </w:t>
      </w:r>
      <w:r w:rsidR="009D47FE" w:rsidRPr="00617BCB">
        <w:rPr>
          <w:bCs/>
          <w:color w:val="auto"/>
          <w:szCs w:val="18"/>
          <w:lang w:val="en-GB"/>
        </w:rPr>
        <w:t>some of the existing literature</w:t>
      </w:r>
      <w:r w:rsidR="00C64437" w:rsidRPr="00617BCB">
        <w:rPr>
          <w:bCs/>
          <w:color w:val="auto"/>
          <w:szCs w:val="18"/>
          <w:lang w:val="en-GB"/>
        </w:rPr>
        <w:t xml:space="preserve"> </w:t>
      </w:r>
      <w:r w:rsidR="00ED78EF" w:rsidRPr="00617BCB">
        <w:rPr>
          <w:bCs/>
          <w:color w:val="auto"/>
          <w:szCs w:val="18"/>
          <w:lang w:val="en-GB"/>
        </w:rPr>
        <w:t>to</w:t>
      </w:r>
      <w:r w:rsidR="00C64437" w:rsidRPr="00617BCB">
        <w:rPr>
          <w:bCs/>
          <w:color w:val="auto"/>
          <w:szCs w:val="18"/>
          <w:lang w:val="en-GB"/>
        </w:rPr>
        <w:t xml:space="preserve"> </w:t>
      </w:r>
      <w:r w:rsidR="002B1557" w:rsidRPr="00617BCB">
        <w:rPr>
          <w:bCs/>
          <w:color w:val="auto"/>
          <w:szCs w:val="18"/>
          <w:lang w:val="en-GB"/>
        </w:rPr>
        <w:t>shed some insight into</w:t>
      </w:r>
      <w:r w:rsidR="00C64437" w:rsidRPr="00617BCB">
        <w:rPr>
          <w:bCs/>
          <w:color w:val="auto"/>
          <w:szCs w:val="18"/>
          <w:lang w:val="en-GB"/>
        </w:rPr>
        <w:t xml:space="preserve"> the</w:t>
      </w:r>
      <w:r w:rsidR="003B684D" w:rsidRPr="00617BCB">
        <w:rPr>
          <w:bCs/>
          <w:color w:val="auto"/>
          <w:szCs w:val="18"/>
          <w:lang w:val="en-GB"/>
        </w:rPr>
        <w:t xml:space="preserve"> common </w:t>
      </w:r>
      <w:r w:rsidR="002739C4" w:rsidRPr="00617BCB">
        <w:rPr>
          <w:bCs/>
          <w:color w:val="auto"/>
          <w:szCs w:val="18"/>
          <w:lang w:val="en-GB"/>
        </w:rPr>
        <w:t xml:space="preserve">approaches being </w:t>
      </w:r>
      <w:r w:rsidR="002B1557" w:rsidRPr="00617BCB">
        <w:rPr>
          <w:bCs/>
          <w:color w:val="auto"/>
          <w:szCs w:val="18"/>
          <w:lang w:val="en-GB"/>
        </w:rPr>
        <w:t>adopted</w:t>
      </w:r>
      <w:r w:rsidR="002739C4" w:rsidRPr="00617BCB">
        <w:rPr>
          <w:bCs/>
          <w:color w:val="auto"/>
          <w:szCs w:val="18"/>
          <w:lang w:val="en-GB"/>
        </w:rPr>
        <w:t xml:space="preserve"> in the detection</w:t>
      </w:r>
      <w:r w:rsidR="00A87A08" w:rsidRPr="00617BCB">
        <w:rPr>
          <w:bCs/>
          <w:color w:val="auto"/>
          <w:szCs w:val="18"/>
          <w:lang w:val="en-GB"/>
        </w:rPr>
        <w:t xml:space="preserve"> and classification</w:t>
      </w:r>
      <w:r w:rsidR="002739C4" w:rsidRPr="00617BCB">
        <w:rPr>
          <w:bCs/>
          <w:color w:val="auto"/>
          <w:szCs w:val="18"/>
          <w:lang w:val="en-GB"/>
        </w:rPr>
        <w:t xml:space="preserve"> of improper sitting postures. </w:t>
      </w:r>
      <w:r w:rsidR="007D0D00" w:rsidRPr="00617BCB">
        <w:rPr>
          <w:bCs/>
          <w:color w:val="auto"/>
          <w:szCs w:val="18"/>
          <w:lang w:val="en-GB"/>
        </w:rPr>
        <w:t xml:space="preserve">Over the past 2 decades, various </w:t>
      </w:r>
      <w:r w:rsidR="004A176C" w:rsidRPr="00617BCB">
        <w:rPr>
          <w:bCs/>
          <w:color w:val="auto"/>
          <w:szCs w:val="18"/>
          <w:lang w:val="en-GB"/>
        </w:rPr>
        <w:t>research studies</w:t>
      </w:r>
      <w:r w:rsidR="00BE6576" w:rsidRPr="00617BCB">
        <w:rPr>
          <w:bCs/>
          <w:color w:val="auto"/>
          <w:szCs w:val="18"/>
          <w:lang w:val="en-GB"/>
        </w:rPr>
        <w:t xml:space="preserve"> have</w:t>
      </w:r>
      <w:r w:rsidR="004A176C" w:rsidRPr="00617BCB">
        <w:rPr>
          <w:bCs/>
          <w:color w:val="auto"/>
          <w:szCs w:val="18"/>
          <w:lang w:val="en-GB"/>
        </w:rPr>
        <w:t xml:space="preserve"> </w:t>
      </w:r>
      <w:r w:rsidR="00035BA7" w:rsidRPr="00617BCB">
        <w:rPr>
          <w:bCs/>
          <w:color w:val="auto"/>
          <w:szCs w:val="18"/>
          <w:lang w:val="en-GB"/>
        </w:rPr>
        <w:t xml:space="preserve">explored the concept of a smart sensing chair </w:t>
      </w:r>
      <w:r w:rsidR="00B6112C" w:rsidRPr="00617BCB">
        <w:rPr>
          <w:bCs/>
          <w:color w:val="auto"/>
          <w:szCs w:val="18"/>
          <w:lang w:val="en-GB"/>
        </w:rPr>
        <w:t xml:space="preserve">in the monitoring of sitting postures. </w:t>
      </w:r>
      <w:r w:rsidR="00BE6576" w:rsidRPr="00617BCB">
        <w:rPr>
          <w:bCs/>
          <w:color w:val="auto"/>
          <w:szCs w:val="18"/>
          <w:lang w:val="en-GB"/>
        </w:rPr>
        <w:t>Furthermore, a</w:t>
      </w:r>
      <w:r w:rsidR="00D32E2F" w:rsidRPr="00617BCB">
        <w:rPr>
          <w:bCs/>
          <w:color w:val="auto"/>
          <w:szCs w:val="18"/>
          <w:lang w:val="en-GB"/>
        </w:rPr>
        <w:t xml:space="preserve">n in-depth search </w:t>
      </w:r>
      <w:r w:rsidR="009639EC" w:rsidRPr="00617BCB">
        <w:rPr>
          <w:bCs/>
          <w:color w:val="auto"/>
          <w:szCs w:val="18"/>
          <w:lang w:val="en-GB"/>
        </w:rPr>
        <w:t xml:space="preserve">was conducted </w:t>
      </w:r>
      <w:r w:rsidR="00D32E2F" w:rsidRPr="00617BCB">
        <w:rPr>
          <w:bCs/>
          <w:color w:val="auto"/>
          <w:szCs w:val="18"/>
          <w:lang w:val="en-GB"/>
        </w:rPr>
        <w:t xml:space="preserve">across </w:t>
      </w:r>
      <w:r w:rsidR="001D6A40" w:rsidRPr="00617BCB">
        <w:rPr>
          <w:bCs/>
          <w:color w:val="auto"/>
          <w:szCs w:val="18"/>
          <w:lang w:val="en-GB"/>
        </w:rPr>
        <w:t>3 main</w:t>
      </w:r>
      <w:r w:rsidR="00D32E2F" w:rsidRPr="00617BCB">
        <w:rPr>
          <w:bCs/>
          <w:color w:val="auto"/>
          <w:szCs w:val="18"/>
          <w:lang w:val="en-GB"/>
        </w:rPr>
        <w:t xml:space="preserve"> research databases</w:t>
      </w:r>
      <w:r w:rsidR="001D6A40" w:rsidRPr="00617BCB">
        <w:rPr>
          <w:bCs/>
          <w:color w:val="auto"/>
          <w:szCs w:val="18"/>
          <w:lang w:val="en-GB"/>
        </w:rPr>
        <w:t xml:space="preserve"> </w:t>
      </w:r>
      <w:r w:rsidR="009639EC" w:rsidRPr="00617BCB">
        <w:rPr>
          <w:bCs/>
          <w:color w:val="auto"/>
          <w:szCs w:val="18"/>
          <w:lang w:val="en-GB"/>
        </w:rPr>
        <w:t xml:space="preserve">which were </w:t>
      </w:r>
      <w:r w:rsidR="001D6A40" w:rsidRPr="00617BCB">
        <w:rPr>
          <w:bCs/>
          <w:color w:val="auto"/>
          <w:szCs w:val="18"/>
          <w:lang w:val="en-GB"/>
        </w:rPr>
        <w:t xml:space="preserve">MDPI, IEEE, and </w:t>
      </w:r>
      <w:r w:rsidR="00A2309D" w:rsidRPr="00617BCB">
        <w:rPr>
          <w:bCs/>
          <w:color w:val="auto"/>
          <w:szCs w:val="18"/>
          <w:lang w:val="en-GB"/>
        </w:rPr>
        <w:t>Google Scholar.</w:t>
      </w:r>
      <w:r w:rsidR="00B75AC7" w:rsidRPr="00617BCB">
        <w:rPr>
          <w:bCs/>
          <w:color w:val="auto"/>
          <w:szCs w:val="18"/>
          <w:lang w:val="en-GB"/>
        </w:rPr>
        <w:t xml:space="preserve"> The selection criteria </w:t>
      </w:r>
      <w:r w:rsidR="00F431CA" w:rsidRPr="00617BCB">
        <w:rPr>
          <w:bCs/>
          <w:color w:val="auto"/>
          <w:szCs w:val="18"/>
          <w:lang w:val="en-GB"/>
        </w:rPr>
        <w:t>primarily</w:t>
      </w:r>
      <w:r w:rsidR="004E37AA" w:rsidRPr="00617BCB">
        <w:rPr>
          <w:bCs/>
          <w:color w:val="auto"/>
          <w:szCs w:val="18"/>
          <w:lang w:val="en-GB"/>
        </w:rPr>
        <w:t xml:space="preserve"> focused on studies that used non-invasive means in the </w:t>
      </w:r>
      <w:r w:rsidR="00F431CA" w:rsidRPr="00617BCB">
        <w:rPr>
          <w:bCs/>
          <w:color w:val="auto"/>
          <w:szCs w:val="18"/>
          <w:lang w:val="en-GB"/>
        </w:rPr>
        <w:t>monitoring of sitting postures.</w:t>
      </w:r>
      <w:r w:rsidR="002D7871" w:rsidRPr="00617BCB">
        <w:rPr>
          <w:bCs/>
          <w:color w:val="auto"/>
          <w:szCs w:val="18"/>
          <w:lang w:val="en-GB"/>
        </w:rPr>
        <w:t xml:space="preserve"> A</w:t>
      </w:r>
      <w:r w:rsidR="009E584D" w:rsidRPr="00617BCB">
        <w:rPr>
          <w:bCs/>
          <w:color w:val="auto"/>
          <w:szCs w:val="18"/>
          <w:lang w:val="en-GB"/>
        </w:rPr>
        <w:t>fter filtering out all the irrelevant and duplicated articles</w:t>
      </w:r>
      <w:r w:rsidR="002D7871" w:rsidRPr="00617BCB">
        <w:rPr>
          <w:bCs/>
          <w:color w:val="auto"/>
          <w:szCs w:val="18"/>
          <w:lang w:val="en-GB"/>
        </w:rPr>
        <w:t>, there w</w:t>
      </w:r>
      <w:r w:rsidR="00670CE4" w:rsidRPr="00617BCB">
        <w:rPr>
          <w:bCs/>
          <w:color w:val="auto"/>
          <w:szCs w:val="18"/>
          <w:lang w:val="en-GB"/>
        </w:rPr>
        <w:t>ere</w:t>
      </w:r>
      <w:r w:rsidR="002D7871" w:rsidRPr="00617BCB">
        <w:rPr>
          <w:bCs/>
          <w:color w:val="auto"/>
          <w:szCs w:val="18"/>
          <w:lang w:val="en-GB"/>
        </w:rPr>
        <w:t xml:space="preserve"> a total of 33 research articles and journals</w:t>
      </w:r>
      <w:r w:rsidR="00E9090D" w:rsidRPr="00617BCB">
        <w:rPr>
          <w:bCs/>
          <w:color w:val="auto"/>
          <w:szCs w:val="18"/>
          <w:lang w:val="en-GB"/>
        </w:rPr>
        <w:t xml:space="preserve"> identified</w:t>
      </w:r>
      <w:r w:rsidR="009639EC" w:rsidRPr="00617BCB">
        <w:rPr>
          <w:bCs/>
          <w:color w:val="auto"/>
          <w:szCs w:val="18"/>
          <w:lang w:val="en-GB"/>
        </w:rPr>
        <w:t>.</w:t>
      </w:r>
      <w:r w:rsidR="00904E60" w:rsidRPr="00617BCB">
        <w:rPr>
          <w:bCs/>
          <w:color w:val="auto"/>
          <w:szCs w:val="18"/>
          <w:lang w:val="en-GB"/>
        </w:rPr>
        <w:t xml:space="preserve"> Overall, it was </w:t>
      </w:r>
      <w:r w:rsidR="006F4CE9" w:rsidRPr="00617BCB">
        <w:rPr>
          <w:bCs/>
          <w:color w:val="auto"/>
          <w:szCs w:val="18"/>
          <w:lang w:val="en-GB"/>
        </w:rPr>
        <w:t>observed</w:t>
      </w:r>
      <w:r w:rsidR="00904E60" w:rsidRPr="00617BCB">
        <w:rPr>
          <w:bCs/>
          <w:color w:val="auto"/>
          <w:szCs w:val="18"/>
          <w:lang w:val="en-GB"/>
        </w:rPr>
        <w:t xml:space="preserve"> that the Force Sensing Resistor (FSR) </w:t>
      </w:r>
      <w:r w:rsidR="00CC4E9D" w:rsidRPr="00617BCB">
        <w:rPr>
          <w:bCs/>
          <w:color w:val="auto"/>
          <w:szCs w:val="18"/>
          <w:lang w:val="en-GB"/>
        </w:rPr>
        <w:t>is the commonly used sensor for sitting posture detection</w:t>
      </w:r>
      <w:r w:rsidR="00B90F41" w:rsidRPr="00617BCB">
        <w:rPr>
          <w:bCs/>
          <w:color w:val="auto"/>
          <w:szCs w:val="18"/>
          <w:lang w:val="en-GB"/>
        </w:rPr>
        <w:t>s</w:t>
      </w:r>
      <w:r w:rsidR="00CC4E9D" w:rsidRPr="00617BCB">
        <w:rPr>
          <w:bCs/>
          <w:color w:val="auto"/>
          <w:szCs w:val="18"/>
          <w:lang w:val="en-GB"/>
        </w:rPr>
        <w:t>.</w:t>
      </w:r>
      <w:r w:rsidR="00E06DD1" w:rsidRPr="00617BCB">
        <w:rPr>
          <w:bCs/>
          <w:color w:val="auto"/>
          <w:szCs w:val="18"/>
          <w:lang w:val="en-GB"/>
        </w:rPr>
        <w:t xml:space="preserve"> Additionally,</w:t>
      </w:r>
      <w:r w:rsidR="00B53B6D" w:rsidRPr="00617BCB">
        <w:rPr>
          <w:bCs/>
          <w:color w:val="auto"/>
          <w:szCs w:val="18"/>
          <w:lang w:val="en-GB"/>
        </w:rPr>
        <w:t xml:space="preserve"> the</w:t>
      </w:r>
      <w:r w:rsidR="00B53B6D" w:rsidRPr="00617BCB">
        <w:rPr>
          <w:color w:val="auto"/>
          <w:lang w:val="en-GB"/>
        </w:rPr>
        <w:t xml:space="preserve"> </w:t>
      </w:r>
      <w:r w:rsidR="00B53B6D" w:rsidRPr="00617BCB">
        <w:rPr>
          <w:bCs/>
          <w:color w:val="auto"/>
          <w:szCs w:val="18"/>
          <w:lang w:val="en-GB"/>
        </w:rPr>
        <w:t xml:space="preserve">CNN (Convolutional Neural Networks) and the ANN (Artificial Neural Networks) were 2 of the most used machine learning </w:t>
      </w:r>
      <w:r w:rsidR="004C7DB0" w:rsidRPr="00617BCB">
        <w:rPr>
          <w:bCs/>
          <w:color w:val="auto"/>
          <w:szCs w:val="18"/>
          <w:lang w:val="en-GB"/>
        </w:rPr>
        <w:t>models</w:t>
      </w:r>
      <w:r w:rsidR="00B53B6D" w:rsidRPr="00617BCB">
        <w:rPr>
          <w:bCs/>
          <w:color w:val="auto"/>
          <w:szCs w:val="18"/>
          <w:lang w:val="en-GB"/>
        </w:rPr>
        <w:t xml:space="preserve"> for </w:t>
      </w:r>
      <w:r w:rsidR="00FE325B" w:rsidRPr="00617BCB">
        <w:rPr>
          <w:bCs/>
          <w:color w:val="auto"/>
          <w:szCs w:val="18"/>
          <w:lang w:val="en-GB"/>
        </w:rPr>
        <w:t>sitting posture classification</w:t>
      </w:r>
      <w:r w:rsidR="008368F5" w:rsidRPr="00617BCB">
        <w:rPr>
          <w:bCs/>
          <w:color w:val="auto"/>
          <w:szCs w:val="18"/>
          <w:lang w:val="en-GB"/>
        </w:rPr>
        <w:t>. The reviewed studies also highlighted a</w:t>
      </w:r>
      <w:r w:rsidR="00A55167" w:rsidRPr="00617BCB">
        <w:rPr>
          <w:bCs/>
          <w:color w:val="auto"/>
          <w:szCs w:val="18"/>
          <w:lang w:val="en-GB"/>
        </w:rPr>
        <w:t xml:space="preserve"> gap</w:t>
      </w:r>
      <w:r w:rsidR="00DA5D82" w:rsidRPr="00617BCB">
        <w:rPr>
          <w:bCs/>
          <w:color w:val="auto"/>
          <w:szCs w:val="18"/>
          <w:lang w:val="en-GB"/>
        </w:rPr>
        <w:t xml:space="preserve"> </w:t>
      </w:r>
      <w:r w:rsidR="00E770F9" w:rsidRPr="00617BCB">
        <w:rPr>
          <w:bCs/>
          <w:color w:val="auto"/>
          <w:szCs w:val="18"/>
          <w:lang w:val="en-GB"/>
        </w:rPr>
        <w:t>within the</w:t>
      </w:r>
      <w:r w:rsidR="00DA5D82" w:rsidRPr="00617BCB">
        <w:rPr>
          <w:bCs/>
          <w:color w:val="auto"/>
          <w:szCs w:val="18"/>
          <w:lang w:val="en-GB"/>
        </w:rPr>
        <w:t xml:space="preserve"> research field,</w:t>
      </w:r>
      <w:r w:rsidR="00A55167" w:rsidRPr="00617BCB">
        <w:rPr>
          <w:bCs/>
          <w:color w:val="auto"/>
          <w:szCs w:val="18"/>
          <w:lang w:val="en-GB"/>
        </w:rPr>
        <w:t xml:space="preserve"> </w:t>
      </w:r>
      <w:r w:rsidR="001A3085" w:rsidRPr="00617BCB">
        <w:rPr>
          <w:bCs/>
          <w:color w:val="auto"/>
          <w:szCs w:val="18"/>
          <w:lang w:val="en-GB"/>
        </w:rPr>
        <w:t xml:space="preserve">revealing that </w:t>
      </w:r>
      <w:r w:rsidR="00013DA3" w:rsidRPr="00617BCB">
        <w:rPr>
          <w:bCs/>
          <w:color w:val="auto"/>
          <w:szCs w:val="18"/>
          <w:lang w:val="en-GB"/>
        </w:rPr>
        <w:t>a significant</w:t>
      </w:r>
      <w:r w:rsidR="00106602" w:rsidRPr="00617BCB">
        <w:rPr>
          <w:bCs/>
          <w:color w:val="auto"/>
          <w:szCs w:val="18"/>
          <w:lang w:val="en-GB"/>
        </w:rPr>
        <w:t xml:space="preserve"> </w:t>
      </w:r>
      <w:r w:rsidR="001A3085" w:rsidRPr="00617BCB">
        <w:rPr>
          <w:bCs/>
          <w:color w:val="auto"/>
          <w:szCs w:val="18"/>
          <w:lang w:val="en-GB"/>
        </w:rPr>
        <w:t xml:space="preserve">emphasis is </w:t>
      </w:r>
      <w:r w:rsidR="00013DA3" w:rsidRPr="00617BCB">
        <w:rPr>
          <w:bCs/>
          <w:color w:val="auto"/>
          <w:szCs w:val="18"/>
          <w:lang w:val="en-GB"/>
        </w:rPr>
        <w:t>drawn on the</w:t>
      </w:r>
      <w:r w:rsidR="00602D1F" w:rsidRPr="00617BCB">
        <w:rPr>
          <w:bCs/>
          <w:color w:val="auto"/>
          <w:szCs w:val="18"/>
          <w:lang w:val="en-GB"/>
        </w:rPr>
        <w:t xml:space="preserve"> validati</w:t>
      </w:r>
      <w:r w:rsidR="00013DA3" w:rsidRPr="00617BCB">
        <w:rPr>
          <w:bCs/>
          <w:color w:val="auto"/>
          <w:szCs w:val="18"/>
          <w:lang w:val="en-GB"/>
        </w:rPr>
        <w:t>ng the</w:t>
      </w:r>
      <w:r w:rsidR="00602D1F" w:rsidRPr="00617BCB">
        <w:rPr>
          <w:bCs/>
          <w:color w:val="auto"/>
          <w:szCs w:val="18"/>
          <w:lang w:val="en-GB"/>
        </w:rPr>
        <w:t xml:space="preserve"> proposed sitting posture algorithm, while the </w:t>
      </w:r>
      <w:r w:rsidR="00B54269" w:rsidRPr="00617BCB">
        <w:rPr>
          <w:bCs/>
          <w:color w:val="auto"/>
          <w:szCs w:val="18"/>
          <w:lang w:val="en-GB"/>
        </w:rPr>
        <w:t xml:space="preserve">critical </w:t>
      </w:r>
      <w:r w:rsidR="00602D1F" w:rsidRPr="00617BCB">
        <w:rPr>
          <w:bCs/>
          <w:color w:val="auto"/>
          <w:szCs w:val="18"/>
          <w:lang w:val="en-GB"/>
        </w:rPr>
        <w:t>evaluation on th</w:t>
      </w:r>
      <w:r w:rsidR="00B54269" w:rsidRPr="00617BCB">
        <w:rPr>
          <w:bCs/>
          <w:color w:val="auto"/>
          <w:szCs w:val="18"/>
          <w:lang w:val="en-GB"/>
        </w:rPr>
        <w:t>e user feedback system</w:t>
      </w:r>
      <w:r w:rsidR="000D745D" w:rsidRPr="00617BCB">
        <w:rPr>
          <w:bCs/>
          <w:color w:val="auto"/>
          <w:szCs w:val="18"/>
          <w:lang w:val="en-GB"/>
        </w:rPr>
        <w:t xml:space="preserve"> for posture </w:t>
      </w:r>
      <w:r w:rsidR="00F71585" w:rsidRPr="00617BCB">
        <w:rPr>
          <w:bCs/>
          <w:color w:val="auto"/>
          <w:szCs w:val="18"/>
          <w:lang w:val="en-GB"/>
        </w:rPr>
        <w:t>correction</w:t>
      </w:r>
      <w:r w:rsidR="00B54269" w:rsidRPr="00617BCB">
        <w:rPr>
          <w:bCs/>
          <w:color w:val="auto"/>
          <w:szCs w:val="18"/>
          <w:lang w:val="en-GB"/>
        </w:rPr>
        <w:t xml:space="preserve"> is often dismissed</w:t>
      </w:r>
      <w:r w:rsidR="00670CE4" w:rsidRPr="00617BCB">
        <w:rPr>
          <w:bCs/>
          <w:color w:val="auto"/>
          <w:szCs w:val="18"/>
          <w:lang w:val="en-GB"/>
        </w:rPr>
        <w:t xml:space="preserve"> upon</w:t>
      </w:r>
      <w:r w:rsidR="00B54269" w:rsidRPr="00617BCB">
        <w:rPr>
          <w:bCs/>
          <w:color w:val="auto"/>
          <w:szCs w:val="18"/>
          <w:lang w:val="en-GB"/>
        </w:rPr>
        <w:t>.</w:t>
      </w:r>
    </w:p>
    <w:p w14:paraId="77D478EA" w14:textId="61CEE7DE" w:rsidR="00E93210" w:rsidRPr="00617BCB" w:rsidRDefault="00E93210" w:rsidP="00E93210">
      <w:pPr>
        <w:pStyle w:val="MDPI18keywords"/>
        <w:rPr>
          <w:szCs w:val="18"/>
          <w:lang w:val="en-GB"/>
        </w:rPr>
      </w:pPr>
      <w:r w:rsidRPr="00617BCB">
        <w:rPr>
          <w:b/>
          <w:szCs w:val="18"/>
          <w:lang w:val="en-GB"/>
        </w:rPr>
        <w:t xml:space="preserve">Keywords: </w:t>
      </w:r>
      <w:r w:rsidR="00153545" w:rsidRPr="00617BCB">
        <w:rPr>
          <w:szCs w:val="18"/>
          <w:lang w:val="en-GB"/>
        </w:rPr>
        <w:t>smart sensing chair</w:t>
      </w:r>
      <w:r w:rsidRPr="00617BCB">
        <w:rPr>
          <w:szCs w:val="18"/>
          <w:lang w:val="en-GB"/>
        </w:rPr>
        <w:t>;</w:t>
      </w:r>
      <w:r w:rsidR="00153545" w:rsidRPr="00617BCB">
        <w:rPr>
          <w:szCs w:val="18"/>
          <w:lang w:val="en-GB"/>
        </w:rPr>
        <w:t xml:space="preserve"> musculoskeletal disorders; </w:t>
      </w:r>
      <w:r w:rsidR="00735236" w:rsidRPr="00617BCB">
        <w:rPr>
          <w:szCs w:val="18"/>
          <w:lang w:val="en-GB"/>
        </w:rPr>
        <w:t>sitting posture classification</w:t>
      </w:r>
    </w:p>
    <w:p w14:paraId="2D2F9F79" w14:textId="77777777" w:rsidR="00E93210" w:rsidRPr="00617BCB" w:rsidRDefault="00E93210" w:rsidP="00E93210">
      <w:pPr>
        <w:pStyle w:val="MDPI19line"/>
        <w:rPr>
          <w:lang w:val="en-GB"/>
        </w:rPr>
      </w:pPr>
    </w:p>
    <w:p w14:paraId="4B339500" w14:textId="58513C03" w:rsidR="00C44175" w:rsidRPr="00617BCB" w:rsidRDefault="0067077B" w:rsidP="0067077B">
      <w:pPr>
        <w:pStyle w:val="MDPI21heading1"/>
        <w:rPr>
          <w:lang w:val="en-GB"/>
        </w:rPr>
      </w:pPr>
      <w:r w:rsidRPr="00617BCB">
        <w:rPr>
          <w:lang w:val="en-GB"/>
        </w:rPr>
        <w:t xml:space="preserve">1. </w:t>
      </w:r>
      <w:r w:rsidR="00E93210" w:rsidRPr="00617BCB">
        <w:rPr>
          <w:lang w:val="en-GB"/>
        </w:rPr>
        <w:t>Introduction</w:t>
      </w:r>
    </w:p>
    <w:p w14:paraId="6CCFD295" w14:textId="78E5AEAE" w:rsidR="00BE658A" w:rsidRPr="00617BCB" w:rsidRDefault="008B612F" w:rsidP="00BF2689">
      <w:pPr>
        <w:pStyle w:val="MDPI31text"/>
        <w:rPr>
          <w:lang w:val="en-GB"/>
        </w:rPr>
      </w:pPr>
      <w:r w:rsidRPr="00617BCB">
        <w:rPr>
          <w:lang w:val="en-GB"/>
        </w:rPr>
        <w:t>In</w:t>
      </w:r>
      <w:r w:rsidR="00735236" w:rsidRPr="00617BCB">
        <w:rPr>
          <w:lang w:val="en-GB"/>
        </w:rPr>
        <w:t xml:space="preserve"> 2020 alone, musculoskeletal disorders (MSDs)</w:t>
      </w:r>
      <w:r w:rsidR="003E461C" w:rsidRPr="00617BCB">
        <w:rPr>
          <w:lang w:val="en-GB"/>
        </w:rPr>
        <w:t xml:space="preserve"> were </w:t>
      </w:r>
      <w:r w:rsidR="00735236" w:rsidRPr="00617BCB">
        <w:rPr>
          <w:lang w:val="en-GB"/>
        </w:rPr>
        <w:t>ranked</w:t>
      </w:r>
      <w:r w:rsidR="0016188F" w:rsidRPr="00617BCB">
        <w:rPr>
          <w:lang w:val="en-GB"/>
        </w:rPr>
        <w:t xml:space="preserve"> as the</w:t>
      </w:r>
      <w:r w:rsidR="003E461C" w:rsidRPr="00617BCB">
        <w:rPr>
          <w:lang w:val="en-GB"/>
        </w:rPr>
        <w:t xml:space="preserve"> second</w:t>
      </w:r>
      <w:r w:rsidR="00735236" w:rsidRPr="00617BCB">
        <w:rPr>
          <w:lang w:val="en-GB"/>
        </w:rPr>
        <w:t xml:space="preserve"> leading</w:t>
      </w:r>
      <w:r w:rsidR="0016188F" w:rsidRPr="00617BCB">
        <w:rPr>
          <w:lang w:val="en-GB"/>
        </w:rPr>
        <w:t xml:space="preserve"> cause of </w:t>
      </w:r>
      <w:r w:rsidR="00735236" w:rsidRPr="00617BCB">
        <w:rPr>
          <w:lang w:val="en-GB"/>
        </w:rPr>
        <w:t>non-fatal disability</w:t>
      </w:r>
      <w:r w:rsidR="0016188F" w:rsidRPr="00617BCB">
        <w:rPr>
          <w:lang w:val="en-GB"/>
        </w:rPr>
        <w:t xml:space="preserve">, affecting over a </w:t>
      </w:r>
      <w:r w:rsidR="00735236" w:rsidRPr="00617BCB">
        <w:rPr>
          <w:lang w:val="en-GB"/>
        </w:rPr>
        <w:t xml:space="preserve">billion people </w:t>
      </w:r>
      <w:r w:rsidR="0016188F" w:rsidRPr="00617BCB">
        <w:rPr>
          <w:lang w:val="en-GB"/>
        </w:rPr>
        <w:t>globally</w:t>
      </w:r>
      <w:r w:rsidRPr="00617BCB">
        <w:rPr>
          <w:lang w:val="en-GB"/>
        </w:rPr>
        <w:t xml:space="preserve"> </w:t>
      </w:r>
      <w:r w:rsidRPr="00617BCB">
        <w:rPr>
          <w:b/>
          <w:lang w:val="en-GB"/>
        </w:rPr>
        <w:fldChar w:fldCharType="begin"/>
      </w:r>
      <w:r w:rsidRPr="00617BCB">
        <w:rPr>
          <w:lang w:val="en-GB"/>
        </w:rP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sidRPr="00617BCB">
        <w:rPr>
          <w:b/>
          <w:lang w:val="en-GB"/>
        </w:rPr>
        <w:fldChar w:fldCharType="separate"/>
      </w:r>
      <w:r w:rsidRPr="00617BCB">
        <w:rPr>
          <w:lang w:val="en-GB"/>
        </w:rPr>
        <w:t>[1]</w:t>
      </w:r>
      <w:r w:rsidRPr="00617BCB">
        <w:rPr>
          <w:b/>
          <w:lang w:val="en-GB"/>
        </w:rPr>
        <w:fldChar w:fldCharType="end"/>
      </w:r>
      <w:r w:rsidR="008B4D43" w:rsidRPr="00617BCB">
        <w:rPr>
          <w:lang w:val="en-GB"/>
        </w:rPr>
        <w:t>. In the United Kingdom alone, more than 7.1 million adults suffer from MSDs, imposing an economic burden exceeding £4.1billion annually</w:t>
      </w:r>
      <w:r w:rsidR="006432CB" w:rsidRPr="00617BCB">
        <w:rPr>
          <w:lang w:val="en-GB"/>
        </w:rPr>
        <w:t xml:space="preserve">. </w:t>
      </w:r>
      <w:r w:rsidR="00E777DD" w:rsidRPr="00617BCB">
        <w:rPr>
          <w:lang w:val="en-GB"/>
        </w:rPr>
        <w:t>Bevan</w:t>
      </w:r>
      <w:r w:rsidR="006432CB" w:rsidRPr="00617BCB">
        <w:rPr>
          <w:lang w:val="en-GB"/>
        </w:rPr>
        <w:t xml:space="preserve"> et al.</w:t>
      </w:r>
      <w:r w:rsidR="00E777DD" w:rsidRPr="00617BCB">
        <w:rPr>
          <w:lang w:val="en-GB"/>
        </w:rPr>
        <w:t xml:space="preserve"> </w:t>
      </w:r>
      <w:r w:rsidR="006432CB" w:rsidRPr="00617BCB">
        <w:rPr>
          <w:lang w:val="en-GB"/>
        </w:rPr>
        <w:t>(</w:t>
      </w:r>
      <w:r w:rsidR="00E777DD" w:rsidRPr="00617BCB">
        <w:rPr>
          <w:lang w:val="en-GB"/>
        </w:rPr>
        <w:t>2015</w:t>
      </w:r>
      <w:r w:rsidR="006432CB" w:rsidRPr="00617BCB">
        <w:rPr>
          <w:lang w:val="en-GB"/>
        </w:rPr>
        <w:t>)</w:t>
      </w:r>
      <w:r w:rsidR="00E777DD" w:rsidRPr="00617BCB">
        <w:rPr>
          <w:lang w:val="en-GB"/>
        </w:rPr>
        <w:t xml:space="preserve"> </w:t>
      </w:r>
      <w:r w:rsidR="00E777DD" w:rsidRPr="00617BCB">
        <w:rPr>
          <w:b/>
          <w:lang w:val="en-GB"/>
        </w:rPr>
        <w:fldChar w:fldCharType="begin"/>
      </w:r>
      <w:r w:rsidR="004E7312" w:rsidRPr="00617BCB">
        <w:rPr>
          <w:lang w:val="en-GB"/>
        </w:rPr>
        <w:instrText xml:space="preserve"> ADDIN ZOTERO_ITEM CSL_CITATION {"citationID":"BvVXHweT","properties":{"formattedCitation":"[2]","plainCitation":"[2]","noteIndex":0},"citationItems":[{"id":237,"uris":["http://zotero.org/users/11398818/items/U93FAWV2"],"itemData":{"id":237,"type":"article-journal","container-title":"Best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sidRPr="00617BCB">
        <w:rPr>
          <w:b/>
          <w:lang w:val="en-GB"/>
        </w:rPr>
        <w:fldChar w:fldCharType="separate"/>
      </w:r>
      <w:r w:rsidR="004E7312" w:rsidRPr="00617BCB">
        <w:rPr>
          <w:lang w:val="en-GB"/>
        </w:rPr>
        <w:t>[2]</w:t>
      </w:r>
      <w:r w:rsidR="00E777DD" w:rsidRPr="00617BCB">
        <w:rPr>
          <w:b/>
          <w:lang w:val="en-GB"/>
        </w:rPr>
        <w:fldChar w:fldCharType="end"/>
      </w:r>
      <w:r w:rsidR="006432CB" w:rsidRPr="00617BCB">
        <w:rPr>
          <w:lang w:val="en-GB"/>
        </w:rPr>
        <w:t xml:space="preserve"> </w:t>
      </w:r>
      <w:r w:rsidR="001E064F" w:rsidRPr="00617BCB">
        <w:rPr>
          <w:lang w:val="en-GB"/>
        </w:rPr>
        <w:t xml:space="preserve">highlighted that MSDs account for over 2% of the European Union&amp;#39;s gross domestic product (GDP), translating to an annual cost of approximately €240 billion. These statistics underscore the increasing concern surrounding MSDs, necessitating effective </w:t>
      </w:r>
      <w:r w:rsidR="00F72E26" w:rsidRPr="00617BCB">
        <w:rPr>
          <w:lang w:val="en-GB"/>
        </w:rPr>
        <w:t>interventions.</w:t>
      </w:r>
    </w:p>
    <w:p w14:paraId="11B7F288" w14:textId="77777777" w:rsidR="00F72E26" w:rsidRPr="00617BCB" w:rsidRDefault="00F72E26" w:rsidP="00C44175">
      <w:pPr>
        <w:pStyle w:val="MDPI31text"/>
        <w:rPr>
          <w:lang w:val="en-GB"/>
        </w:rPr>
      </w:pPr>
    </w:p>
    <w:p w14:paraId="1465F129" w14:textId="26B1A978" w:rsidR="00BF2689" w:rsidRPr="00B438FA" w:rsidRDefault="00F72E26" w:rsidP="00BB595E">
      <w:pPr>
        <w:pStyle w:val="MDPI31text"/>
        <w:rPr>
          <w:color w:val="FF0000"/>
          <w:lang w:val="en-GB"/>
        </w:rPr>
      </w:pPr>
      <w:r w:rsidRPr="00B438FA">
        <w:rPr>
          <w:color w:val="FF0000"/>
          <w:lang w:val="en-GB"/>
        </w:rPr>
        <w:t xml:space="preserve">MSDs arise from a variety of factors, ranging from congenital defects </w:t>
      </w:r>
      <w:r w:rsidR="006E3167" w:rsidRPr="00B438FA">
        <w:rPr>
          <w:b/>
          <w:color w:val="FF0000"/>
          <w:lang w:val="en-GB"/>
        </w:rPr>
        <w:fldChar w:fldCharType="begin"/>
      </w:r>
      <w:r w:rsidR="004E7312" w:rsidRPr="00B438FA">
        <w:rPr>
          <w:color w:val="FF0000"/>
          <w:lang w:val="en-GB"/>
        </w:rPr>
        <w:instrText xml:space="preserve"> ADDIN ZOTERO_ITEM CSL_CITATION {"citationID":"SdCXDtgF","properties":{"formattedCitation":"[3]","plainCitation":"[3]","noteIndex":0},"citationItems":[{"id":287,"uris":["http://zotero.org/users/11398818/items/T25RDHCQ"],"itemData":{"id":287,"type":"article-journal","container-title":"International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6E3167" w:rsidRPr="00B438FA">
        <w:rPr>
          <w:b/>
          <w:color w:val="FF0000"/>
          <w:lang w:val="en-GB"/>
        </w:rPr>
        <w:fldChar w:fldCharType="separate"/>
      </w:r>
      <w:r w:rsidR="004E7312" w:rsidRPr="00B438FA">
        <w:rPr>
          <w:color w:val="FF0000"/>
          <w:lang w:val="en-GB"/>
        </w:rPr>
        <w:t>[3]</w:t>
      </w:r>
      <w:r w:rsidR="006E3167" w:rsidRPr="00B438FA">
        <w:rPr>
          <w:b/>
          <w:color w:val="FF0000"/>
          <w:lang w:val="en-GB"/>
        </w:rPr>
        <w:fldChar w:fldCharType="end"/>
      </w:r>
      <w:r w:rsidRPr="00B438FA">
        <w:rPr>
          <w:color w:val="FF0000"/>
          <w:lang w:val="en-GB"/>
        </w:rPr>
        <w:t xml:space="preserve"> to neurological disorders </w:t>
      </w:r>
      <w:r w:rsidR="0036367B" w:rsidRPr="00B438FA">
        <w:rPr>
          <w:b/>
          <w:color w:val="FF0000"/>
          <w:lang w:val="en-GB"/>
        </w:rPr>
        <w:fldChar w:fldCharType="begin"/>
      </w:r>
      <w:r w:rsidR="004E7312" w:rsidRPr="00B438FA">
        <w:rPr>
          <w:color w:val="FF0000"/>
          <w:lang w:val="en-GB"/>
        </w:rPr>
        <w:instrText xml:space="preserve"> ADDIN ZOTERO_ITEM CSL_CITATION {"citationID":"4yYlpuPf","properties":{"formattedCitation":"[4]","plainCitation":"[4]","noteIndex":0},"citationItems":[{"id":288,"uris":["http://zotero.org/users/11398818/items/LIXFMXS7"],"itemData":{"id":288,"type":"article-journal","container-title":"Best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36367B" w:rsidRPr="00B438FA">
        <w:rPr>
          <w:b/>
          <w:color w:val="FF0000"/>
          <w:lang w:val="en-GB"/>
        </w:rPr>
        <w:fldChar w:fldCharType="separate"/>
      </w:r>
      <w:r w:rsidR="004E7312" w:rsidRPr="00B438FA">
        <w:rPr>
          <w:color w:val="FF0000"/>
          <w:lang w:val="en-GB"/>
        </w:rPr>
        <w:t>[4]</w:t>
      </w:r>
      <w:r w:rsidR="0036367B" w:rsidRPr="00B438FA">
        <w:rPr>
          <w:b/>
          <w:color w:val="FF0000"/>
          <w:lang w:val="en-GB"/>
        </w:rPr>
        <w:fldChar w:fldCharType="end"/>
      </w:r>
      <w:r w:rsidRPr="00B438FA">
        <w:rPr>
          <w:color w:val="FF0000"/>
          <w:lang w:val="en-GB"/>
        </w:rPr>
        <w:t xml:space="preserve">. Contrary to common misconception, MSDs are not confined to the elderly; individuals of all ages are susceptible </w:t>
      </w:r>
      <w:r w:rsidR="0036367B" w:rsidRPr="00B438FA">
        <w:rPr>
          <w:b/>
          <w:color w:val="FF0000"/>
          <w:lang w:val="en-GB"/>
        </w:rPr>
        <w:fldChar w:fldCharType="begin"/>
      </w:r>
      <w:r w:rsidR="004E7312" w:rsidRPr="00B438FA">
        <w:rPr>
          <w:color w:val="FF0000"/>
          <w:lang w:val="en-GB"/>
        </w:rPr>
        <w:instrText xml:space="preserve"> ADDIN ZOTERO_ITEM CSL_CITATION {"citationID":"WY6EyreS","properties":{"formattedCitation":"[5]","plainCitation":"[5]","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36367B" w:rsidRPr="00B438FA">
        <w:rPr>
          <w:b/>
          <w:color w:val="FF0000"/>
          <w:lang w:val="en-GB"/>
        </w:rPr>
        <w:fldChar w:fldCharType="separate"/>
      </w:r>
      <w:r w:rsidR="004E7312" w:rsidRPr="00B438FA">
        <w:rPr>
          <w:color w:val="FF0000"/>
          <w:lang w:val="en-GB"/>
        </w:rPr>
        <w:t>[5]</w:t>
      </w:r>
      <w:r w:rsidR="0036367B" w:rsidRPr="00B438FA">
        <w:rPr>
          <w:b/>
          <w:color w:val="FF0000"/>
          <w:lang w:val="en-GB"/>
        </w:rPr>
        <w:fldChar w:fldCharType="end"/>
      </w:r>
      <w:r w:rsidR="0036367B" w:rsidRPr="00B438FA">
        <w:rPr>
          <w:color w:val="FF0000"/>
          <w:lang w:val="en-GB"/>
        </w:rPr>
        <w:t xml:space="preserve">. </w:t>
      </w:r>
      <w:r w:rsidRPr="00B438FA">
        <w:rPr>
          <w:color w:val="FF0000"/>
          <w:lang w:val="en-GB"/>
        </w:rPr>
        <w:t xml:space="preserve">Early development of MSDs can be attributed to sedentary lifestyles and poor </w:t>
      </w:r>
      <w:r w:rsidR="006E3167" w:rsidRPr="00B438FA">
        <w:rPr>
          <w:color w:val="FF0000"/>
          <w:lang w:val="en-GB"/>
        </w:rPr>
        <w:t>posture [</w:t>
      </w:r>
      <w:r w:rsidRPr="00B438FA">
        <w:rPr>
          <w:color w:val="FF0000"/>
          <w:lang w:val="en-GB"/>
        </w:rPr>
        <w:t xml:space="preserve">]. The office environment, characterized by prolonged periods of sitting, can exacerbate the risk of developing long-term musculoskeletal conditions, including back pain and spinal deformities []-[]. Studies conducted among daily office </w:t>
      </w:r>
      <w:r w:rsidR="006E3167" w:rsidRPr="00B438FA">
        <w:rPr>
          <w:color w:val="FF0000"/>
          <w:lang w:val="en-GB"/>
        </w:rPr>
        <w:t>workers</w:t>
      </w:r>
      <w:r w:rsidRPr="00B438FA">
        <w:rPr>
          <w:color w:val="FF0000"/>
          <w:lang w:val="en-GB"/>
        </w:rPr>
        <w:t xml:space="preserve"> conclude that there is a strong correlation between </w:t>
      </w:r>
      <w:r w:rsidR="0036367B" w:rsidRPr="00B438FA">
        <w:rPr>
          <w:color w:val="FF0000"/>
          <w:lang w:val="en-GB"/>
        </w:rPr>
        <w:t>prolonged</w:t>
      </w:r>
      <w:r w:rsidRPr="00B438FA">
        <w:rPr>
          <w:color w:val="FF0000"/>
          <w:lang w:val="en-GB"/>
        </w:rPr>
        <w:t xml:space="preserve"> sitting and severe back pains affecting the lumbar area []. To combat </w:t>
      </w:r>
      <w:r w:rsidRPr="00B438FA">
        <w:rPr>
          <w:color w:val="FF0000"/>
          <w:lang w:val="en-GB"/>
        </w:rPr>
        <w:lastRenderedPageBreak/>
        <w:t xml:space="preserve">this problem, a recommendation is that the users take stroll breaks every few hours. The incorporation of exercise breaks as a daily routine, potentially increases cognitive functions in the long-term and </w:t>
      </w:r>
      <w:r w:rsidR="006E3167" w:rsidRPr="00B438FA">
        <w:rPr>
          <w:color w:val="FF0000"/>
          <w:lang w:val="en-GB"/>
        </w:rPr>
        <w:t>improves</w:t>
      </w:r>
      <w:r w:rsidRPr="00B438FA">
        <w:rPr>
          <w:color w:val="FF0000"/>
          <w:lang w:val="en-GB"/>
        </w:rPr>
        <w:t xml:space="preserve"> muscle strength [].</w:t>
      </w:r>
    </w:p>
    <w:p w14:paraId="30B70D9A" w14:textId="319E44DC" w:rsidR="00BF2689" w:rsidRPr="00617BCB" w:rsidRDefault="00BF2689" w:rsidP="00BF2689">
      <w:pPr>
        <w:pStyle w:val="MDPI31text"/>
        <w:rPr>
          <w:lang w:val="en-GB"/>
        </w:rPr>
      </w:pPr>
      <w:r w:rsidRPr="00617BCB">
        <w:rPr>
          <w:lang w:val="en-GB"/>
        </w:rPr>
        <w:t xml:space="preserve">Poor sitting posture has long been recognized as a significant contributor to the development of pressure sores, adversely affecting the function, comfort, </w:t>
      </w:r>
      <w:r w:rsidR="00424DDD" w:rsidRPr="00617BCB">
        <w:rPr>
          <w:lang w:val="en-GB"/>
        </w:rPr>
        <w:t>physiology</w:t>
      </w:r>
      <w:r w:rsidRPr="00617BCB">
        <w:rPr>
          <w:lang w:val="en-GB"/>
        </w:rPr>
        <w:t xml:space="preserve">, and mobility of individuals who use wheelchairs </w:t>
      </w:r>
      <w:r w:rsidR="00F020A7" w:rsidRPr="00617BCB">
        <w:rPr>
          <w:lang w:val="en-GB"/>
        </w:rPr>
        <w:fldChar w:fldCharType="begin"/>
      </w:r>
      <w:r w:rsidR="004E7312" w:rsidRPr="00617BCB">
        <w:rPr>
          <w:lang w:val="en-GB"/>
        </w:rPr>
        <w:instrText xml:space="preserve"> ADDIN ZOTERO_ITEM CSL_CITATION {"citationID":"gK5ESGCe","properties":{"formattedCitation":"[6]","plainCitation":"[6]","noteIndex":0},"citationItems":[{"id":313,"uris":["http://zotero.org/users/11398818/items/DFD9F5B8"],"itemData":{"id":313,"type":"thesis","event-place":"Wales, UK","publisher":"University of South Wales, Faculty of Computing, Engineering and Science","publisher-place":"Wales, UK","title":"A Knowledge Based Engineering System for the Prescription and Manufacture of Custom Contoured Seating for Clients with Severe Musculoskeletal and Postural Conditions","author":[{"family":"Partlow","given":"Adam"}],"issued":{"date-parts":[["2014",5]]}}}],"schema":"https://github.com/citation-style-language/schema/raw/master/csl-citation.json"} </w:instrText>
      </w:r>
      <w:r w:rsidR="00F020A7" w:rsidRPr="00617BCB">
        <w:rPr>
          <w:lang w:val="en-GB"/>
        </w:rPr>
        <w:fldChar w:fldCharType="separate"/>
      </w:r>
      <w:r w:rsidR="004E7312" w:rsidRPr="00617BCB">
        <w:rPr>
          <w:lang w:val="en-GB"/>
        </w:rPr>
        <w:t>[6]</w:t>
      </w:r>
      <w:r w:rsidR="00F020A7" w:rsidRPr="00617BCB">
        <w:rPr>
          <w:lang w:val="en-GB"/>
        </w:rPr>
        <w:fldChar w:fldCharType="end"/>
      </w:r>
      <w:r w:rsidRPr="00617BCB">
        <w:rPr>
          <w:lang w:val="en-GB"/>
        </w:rPr>
        <w:t xml:space="preserve">. Healthcare professionals tasked with conducting postural assessments often rely on external observations to infer the internal configuration of musculoskeletal structures </w:t>
      </w:r>
      <w:r w:rsidR="004E7312" w:rsidRPr="00617BCB">
        <w:rPr>
          <w:lang w:val="en-GB"/>
        </w:rPr>
        <w:fldChar w:fldCharType="begin"/>
      </w:r>
      <w:r w:rsidR="004E7312" w:rsidRPr="00617BCB">
        <w:rPr>
          <w:lang w:val="en-GB"/>
        </w:rPr>
        <w:instrText xml:space="preserve"> ADDIN ZOTERO_ITEM CSL_CITATION {"citationID":"6VGEJqLH","properties":{"formattedCitation":"[7]","plainCitation":"[7]","noteIndex":0},"citationItems":[{"id":310,"uris":["http://zotero.org/users/11398818/items/LG5VLSJT"],"itemData":{"id":310,"type":"article-journal","container-title":"Journal of Medical Engineering &amp; Technology","DOI":"10.3109/03091902.2013.844208","ISSN":"0309-1902, 1464-522X","issue":"1","journalAbbreviation":"Journal of Medical Engineering &amp; Technology","language":"en","page":"5-15","source":"DOI.org (Crossref)","title":"Rule-based algorithm for the classification of sitting postures in the sagittal plane from the Cardiff Body Match measurement system","volume":"38","author":[{"family":"Kulon","given":"Janusz"},{"family":"Partlow","given":"Adam"},{"family":"Gibson","given":"Colin"},{"family":"Wilson","given":"Ian"},{"family":"Wilcox","given":"Steven"}],"issued":{"date-parts":[["2014",1]]}}}],"schema":"https://github.com/citation-style-language/schema/raw/master/csl-citation.json"} </w:instrText>
      </w:r>
      <w:r w:rsidR="004E7312" w:rsidRPr="00617BCB">
        <w:rPr>
          <w:lang w:val="en-GB"/>
        </w:rPr>
        <w:fldChar w:fldCharType="separate"/>
      </w:r>
      <w:r w:rsidR="004E7312" w:rsidRPr="00617BCB">
        <w:rPr>
          <w:lang w:val="en-GB"/>
        </w:rPr>
        <w:t>[7]</w:t>
      </w:r>
      <w:r w:rsidR="004E7312" w:rsidRPr="00617BCB">
        <w:rPr>
          <w:lang w:val="en-GB"/>
        </w:rPr>
        <w:fldChar w:fldCharType="end"/>
      </w:r>
      <w:r w:rsidRPr="00617BCB">
        <w:rPr>
          <w:lang w:val="en-GB"/>
        </w:rPr>
        <w:t xml:space="preserve">. Typically performed in clinical settings, these assessments are subjective, with the detection of abnormalities dependent on visual inspection </w:t>
      </w:r>
      <w:r w:rsidR="002B0A81" w:rsidRPr="00617BCB">
        <w:rPr>
          <w:lang w:val="en-GB"/>
        </w:rPr>
        <w:fldChar w:fldCharType="begin"/>
      </w:r>
      <w:r w:rsidR="002B0A81" w:rsidRPr="00617BCB">
        <w:rPr>
          <w:lang w:val="en-GB"/>
        </w:rPr>
        <w:instrText xml:space="preserve"> ADDIN ZOTERO_ITEM CSL_CITATION {"citationID":"DkZgV6Ik","properties":{"formattedCitation":"[8]","plainCitation":"[8]","noteIndex":0},"citationItems":[{"id":311,"uris":["http://zotero.org/users/11398818/items/IGBP2SXR"],"itemData":{"id":311,"type":"article-journal","container-title":"Journal of Medical Engineering &amp; Technology","DOI":"10.3109/03091902.2012.712202","ISSN":"0309-1902, 1464-522X","issue":"8","journalAbbreviation":"Journal of Medical Engineering &amp; Technology","language":"en","page":"399-406","source":"DOI.org (Crossref)","title":"Pelvis feature extraction and classification of Cardiff body match rig base measurements for input into a knowledge-based system","volume":"36","author":[{"family":"Partlow","given":"Adam"},{"family":"Gibson","given":"Colin"},{"family":"Kulon","given":"Janusz"},{"family":"Wilson","given":"Ian"},{"family":"Wilcox","given":"Steven"}],"issued":{"date-parts":[["2012",11]]}}}],"schema":"https://github.com/citation-style-language/schema/raw/master/csl-citation.json"} </w:instrText>
      </w:r>
      <w:r w:rsidR="002B0A81" w:rsidRPr="00617BCB">
        <w:rPr>
          <w:lang w:val="en-GB"/>
        </w:rPr>
        <w:fldChar w:fldCharType="separate"/>
      </w:r>
      <w:r w:rsidR="002B0A81" w:rsidRPr="00617BCB">
        <w:rPr>
          <w:lang w:val="en-GB"/>
        </w:rPr>
        <w:t>[8]</w:t>
      </w:r>
      <w:r w:rsidR="002B0A81" w:rsidRPr="00617BCB">
        <w:rPr>
          <w:lang w:val="en-GB"/>
        </w:rPr>
        <w:fldChar w:fldCharType="end"/>
      </w:r>
      <w:r w:rsidRPr="00617BCB">
        <w:rPr>
          <w:lang w:val="en-GB"/>
        </w:rPr>
        <w:t xml:space="preserve">. Objective techniques for measuring musculoskeletal configuration such as MRI, CT scans, and X-rays are accurate but impractical for routine clinical use due to logistical, cost, and safety considerations, notably the risk of increased radiation exposure. Over the years, a diverse array of techniques for anthropometric measurements and postural assessments has been developed, broadly categorized into contact and non- contact methods. The contact methods include simple tactile devices such as anthropometric tapes, stadiometers or scoliometers </w:t>
      </w:r>
      <w:r w:rsidR="00724EEF" w:rsidRPr="00617BCB">
        <w:rPr>
          <w:lang w:val="en-GB"/>
        </w:rPr>
        <w:fldChar w:fldCharType="begin"/>
      </w:r>
      <w:r w:rsidR="00724EEF" w:rsidRPr="00617BCB">
        <w:rPr>
          <w:lang w:val="en-GB"/>
        </w:rPr>
        <w:instrText xml:space="preserve"> ADDIN ZOTERO_ITEM CSL_CITATION {"citationID":"IHgbW7J9","properties":{"formattedCitation":"[9]","plainCitation":"[9]","noteIndex":0},"citationItems":[{"id":314,"uris":["http://zotero.org/users/11398818/items/R49V7C56"],"itemData":{"id":314,"type":"article-journal","container-title":"Physical Therapy","DOI":"10.1093/ptj/70.2.108","ISSN":"0031-9023, 1538-6724","issue":"2","language":"en","page":"108-117","source":"DOI.org (Crossref)","title":"Validity and Reliability Testing of the Scoliometer®","volume":"70","author":[{"family":"Amendt","given":"Larie E"},{"family":"Ause-Ellias","given":"Kristen L"},{"family":"Eybers","given":"Julie Lundahl"},{"family":"Wadsworth","given":"Carolyn T"},{"family":"Nielsen","given":"David H"},{"family":"Weinstein","given":"Stuart L"}],"issued":{"date-parts":[["1990",2,1]]}}}],"schema":"https://github.com/citation-style-language/schema/raw/master/csl-citation.json"} </w:instrText>
      </w:r>
      <w:r w:rsidR="00724EEF" w:rsidRPr="00617BCB">
        <w:rPr>
          <w:lang w:val="en-GB"/>
        </w:rPr>
        <w:fldChar w:fldCharType="separate"/>
      </w:r>
      <w:r w:rsidR="00724EEF" w:rsidRPr="00617BCB">
        <w:rPr>
          <w:lang w:val="en-GB"/>
        </w:rPr>
        <w:t>[9]</w:t>
      </w:r>
      <w:r w:rsidR="00724EEF" w:rsidRPr="00617BCB">
        <w:rPr>
          <w:lang w:val="en-GB"/>
        </w:rPr>
        <w:fldChar w:fldCharType="end"/>
      </w:r>
      <w:r w:rsidRPr="00617BCB">
        <w:rPr>
          <w:lang w:val="en-GB"/>
        </w:rPr>
        <w:t xml:space="preserve">. Non-contact techniques are </w:t>
      </w:r>
      <w:r w:rsidR="00424DDD" w:rsidRPr="00617BCB">
        <w:rPr>
          <w:lang w:val="en-GB"/>
        </w:rPr>
        <w:t xml:space="preserve">radiography </w:t>
      </w:r>
      <w:r w:rsidR="00175420" w:rsidRPr="00617BCB">
        <w:rPr>
          <w:lang w:val="en-GB"/>
        </w:rPr>
        <w:fldChar w:fldCharType="begin"/>
      </w:r>
      <w:r w:rsidR="00175420" w:rsidRPr="00617BCB">
        <w:rPr>
          <w:lang w:val="en-GB"/>
        </w:rPr>
        <w:instrText xml:space="preserve"> ADDIN ZOTERO_ITEM CSL_CITATION {"citationID":"ZlqrOHl2","properties":{"formattedCitation":"[10]","plainCitation":"[10]","noteIndex":0},"citationItems":[{"id":315,"uris":["http://zotero.org/users/11398818/items/SMSK6ENV"],"itemData":{"id":315,"type":"article-journal","container-title":"Computerized Medical Imaging and Graphics","DOI":"10.1016/j.compmedimag.2006.09.016","ISSN":"08956111","issue":"1","journalAbbreviation":"Computerized Medical Imaging and Graphics","language":"en","page":"9-16","source":"DOI.org (Crossref)","title":"Analysis of structural features of deformed spines in frontal and sagittal projections","volume":"31","author":[{"family":"Berthonnaud","given":"E."},{"family":"Dimnet","given":"J."}],"issued":{"date-parts":[["2007",1]]}}}],"schema":"https://github.com/citation-style-language/schema/raw/master/csl-citation.json"} </w:instrText>
      </w:r>
      <w:r w:rsidR="00175420" w:rsidRPr="00617BCB">
        <w:rPr>
          <w:lang w:val="en-GB"/>
        </w:rPr>
        <w:fldChar w:fldCharType="separate"/>
      </w:r>
      <w:r w:rsidR="00175420" w:rsidRPr="00617BCB">
        <w:rPr>
          <w:lang w:val="en-GB"/>
        </w:rPr>
        <w:t>[10]</w:t>
      </w:r>
      <w:r w:rsidR="00175420" w:rsidRPr="00617BCB">
        <w:rPr>
          <w:lang w:val="en-GB"/>
        </w:rPr>
        <w:fldChar w:fldCharType="end"/>
      </w:r>
      <w:r w:rsidRPr="00617BCB">
        <w:rPr>
          <w:lang w:val="en-GB"/>
        </w:rPr>
        <w:t xml:space="preserve">, Moire fringe topography </w:t>
      </w:r>
      <w:r w:rsidR="000777E0" w:rsidRPr="00617BCB">
        <w:rPr>
          <w:lang w:val="en-GB"/>
        </w:rPr>
        <w:fldChar w:fldCharType="begin"/>
      </w:r>
      <w:r w:rsidR="000777E0" w:rsidRPr="00617BCB">
        <w:rPr>
          <w:lang w:val="en-GB"/>
        </w:rPr>
        <w:instrText xml:space="preserve"> ADDIN ZOTERO_ITEM CSL_CITATION {"citationID":"QohYNPae","properties":{"formattedCitation":"[11]","plainCitation":"[11]","noteIndex":0},"citationItems":[{"id":316,"uris":["http://zotero.org/users/11398818/items/UFW8NNHS"],"itemData":{"id":316,"type":"article-journal","abstract":"This paper reports a new method for expressing numerically asymmetry of the contour of the back in a forward-bending position. Information is given at three spinal levels (T8, T12 and L3) for 636 schoolchildren aged 8 to 15 years. Rib-hump and lumbar-hump scores were standardised to create trunk asymmetry scores (TASs) making comparison possible between children of different age, size and sex. Two groups of children were defined: those with clinically straight spines (585 children); and those with clinical evidence of lateral spinal curves (51 children). In the children with clinically straight spines the main findings were: about 1:4 had objectively detectable rib and lumbar humps; female-to-male ratios were 1.2:1 for the thoracic region and 1.4:1 for the lumbar region; right humps were about 10 times more common than left; TASs in the boys and girls at each spinal level had normal distributions about means to the right of zero (where zero represents perfect symmetry); at T8 and T12, a wider scatter of TASs in girls than in boys; at L3, larger TASs in girls than in boys; a relation between shortening of one lower limb and a contralateral hump on the back; and no relation to age (except at L3), stature (corrected for age) or handedness. The findings are discussed in relation to possible causes of back contour asymmetry, early diagnosis of scoliosis by screening, sexual dimorphism and significance for the pathogenesis of idiopathic scoliosis. Ten children with clinically straight spines and larger TASs, and 42 out of 51 children with clinical evidence of lateral spinal curves in the forward-bending position attended for radiographic examination. Twelve children had \"scoliosis curves\" of 11 degrees or more as defined by the Scoliosis Research Society. The results are reported in relation to TASs, spinal curve angle (Cobb) and vertebral rotation.","container-title":"The Journal of Bone and Joint Surgery. British volume","DOI":"10.1302/0301-620X.65B4.6874719","ISSN":"0301-620X, 2044-5377","issue":"4","journalAbbreviation":"The Journal of Bone and Joint Surgery. British volume","language":"en","page":"452-463","source":"DOI.org (Crossref)","title":"Standardised trunk asymmetry scores. A study of back contour in healthy school children","volume":"65-B","author":[{"family":"Burwell","given":"Rg"},{"family":"James","given":"Nj"},{"family":"Johnson","given":"F"},{"family":"Webb","given":"Jk"},{"family":"Wilson","given":"Yg"}],"issued":{"date-parts":[["1983",8]]}}}],"schema":"https://github.com/citation-style-language/schema/raw/master/csl-citation.json"} </w:instrText>
      </w:r>
      <w:r w:rsidR="000777E0" w:rsidRPr="00617BCB">
        <w:rPr>
          <w:lang w:val="en-GB"/>
        </w:rPr>
        <w:fldChar w:fldCharType="separate"/>
      </w:r>
      <w:r w:rsidR="000777E0" w:rsidRPr="00617BCB">
        <w:rPr>
          <w:lang w:val="en-GB"/>
        </w:rPr>
        <w:t>[11]</w:t>
      </w:r>
      <w:r w:rsidR="000777E0" w:rsidRPr="00617BCB">
        <w:rPr>
          <w:lang w:val="en-GB"/>
        </w:rPr>
        <w:fldChar w:fldCharType="end"/>
      </w:r>
      <w:r w:rsidRPr="00617BCB">
        <w:rPr>
          <w:lang w:val="en-GB"/>
        </w:rPr>
        <w:t xml:space="preserve">, structured light </w:t>
      </w:r>
      <w:r w:rsidR="00424DDD" w:rsidRPr="00617BCB">
        <w:rPr>
          <w:lang w:val="en-GB"/>
        </w:rPr>
        <w:t xml:space="preserve">methods </w:t>
      </w:r>
      <w:r w:rsidR="00E61E05" w:rsidRPr="00617BCB">
        <w:rPr>
          <w:lang w:val="en-GB"/>
        </w:rPr>
        <w:fldChar w:fldCharType="begin"/>
      </w:r>
      <w:r w:rsidR="00E61E05" w:rsidRPr="00617BCB">
        <w:rPr>
          <w:lang w:val="en-GB"/>
        </w:rPr>
        <w:instrText xml:space="preserve"> ADDIN ZOTERO_ITEM CSL_CITATION {"citationID":"jTXSV8j9","properties":{"formattedCitation":"[11]","plainCitation":"[11]","noteIndex":0},"citationItems":[{"id":316,"uris":["http://zotero.org/users/11398818/items/UFW8NNHS"],"itemData":{"id":316,"type":"article-journal","abstract":"This paper reports a new method for expressing numerically asymmetry of the contour of the back in a forward-bending position. Information is given at three spinal levels (T8, T12 and L3) for 636 schoolchildren aged 8 to 15 years. Rib-hump and lumbar-hump scores were standardised to create trunk asymmetry scores (TASs) making comparison possible between children of different age, size and sex. Two groups of children were defined: those with clinically straight spines (585 children); and those with clinical evidence of lateral spinal curves (51 children). In the children with clinically straight spines the main findings were: about 1:4 had objectively detectable rib and lumbar humps; female-to-male ratios were 1.2:1 for the thoracic region and 1.4:1 for the lumbar region; right humps were about 10 times more common than left; TASs in the boys and girls at each spinal level had normal distributions about means to the right of zero (where zero represents perfect symmetry); at T8 and T12, a wider scatter of TASs in girls than in boys; at L3, larger TASs in girls than in boys; a relation between shortening of one lower limb and a contralateral hump on the back; and no relation to age (except at L3), stature (corrected for age) or handedness. The findings are discussed in relation to possible causes of back contour asymmetry, early diagnosis of scoliosis by screening, sexual dimorphism and significance for the pathogenesis of idiopathic scoliosis. Ten children with clinically straight spines and larger TASs, and 42 out of 51 children with clinical evidence of lateral spinal curves in the forward-bending position attended for radiographic examination. Twelve children had \"scoliosis curves\" of 11 degrees or more as defined by the Scoliosis Research Society. The results are reported in relation to TASs, spinal curve angle (Cobb) and vertebral rotation.","container-title":"The Journal of Bone and Joint Surgery. British volume","DOI":"10.1302/0301-620X.65B4.6874719","ISSN":"0301-620X, 2044-5377","issue":"4","journalAbbreviation":"The Journal of Bone and Joint Surgery. British volume","language":"en","page":"452-463","source":"DOI.org (Crossref)","title":"Standardised trunk asymmetry scores. A study of back contour in healthy school children","volume":"65-B","author":[{"family":"Burwell","given":"Rg"},{"family":"James","given":"Nj"},{"family":"Johnson","given":"F"},{"family":"Webb","given":"Jk"},{"family":"Wilson","given":"Yg"}],"issued":{"date-parts":[["1983",8]]}}}],"schema":"https://github.com/citation-style-language/schema/raw/master/csl-citation.json"} </w:instrText>
      </w:r>
      <w:r w:rsidR="00E61E05" w:rsidRPr="00617BCB">
        <w:rPr>
          <w:lang w:val="en-GB"/>
        </w:rPr>
        <w:fldChar w:fldCharType="separate"/>
      </w:r>
      <w:r w:rsidR="00E61E05" w:rsidRPr="00617BCB">
        <w:rPr>
          <w:lang w:val="en-GB"/>
        </w:rPr>
        <w:t>[11]</w:t>
      </w:r>
      <w:r w:rsidR="00E61E05" w:rsidRPr="00617BCB">
        <w:rPr>
          <w:lang w:val="en-GB"/>
        </w:rPr>
        <w:fldChar w:fldCharType="end"/>
      </w:r>
      <w:r w:rsidRPr="00617BCB">
        <w:rPr>
          <w:lang w:val="en-GB"/>
        </w:rPr>
        <w:t xml:space="preserve">, laser </w:t>
      </w:r>
      <w:r w:rsidR="00424DDD" w:rsidRPr="00617BCB">
        <w:rPr>
          <w:lang w:val="en-GB"/>
        </w:rPr>
        <w:t xml:space="preserve">scanning </w:t>
      </w:r>
      <w:r w:rsidR="00E61E05" w:rsidRPr="00617BCB">
        <w:rPr>
          <w:lang w:val="en-GB"/>
        </w:rPr>
        <w:fldChar w:fldCharType="begin"/>
      </w:r>
      <w:r w:rsidR="00E61E05" w:rsidRPr="00617BCB">
        <w:rPr>
          <w:lang w:val="en-GB"/>
        </w:rPr>
        <w:instrText xml:space="preserve"> ADDIN ZOTERO_ITEM CSL_CITATION {"citationID":"deUGY9FW","properties":{"formattedCitation":"[12]","plainCitation":"[12]","noteIndex":0},"citationItems":[{"id":317,"uris":["http://zotero.org/users/11398818/items/X3ZPZT3F"],"itemData":{"id":317,"type":"article-journal","container-title":"Clinical Biomechanics","DOI":"10.1016/S0268-0033(02)00099-2","ISSN":"02680033","issue":"8","journalAbbreviation":"Clinical Biomechanics","language":"en","page":"559-568","source":"DOI.org (Crossref)","title":"Indices of torso asymmetry related to spinal deformity in scoliosis","volume":"17","author":[{"family":"Jaremko","given":"Jacob L."},{"family":"Poncet","given":"Philippe"},{"family":"Ronsky","given":"Janet"},{"family":"Harder","given":"James"},{"family":"Dansereau","given":"Jean"},{"family":"Labelle","given":"Hubert"},{"family":"Zernicke","given":"Ronald F."}],"issued":{"date-parts":[["2002",10]]}}}],"schema":"https://github.com/citation-style-language/schema/raw/master/csl-citation.json"} </w:instrText>
      </w:r>
      <w:r w:rsidR="00E61E05" w:rsidRPr="00617BCB">
        <w:rPr>
          <w:lang w:val="en-GB"/>
        </w:rPr>
        <w:fldChar w:fldCharType="separate"/>
      </w:r>
      <w:r w:rsidR="00E61E05" w:rsidRPr="00617BCB">
        <w:rPr>
          <w:lang w:val="en-GB"/>
        </w:rPr>
        <w:t>[12]</w:t>
      </w:r>
      <w:r w:rsidR="00E61E05" w:rsidRPr="00617BCB">
        <w:rPr>
          <w:lang w:val="en-GB"/>
        </w:rPr>
        <w:fldChar w:fldCharType="end"/>
      </w:r>
      <w:r w:rsidRPr="00617BCB">
        <w:rPr>
          <w:lang w:val="en-GB"/>
        </w:rPr>
        <w:t>, pressure mapping systems</w:t>
      </w:r>
      <w:r w:rsidR="006D264F" w:rsidRPr="00617BCB">
        <w:rPr>
          <w:lang w:val="en-GB"/>
        </w:rPr>
        <w:t xml:space="preserve"> </w:t>
      </w:r>
      <w:r w:rsidR="007A6DAD" w:rsidRPr="00617BCB">
        <w:rPr>
          <w:lang w:val="en-GB"/>
        </w:rPr>
        <w:fldChar w:fldCharType="begin"/>
      </w:r>
      <w:r w:rsidR="007A6DAD" w:rsidRPr="00617BCB">
        <w:rPr>
          <w:lang w:val="en-GB"/>
        </w:rPr>
        <w:instrText xml:space="preserve"> ADDIN ZOTERO_ITEM CSL_CITATION {"citationID":"5sEWW3Qv","properties":{"formattedCitation":"[13]","plainCitation":"[13]","noteIndex":0},"citationItems":[{"id":257,"uris":["http://zotero.org/users/11398818/items/YCATTYY8"],"itemData":{"id":257,"type":"article-journal","container-title":"IEEE Sensors Journal","DOI":"10.1109/JSEN.2009.2037330","ISSN":"1530-437X","issue":"8","journalAbbreviation":"IEEE Sensors J.","page":"1391-1398","source":"DOI.org (Crossref)","title":"Design and Modeling of a Textile Pressure Sensor for Sitting Posture Classification","volume":"10","author":[{"family":"Meyer","given":"Jan"},{"family":"Arnrich","given":"Bert"},{"family":"Schumm","given":"Johannes"},{"family":"Troster","given":"Gerhard"}],"issued":{"date-parts":[["2010",8]]}}}],"schema":"https://github.com/citation-style-language/schema/raw/master/csl-citation.json"} </w:instrText>
      </w:r>
      <w:r w:rsidR="007A6DAD" w:rsidRPr="00617BCB">
        <w:rPr>
          <w:lang w:val="en-GB"/>
        </w:rPr>
        <w:fldChar w:fldCharType="separate"/>
      </w:r>
      <w:r w:rsidR="007A6DAD" w:rsidRPr="00617BCB">
        <w:rPr>
          <w:lang w:val="en-GB"/>
        </w:rPr>
        <w:t>[13]</w:t>
      </w:r>
      <w:r w:rsidR="007A6DAD" w:rsidRPr="00617BCB">
        <w:rPr>
          <w:lang w:val="en-GB"/>
        </w:rPr>
        <w:fldChar w:fldCharType="end"/>
      </w:r>
      <w:r w:rsidRPr="00617BCB">
        <w:rPr>
          <w:lang w:val="en-GB"/>
        </w:rPr>
        <w:t xml:space="preserve">, mechanical displacement sensors </w:t>
      </w:r>
      <w:r w:rsidR="00A32518" w:rsidRPr="00617BCB">
        <w:rPr>
          <w:lang w:val="en-GB"/>
        </w:rPr>
        <w:fldChar w:fldCharType="begin"/>
      </w:r>
      <w:r w:rsidR="007A6DAD" w:rsidRPr="00617BCB">
        <w:rPr>
          <w:lang w:val="en-GB"/>
        </w:rPr>
        <w:instrText xml:space="preserve"> ADDIN ZOTERO_ITEM CSL_CITATION {"citationID":"7jS2EvNr","properties":{"formattedCitation":"[14]","plainCitation":"[14]","noteIndex":0},"citationItems":[{"id":309,"uris":["http://zotero.org/users/11398818/items/V9P4UZCW"],"itemData":{"id":309,"type":"article-journal","container-title":"Computer Methods and Programs in Biomedicine","DOI":"10.1016/j.cmpb.2020.105772","ISSN":"01692607","journalAbbreviation":"Computer Methods and Programs in Biomedicine","language":"en","page":"105772","source":"DOI.org (Crossref)","title":"3D posture visualisation from body shape measurements using physics simulation, to ascertain the orientation of the pelvis and femurs in a seated position","volume":"198","author":[{"family":"Partlow","given":"Adam"},{"family":"Gibson","given":"Colin"},{"family":"Kulon","given":"Janusz"}],"issued":{"date-parts":[["2021",1]]}}}],"schema":"https://github.com/citation-style-language/schema/raw/master/csl-citation.json"} </w:instrText>
      </w:r>
      <w:r w:rsidR="00A32518" w:rsidRPr="00617BCB">
        <w:rPr>
          <w:lang w:val="en-GB"/>
        </w:rPr>
        <w:fldChar w:fldCharType="separate"/>
      </w:r>
      <w:r w:rsidR="007A6DAD" w:rsidRPr="00617BCB">
        <w:rPr>
          <w:lang w:val="en-GB"/>
        </w:rPr>
        <w:t>[14]</w:t>
      </w:r>
      <w:r w:rsidR="00A32518" w:rsidRPr="00617BCB">
        <w:rPr>
          <w:lang w:val="en-GB"/>
        </w:rPr>
        <w:fldChar w:fldCharType="end"/>
      </w:r>
      <w:r w:rsidRPr="00617BCB">
        <w:rPr>
          <w:lang w:val="en-GB"/>
        </w:rPr>
        <w:t xml:space="preserve"> and ultrasonic </w:t>
      </w:r>
      <w:r w:rsidR="00424DDD" w:rsidRPr="00617BCB">
        <w:rPr>
          <w:lang w:val="en-GB"/>
        </w:rPr>
        <w:t>localization</w:t>
      </w:r>
      <w:r w:rsidRPr="00617BCB">
        <w:rPr>
          <w:lang w:val="en-GB"/>
        </w:rPr>
        <w:t xml:space="preserve"> </w:t>
      </w:r>
      <w:r w:rsidR="00A32518" w:rsidRPr="00617BCB">
        <w:rPr>
          <w:lang w:val="en-GB"/>
        </w:rPr>
        <w:fldChar w:fldCharType="begin"/>
      </w:r>
      <w:r w:rsidR="007A6DAD" w:rsidRPr="00617BCB">
        <w:rPr>
          <w:lang w:val="en-GB"/>
        </w:rPr>
        <w:instrText xml:space="preserve"> ADDIN ZOTERO_ITEM CSL_CITATION {"citationID":"lyFtLH8g","properties":{"formattedCitation":"[15]","plainCitation":"[15]","noteIndex":0},"citationItems":[{"id":286,"uris":["http://zotero.org/users/11398818/items/TG4B5AYI"],"itemData":{"id":286,"type":"paper-conference","container-title":"2016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A32518" w:rsidRPr="00617BCB">
        <w:rPr>
          <w:lang w:val="en-GB"/>
        </w:rPr>
        <w:fldChar w:fldCharType="separate"/>
      </w:r>
      <w:r w:rsidR="007A6DAD" w:rsidRPr="00617BCB">
        <w:rPr>
          <w:lang w:val="en-GB"/>
        </w:rPr>
        <w:t>[15]</w:t>
      </w:r>
      <w:r w:rsidR="00A32518" w:rsidRPr="00617BCB">
        <w:rPr>
          <w:lang w:val="en-GB"/>
        </w:rPr>
        <w:fldChar w:fldCharType="end"/>
      </w:r>
      <w:r w:rsidRPr="00617BCB">
        <w:rPr>
          <w:lang w:val="en-GB"/>
        </w:rPr>
        <w:t>. The primary drawbacks of tactile devices are their time-intensive nature, the absence of three-dimensional (3D) data, and potential discomfort for the patient. Non-contact methods, on the other hand, tend to offer enhanced accuracy and frequently provide 3D shape information. Yet, a significant limitation of these non-contact methods, particularly in the context of assessing sitting posture, is their dependence on direct access to the individual</w:t>
      </w:r>
      <w:r w:rsidR="00AD2927" w:rsidRPr="00617BCB">
        <w:rPr>
          <w:lang w:val="en-GB"/>
        </w:rPr>
        <w:t>’</w:t>
      </w:r>
      <w:r w:rsidRPr="00617BCB">
        <w:rPr>
          <w:lang w:val="en-GB"/>
        </w:rPr>
        <w:t>s back. This necessitates the person to be in an upright, standing position for the measurement process, posing challenges for evaluations conducted in a seated posture.</w:t>
      </w:r>
    </w:p>
    <w:p w14:paraId="1BE5AF7D" w14:textId="17572D84" w:rsidR="00F3439C" w:rsidRPr="00617BCB" w:rsidRDefault="00BF2689" w:rsidP="00F3439C">
      <w:pPr>
        <w:pStyle w:val="MDPI31text"/>
        <w:rPr>
          <w:lang w:val="en-GB"/>
        </w:rPr>
      </w:pPr>
      <w:r w:rsidRPr="00617BCB">
        <w:rPr>
          <w:lang w:val="en-GB"/>
        </w:rPr>
        <w:t>Smart sensing chairs offer a solution to the limitations inherent in both contact and non-contact methods of assessing sitting posture. By integrating sensors directly into the seating</w:t>
      </w:r>
      <w:r w:rsidR="00555B2E" w:rsidRPr="00617BCB">
        <w:rPr>
          <w:lang w:val="en-GB"/>
        </w:rPr>
        <w:t xml:space="preserve"> </w:t>
      </w:r>
      <w:r w:rsidRPr="00617BCB">
        <w:rPr>
          <w:lang w:val="en-GB"/>
        </w:rPr>
        <w:t>surface and backrest, these chairs enable continuous, real-time monitoring of posture</w:t>
      </w:r>
      <w:r w:rsidR="00555B2E" w:rsidRPr="00617BCB">
        <w:rPr>
          <w:lang w:val="en-GB"/>
        </w:rPr>
        <w:t xml:space="preserve"> </w:t>
      </w:r>
      <w:r w:rsidRPr="00617BCB">
        <w:rPr>
          <w:lang w:val="en-GB"/>
        </w:rPr>
        <w:t>without the need for direct physical contact or the subject to be in a specific position, such</w:t>
      </w:r>
      <w:r w:rsidR="00555B2E" w:rsidRPr="00617BCB">
        <w:rPr>
          <w:lang w:val="en-GB"/>
        </w:rPr>
        <w:t xml:space="preserve"> </w:t>
      </w:r>
      <w:r w:rsidRPr="00617BCB">
        <w:rPr>
          <w:lang w:val="en-GB"/>
        </w:rPr>
        <w:t>as standing. Furthermore, the incorporation of smart sensing chairs into home or office</w:t>
      </w:r>
      <w:r w:rsidR="00555B2E" w:rsidRPr="00617BCB">
        <w:rPr>
          <w:lang w:val="en-GB"/>
        </w:rPr>
        <w:t xml:space="preserve"> </w:t>
      </w:r>
      <w:r w:rsidRPr="00617BCB">
        <w:rPr>
          <w:lang w:val="en-GB"/>
        </w:rPr>
        <w:t xml:space="preserve">environments enables active monitoring and feedback on </w:t>
      </w:r>
      <w:r w:rsidR="00840231" w:rsidRPr="00617BCB">
        <w:rPr>
          <w:lang w:val="en-GB"/>
        </w:rPr>
        <w:t xml:space="preserve">user’s </w:t>
      </w:r>
      <w:r w:rsidRPr="00617BCB">
        <w:rPr>
          <w:lang w:val="en-GB"/>
        </w:rPr>
        <w:t>health and activity levels.</w:t>
      </w:r>
      <w:r w:rsidR="00555B2E" w:rsidRPr="00617BCB">
        <w:rPr>
          <w:lang w:val="en-GB"/>
        </w:rPr>
        <w:t xml:space="preserve"> </w:t>
      </w:r>
      <w:r w:rsidRPr="00617BCB">
        <w:rPr>
          <w:lang w:val="en-GB"/>
        </w:rPr>
        <w:t>With the recent development in sensor technology and Artificial Intelligence, these systems</w:t>
      </w:r>
      <w:r w:rsidR="00555B2E" w:rsidRPr="00617BCB">
        <w:rPr>
          <w:lang w:val="en-GB"/>
        </w:rPr>
        <w:t xml:space="preserve"> </w:t>
      </w:r>
      <w:r w:rsidRPr="00617BCB">
        <w:rPr>
          <w:lang w:val="en-GB"/>
        </w:rPr>
        <w:t>hold promise for advancing personalized healthcare and enhancing quality of life,</w:t>
      </w:r>
      <w:r w:rsidR="00555B2E" w:rsidRPr="00617BCB">
        <w:rPr>
          <w:lang w:val="en-GB"/>
        </w:rPr>
        <w:t xml:space="preserve"> </w:t>
      </w:r>
      <w:r w:rsidRPr="00617BCB">
        <w:rPr>
          <w:lang w:val="en-GB"/>
        </w:rPr>
        <w:t>particularly for individuals afflicted with musculoskeletal disorders (MSDs).</w:t>
      </w:r>
      <w:r w:rsidR="00F3439C" w:rsidRPr="00617BCB">
        <w:rPr>
          <w:lang w:val="en-GB"/>
        </w:rPr>
        <w:t xml:space="preserve"> </w:t>
      </w:r>
    </w:p>
    <w:p w14:paraId="3575CFBF" w14:textId="45A628AB" w:rsidR="00555B2E" w:rsidRPr="00617BCB" w:rsidRDefault="00BF2689" w:rsidP="00F3439C">
      <w:pPr>
        <w:pStyle w:val="MDPI31text"/>
        <w:rPr>
          <w:lang w:val="en-GB"/>
        </w:rPr>
      </w:pPr>
      <w:r w:rsidRPr="00617BCB">
        <w:rPr>
          <w:lang w:val="en-GB"/>
        </w:rPr>
        <w:t>The concept of a smart sensing chair was first explored by Tan et al. (20</w:t>
      </w:r>
      <w:r w:rsidR="005E40BF" w:rsidRPr="00617BCB">
        <w:rPr>
          <w:lang w:val="en-GB"/>
        </w:rPr>
        <w:t>01)</w:t>
      </w:r>
      <w:r w:rsidR="00840231" w:rsidRPr="00617BCB">
        <w:rPr>
          <w:lang w:val="en-GB"/>
        </w:rPr>
        <w:t xml:space="preserve"> </w:t>
      </w:r>
      <w:r w:rsidR="00840231" w:rsidRPr="00617BCB">
        <w:rPr>
          <w:lang w:val="en-GB"/>
        </w:rPr>
        <w:fldChar w:fldCharType="begin"/>
      </w:r>
      <w:r w:rsidR="005E40BF" w:rsidRPr="00617BCB">
        <w:rPr>
          <w:lang w:val="en-GB"/>
        </w:rPr>
        <w:instrText xml:space="preserve"> ADDIN ZOTERO_ITEM CSL_CITATION {"citationID":"qglRHcjx","properties":{"formattedCitation":"[16]","plainCitation":"[16]","noteIndex":0},"citationItems":[{"id":246,"uris":["http://zotero.org/users/11398818/items/LUPZ3F98"],"itemData":{"id":246,"type":"article-journal","container-title":"IEEE/ASME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840231" w:rsidRPr="00617BCB">
        <w:rPr>
          <w:lang w:val="en-GB"/>
        </w:rPr>
        <w:fldChar w:fldCharType="separate"/>
      </w:r>
      <w:r w:rsidR="005E40BF" w:rsidRPr="00617BCB">
        <w:rPr>
          <w:lang w:val="en-GB"/>
        </w:rPr>
        <w:t>[16]</w:t>
      </w:r>
      <w:r w:rsidR="00840231" w:rsidRPr="00617BCB">
        <w:rPr>
          <w:lang w:val="en-GB"/>
        </w:rPr>
        <w:fldChar w:fldCharType="end"/>
      </w:r>
      <w:r w:rsidR="005E40BF" w:rsidRPr="00617BCB">
        <w:rPr>
          <w:lang w:val="en-GB"/>
        </w:rPr>
        <w:t>,</w:t>
      </w:r>
      <w:r w:rsidRPr="00617BCB">
        <w:rPr>
          <w:lang w:val="en-GB"/>
        </w:rPr>
        <w:t xml:space="preserve"> pioneering</w:t>
      </w:r>
      <w:r w:rsidR="00424DDD" w:rsidRPr="00617BCB">
        <w:rPr>
          <w:lang w:val="en-GB"/>
        </w:rPr>
        <w:t xml:space="preserve"> </w:t>
      </w:r>
      <w:r w:rsidRPr="00617BCB">
        <w:rPr>
          <w:lang w:val="en-GB"/>
        </w:rPr>
        <w:t>the classification of sitting postures using integrated pressure sensors. Recent years have</w:t>
      </w:r>
      <w:r w:rsidR="00424DDD" w:rsidRPr="00617BCB">
        <w:rPr>
          <w:lang w:val="en-GB"/>
        </w:rPr>
        <w:t xml:space="preserve"> </w:t>
      </w:r>
      <w:r w:rsidRPr="00617BCB">
        <w:rPr>
          <w:lang w:val="en-GB"/>
        </w:rPr>
        <w:t>witnessed a surge in research focusing on smart sensing chairs, with approximately 500</w:t>
      </w:r>
      <w:r w:rsidR="00424DDD" w:rsidRPr="00617BCB">
        <w:rPr>
          <w:lang w:val="en-GB"/>
        </w:rPr>
        <w:t xml:space="preserve"> </w:t>
      </w:r>
      <w:r w:rsidRPr="00617BCB">
        <w:rPr>
          <w:lang w:val="en-GB"/>
        </w:rPr>
        <w:t>studies published annually over the past five years. This trend underscores the growing</w:t>
      </w:r>
      <w:r w:rsidR="00424DDD" w:rsidRPr="00617BCB">
        <w:rPr>
          <w:lang w:val="en-GB"/>
        </w:rPr>
        <w:t xml:space="preserve"> </w:t>
      </w:r>
      <w:r w:rsidRPr="00617BCB">
        <w:rPr>
          <w:lang w:val="en-GB"/>
        </w:rPr>
        <w:t>interest in the field, highlighting the continuous increase in related publications.</w:t>
      </w:r>
      <w:r w:rsidR="00424DDD" w:rsidRPr="00617BCB">
        <w:rPr>
          <w:lang w:val="en-GB"/>
        </w:rPr>
        <w:t xml:space="preserve"> </w:t>
      </w:r>
    </w:p>
    <w:p w14:paraId="21E87CDF" w14:textId="3A60FA79" w:rsidR="00BF2689" w:rsidRPr="00617BCB" w:rsidRDefault="00BF2689" w:rsidP="00424DDD">
      <w:pPr>
        <w:pStyle w:val="MDPI31text"/>
        <w:rPr>
          <w:lang w:val="en-GB"/>
        </w:rPr>
      </w:pPr>
      <w:r w:rsidRPr="00617BCB">
        <w:rPr>
          <w:lang w:val="en-GB"/>
        </w:rPr>
        <w:t>The primary aim of this literature review study is to evaluate published papers on smart</w:t>
      </w:r>
      <w:r w:rsidR="00424DDD" w:rsidRPr="00617BCB">
        <w:rPr>
          <w:lang w:val="en-GB"/>
        </w:rPr>
        <w:t xml:space="preserve"> </w:t>
      </w:r>
      <w:r w:rsidRPr="00617BCB">
        <w:rPr>
          <w:lang w:val="en-GB"/>
        </w:rPr>
        <w:t>sensing chair systems, aiming to understand the methods being employed in posture</w:t>
      </w:r>
      <w:r w:rsidR="00424DDD" w:rsidRPr="00617BCB">
        <w:rPr>
          <w:lang w:val="en-GB"/>
        </w:rPr>
        <w:t xml:space="preserve"> </w:t>
      </w:r>
      <w:r w:rsidRPr="00617BCB">
        <w:rPr>
          <w:lang w:val="en-GB"/>
        </w:rPr>
        <w:t>classification. By exploring existing studies, it is possible to analyze current trends such as</w:t>
      </w:r>
      <w:r w:rsidR="00424DDD" w:rsidRPr="00617BCB">
        <w:rPr>
          <w:lang w:val="en-GB"/>
        </w:rPr>
        <w:t xml:space="preserve"> </w:t>
      </w:r>
      <w:r w:rsidRPr="00617BCB">
        <w:rPr>
          <w:lang w:val="en-GB"/>
        </w:rPr>
        <w:t>commonly used sensors and machine learning algorithms being adopted as well as potential</w:t>
      </w:r>
      <w:r w:rsidR="00424DDD" w:rsidRPr="00617BCB">
        <w:rPr>
          <w:lang w:val="en-GB"/>
        </w:rPr>
        <w:t xml:space="preserve"> </w:t>
      </w:r>
      <w:r w:rsidRPr="00617BCB">
        <w:rPr>
          <w:lang w:val="en-GB"/>
        </w:rPr>
        <w:t>research gaps. Ultimately, this review paper aims to provide valuable insight for researchers</w:t>
      </w:r>
      <w:r w:rsidR="00424DDD" w:rsidRPr="00617BCB">
        <w:rPr>
          <w:lang w:val="en-GB"/>
        </w:rPr>
        <w:t xml:space="preserve"> </w:t>
      </w:r>
      <w:r w:rsidRPr="00617BCB">
        <w:rPr>
          <w:lang w:val="en-GB"/>
        </w:rPr>
        <w:t>in the development of non-invasive smart sensing chair systems.</w:t>
      </w:r>
    </w:p>
    <w:p w14:paraId="347F306A" w14:textId="77777777" w:rsidR="008A5548" w:rsidRPr="00617BCB" w:rsidRDefault="008A5548" w:rsidP="00F80949">
      <w:pPr>
        <w:pStyle w:val="MDPI31text"/>
        <w:rPr>
          <w:color w:val="auto"/>
          <w:lang w:val="en-GB"/>
        </w:rPr>
      </w:pPr>
    </w:p>
    <w:p w14:paraId="3DCEFBB4" w14:textId="77777777" w:rsidR="00CF1A55" w:rsidRPr="00617BCB" w:rsidRDefault="00CF1A55" w:rsidP="00735236">
      <w:pPr>
        <w:pStyle w:val="MDPI31text"/>
        <w:rPr>
          <w:lang w:val="en-GB"/>
        </w:rPr>
      </w:pPr>
    </w:p>
    <w:p w14:paraId="1E1757D4" w14:textId="77777777" w:rsidR="0067077B" w:rsidRPr="00617BCB" w:rsidRDefault="0067077B" w:rsidP="00735236">
      <w:pPr>
        <w:pStyle w:val="MDPI31text"/>
        <w:rPr>
          <w:lang w:val="en-GB"/>
        </w:rPr>
      </w:pPr>
    </w:p>
    <w:p w14:paraId="5AF5BFCE" w14:textId="77777777" w:rsidR="0067077B" w:rsidRPr="00617BCB" w:rsidRDefault="0067077B" w:rsidP="00735236">
      <w:pPr>
        <w:pStyle w:val="MDPI31text"/>
        <w:rPr>
          <w:lang w:val="en-GB"/>
        </w:rPr>
      </w:pPr>
    </w:p>
    <w:p w14:paraId="507FA24B" w14:textId="77777777" w:rsidR="0067077B" w:rsidRPr="00617BCB" w:rsidRDefault="0067077B" w:rsidP="00735236">
      <w:pPr>
        <w:pStyle w:val="MDPI31text"/>
        <w:rPr>
          <w:lang w:val="en-GB"/>
        </w:rPr>
      </w:pPr>
    </w:p>
    <w:p w14:paraId="48782127" w14:textId="77A1C3C7" w:rsidR="00735236" w:rsidRPr="00617BCB" w:rsidRDefault="001D4DBE" w:rsidP="001D4DBE">
      <w:pPr>
        <w:pStyle w:val="MDPI21heading1"/>
        <w:rPr>
          <w:lang w:val="en-GB"/>
        </w:rPr>
      </w:pPr>
      <w:r w:rsidRPr="00617BCB">
        <w:rPr>
          <w:lang w:val="en-GB"/>
        </w:rPr>
        <w:lastRenderedPageBreak/>
        <w:t xml:space="preserve">2. </w:t>
      </w:r>
      <w:r w:rsidR="00735236" w:rsidRPr="00617BCB">
        <w:rPr>
          <w:lang w:val="en-GB"/>
        </w:rPr>
        <w:t>Research Methodology</w:t>
      </w:r>
    </w:p>
    <w:p w14:paraId="22DBB0AE" w14:textId="78F6903C" w:rsidR="00303767" w:rsidRPr="00617BCB" w:rsidRDefault="00735236" w:rsidP="0067077B">
      <w:pPr>
        <w:pStyle w:val="MDPI31text"/>
        <w:rPr>
          <w:lang w:val="en-GB"/>
        </w:rPr>
      </w:pPr>
      <w:r w:rsidRPr="00617BCB">
        <w:rPr>
          <w:lang w:val="en-GB"/>
        </w:rPr>
        <w:t xml:space="preserve">This paper is aimed at conducting a systematic review of similar research studies done on smart sensing chair technology. Overall, there are </w:t>
      </w:r>
      <w:r w:rsidR="0006450F" w:rsidRPr="00617BCB">
        <w:rPr>
          <w:lang w:val="en-GB"/>
        </w:rPr>
        <w:t>7</w:t>
      </w:r>
      <w:r w:rsidRPr="00617BCB">
        <w:rPr>
          <w:lang w:val="en-GB"/>
        </w:rPr>
        <w:t xml:space="preserve"> steps involved with this systematic review process which is the following: </w:t>
      </w:r>
      <w:r w:rsidR="0067077B" w:rsidRPr="00617BCB">
        <w:rPr>
          <w:lang w:val="en-GB"/>
        </w:rPr>
        <w:t>1.</w:t>
      </w:r>
      <w:r w:rsidR="00B958A8" w:rsidRPr="00617BCB">
        <w:rPr>
          <w:lang w:val="en-GB"/>
        </w:rPr>
        <w:t xml:space="preserve"> </w:t>
      </w:r>
      <w:r w:rsidRPr="00617BCB">
        <w:rPr>
          <w:lang w:val="en-GB"/>
        </w:rPr>
        <w:t>Formulation of Research Questions</w:t>
      </w:r>
      <w:r w:rsidR="00B958A8" w:rsidRPr="00617BCB">
        <w:rPr>
          <w:lang w:val="en-GB"/>
        </w:rPr>
        <w:t xml:space="preserve"> 2</w:t>
      </w:r>
      <w:r w:rsidR="0067077B" w:rsidRPr="00617BCB">
        <w:rPr>
          <w:lang w:val="en-GB"/>
        </w:rPr>
        <w:t>.</w:t>
      </w:r>
      <w:r w:rsidR="00B958A8" w:rsidRPr="00617BCB">
        <w:rPr>
          <w:lang w:val="en-GB"/>
        </w:rPr>
        <w:t xml:space="preserve"> </w:t>
      </w:r>
      <w:r w:rsidRPr="00617BCB">
        <w:rPr>
          <w:lang w:val="en-GB"/>
        </w:rPr>
        <w:t>Search Strategy</w:t>
      </w:r>
      <w:r w:rsidR="00B958A8" w:rsidRPr="00617BCB">
        <w:rPr>
          <w:lang w:val="en-GB"/>
        </w:rPr>
        <w:t>,</w:t>
      </w:r>
      <w:r w:rsidR="0067077B" w:rsidRPr="00617BCB">
        <w:rPr>
          <w:lang w:val="en-GB"/>
        </w:rPr>
        <w:t xml:space="preserve"> 3.</w:t>
      </w:r>
      <w:r w:rsidR="00B958A8" w:rsidRPr="00617BCB">
        <w:rPr>
          <w:lang w:val="en-GB"/>
        </w:rPr>
        <w:t xml:space="preserve"> </w:t>
      </w:r>
      <w:r w:rsidRPr="00617BCB">
        <w:rPr>
          <w:lang w:val="en-GB"/>
        </w:rPr>
        <w:t>Study Screening and Selection</w:t>
      </w:r>
      <w:r w:rsidR="00B958A8" w:rsidRPr="00617BCB">
        <w:rPr>
          <w:lang w:val="en-GB"/>
        </w:rPr>
        <w:t xml:space="preserve">, </w:t>
      </w:r>
      <w:r w:rsidR="001D4DBE" w:rsidRPr="00617BCB">
        <w:rPr>
          <w:lang w:val="en-GB"/>
        </w:rPr>
        <w:t>4.</w:t>
      </w:r>
      <w:r w:rsidR="00D9457B" w:rsidRPr="00617BCB">
        <w:rPr>
          <w:lang w:val="en-GB"/>
        </w:rPr>
        <w:t xml:space="preserve"> </w:t>
      </w:r>
      <w:r w:rsidRPr="00617BCB">
        <w:rPr>
          <w:lang w:val="en-GB"/>
        </w:rPr>
        <w:t>Data Extraction</w:t>
      </w:r>
      <w:r w:rsidR="00D9457B" w:rsidRPr="00617BCB">
        <w:rPr>
          <w:lang w:val="en-GB"/>
        </w:rPr>
        <w:t xml:space="preserve">, </w:t>
      </w:r>
      <w:r w:rsidR="001D4DBE" w:rsidRPr="00617BCB">
        <w:rPr>
          <w:lang w:val="en-GB"/>
        </w:rPr>
        <w:t xml:space="preserve">5. </w:t>
      </w:r>
      <w:r w:rsidRPr="00617BCB">
        <w:rPr>
          <w:lang w:val="en-GB"/>
        </w:rPr>
        <w:t>Data Synthesis</w:t>
      </w:r>
      <w:r w:rsidR="00D9457B" w:rsidRPr="00617BCB">
        <w:rPr>
          <w:lang w:val="en-GB"/>
        </w:rPr>
        <w:t xml:space="preserve">, </w:t>
      </w:r>
      <w:r w:rsidR="0006450F" w:rsidRPr="00617BCB">
        <w:rPr>
          <w:lang w:val="en-GB"/>
        </w:rPr>
        <w:t>6</w:t>
      </w:r>
      <w:r w:rsidR="001D4DBE" w:rsidRPr="00617BCB">
        <w:rPr>
          <w:lang w:val="en-GB"/>
        </w:rPr>
        <w:t>.</w:t>
      </w:r>
      <w:r w:rsidR="00D9457B" w:rsidRPr="00617BCB">
        <w:rPr>
          <w:lang w:val="en-GB"/>
        </w:rPr>
        <w:t xml:space="preserve"> </w:t>
      </w:r>
      <w:r w:rsidRPr="00617BCB">
        <w:rPr>
          <w:lang w:val="en-GB"/>
        </w:rPr>
        <w:t>Discussion</w:t>
      </w:r>
      <w:r w:rsidR="00D9457B" w:rsidRPr="00617BCB">
        <w:rPr>
          <w:lang w:val="en-GB"/>
        </w:rPr>
        <w:t>, 7</w:t>
      </w:r>
      <w:r w:rsidR="001D4DBE" w:rsidRPr="00617BCB">
        <w:rPr>
          <w:lang w:val="en-GB"/>
        </w:rPr>
        <w:t>.</w:t>
      </w:r>
      <w:r w:rsidR="00240512" w:rsidRPr="00617BCB">
        <w:rPr>
          <w:lang w:val="en-GB"/>
        </w:rPr>
        <w:t xml:space="preserve"> </w:t>
      </w:r>
      <w:r w:rsidRPr="00617BCB">
        <w:rPr>
          <w:lang w:val="en-GB"/>
        </w:rPr>
        <w:t>Conclusion and Recommendations</w:t>
      </w:r>
      <w:r w:rsidR="00240512" w:rsidRPr="00617BCB">
        <w:rPr>
          <w:lang w:val="en-GB"/>
        </w:rPr>
        <w:t>.</w:t>
      </w:r>
    </w:p>
    <w:p w14:paraId="677B25A8" w14:textId="77777777" w:rsidR="009B65CD" w:rsidRPr="00617BCB" w:rsidRDefault="009B65CD" w:rsidP="00380350">
      <w:pPr>
        <w:pStyle w:val="MDPI31text"/>
        <w:ind w:left="0" w:firstLine="0"/>
        <w:rPr>
          <w:lang w:val="en-GB"/>
        </w:rPr>
      </w:pPr>
    </w:p>
    <w:p w14:paraId="6682BD94" w14:textId="17928500" w:rsidR="00735236" w:rsidRPr="00617BCB" w:rsidRDefault="00AF3B01" w:rsidP="00E34B8A">
      <w:pPr>
        <w:pStyle w:val="MDPI22heading2"/>
        <w:rPr>
          <w:noProof w:val="0"/>
          <w:lang w:val="en-GB"/>
        </w:rPr>
      </w:pPr>
      <w:r w:rsidRPr="00617BCB">
        <w:rPr>
          <w:noProof w:val="0"/>
          <w:lang w:val="en-GB"/>
        </w:rPr>
        <w:t xml:space="preserve">2.1 </w:t>
      </w:r>
      <w:r w:rsidR="00735236" w:rsidRPr="00617BCB">
        <w:rPr>
          <w:noProof w:val="0"/>
          <w:lang w:val="en-GB"/>
        </w:rPr>
        <w:t>Formulation of Research Questions</w:t>
      </w:r>
    </w:p>
    <w:p w14:paraId="33F11E3A" w14:textId="0069C22D" w:rsidR="00E443CF" w:rsidRPr="00617BCB" w:rsidRDefault="00136CDC" w:rsidP="00136CDC">
      <w:pPr>
        <w:pStyle w:val="MDPI31text"/>
        <w:rPr>
          <w:lang w:val="en-GB"/>
        </w:rPr>
      </w:pPr>
      <w:r w:rsidRPr="00617BCB">
        <w:rPr>
          <w:lang w:val="en-GB"/>
        </w:rPr>
        <w:t>Table 1 presents the research questions for the systematic literature review on smart sensing chairs, each accompanied by its underlying rationale. These questions have been crafted to guide a literature review of smart sensing chairs, targeting key aspects that are central to understanding the current state and future directions of this technology.</w:t>
      </w:r>
    </w:p>
    <w:p w14:paraId="45696D2D" w14:textId="0A9ADCEC" w:rsidR="00E443CF" w:rsidRPr="00617BCB" w:rsidRDefault="00E443CF" w:rsidP="00D46295">
      <w:pPr>
        <w:pStyle w:val="MDPI41tablecaption"/>
        <w:jc w:val="left"/>
        <w:rPr>
          <w:lang w:val="en-GB"/>
        </w:rPr>
      </w:pPr>
      <w:r w:rsidRPr="00617BCB">
        <w:rPr>
          <w:b/>
          <w:lang w:val="en-GB"/>
        </w:rPr>
        <w:t xml:space="preserve">Table </w:t>
      </w:r>
      <w:r w:rsidR="00B12E4D" w:rsidRPr="00617BCB">
        <w:rPr>
          <w:b/>
          <w:lang w:val="en-GB"/>
        </w:rPr>
        <w:t>1</w:t>
      </w:r>
      <w:r w:rsidRPr="00617BCB">
        <w:rPr>
          <w:b/>
          <w:lang w:val="en-GB"/>
        </w:rPr>
        <w:t xml:space="preserve">. </w:t>
      </w:r>
      <w:r w:rsidR="004A515F" w:rsidRPr="00617BCB">
        <w:rPr>
          <w:lang w:val="en-GB"/>
        </w:rPr>
        <w:t>Research Q</w:t>
      </w:r>
      <w:r w:rsidR="00F2604E" w:rsidRPr="00617BCB">
        <w:rPr>
          <w:lang w:val="en-GB"/>
        </w:rPr>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739"/>
        <w:gridCol w:w="7187"/>
      </w:tblGrid>
      <w:tr w:rsidR="00F2604E" w:rsidRPr="00617BCB" w14:paraId="4A7E58A6" w14:textId="77777777" w:rsidTr="002570FC">
        <w:trPr>
          <w:trHeight w:val="263"/>
        </w:trPr>
        <w:tc>
          <w:tcPr>
            <w:tcW w:w="739" w:type="dxa"/>
            <w:tcBorders>
              <w:top w:val="single" w:sz="8" w:space="0" w:color="auto"/>
              <w:bottom w:val="single" w:sz="4" w:space="0" w:color="auto"/>
            </w:tcBorders>
            <w:shd w:val="clear" w:color="auto" w:fill="auto"/>
            <w:vAlign w:val="center"/>
          </w:tcPr>
          <w:p w14:paraId="788E2B30" w14:textId="573A9812" w:rsidR="00F2604E" w:rsidRPr="00617BCB" w:rsidRDefault="00F2604E">
            <w:pPr>
              <w:pStyle w:val="MDPI42tablebody"/>
              <w:rPr>
                <w:b/>
                <w:bCs/>
                <w:lang w:val="en-GB"/>
              </w:rPr>
            </w:pPr>
            <w:r w:rsidRPr="00617BCB">
              <w:rPr>
                <w:b/>
                <w:bCs/>
                <w:lang w:val="en-GB"/>
              </w:rPr>
              <w:t>ID</w:t>
            </w:r>
          </w:p>
        </w:tc>
        <w:tc>
          <w:tcPr>
            <w:tcW w:w="7187" w:type="dxa"/>
            <w:tcBorders>
              <w:top w:val="single" w:sz="8" w:space="0" w:color="auto"/>
              <w:bottom w:val="single" w:sz="4" w:space="0" w:color="auto"/>
            </w:tcBorders>
            <w:shd w:val="clear" w:color="auto" w:fill="auto"/>
            <w:vAlign w:val="center"/>
          </w:tcPr>
          <w:p w14:paraId="011BDA76" w14:textId="0680EC09" w:rsidR="00F2604E" w:rsidRPr="00617BCB" w:rsidRDefault="00F2604E" w:rsidP="004A7B5B">
            <w:pPr>
              <w:pStyle w:val="MDPI42tablebody"/>
              <w:jc w:val="left"/>
              <w:rPr>
                <w:b/>
                <w:bCs/>
                <w:lang w:val="en-GB"/>
              </w:rPr>
            </w:pPr>
            <w:r w:rsidRPr="00617BCB">
              <w:rPr>
                <w:b/>
                <w:bCs/>
                <w:lang w:val="en-GB"/>
              </w:rPr>
              <w:t>Research Question</w:t>
            </w:r>
          </w:p>
        </w:tc>
      </w:tr>
      <w:tr w:rsidR="00F2604E" w:rsidRPr="00617BCB" w14:paraId="32EE22D6" w14:textId="77777777" w:rsidTr="002570FC">
        <w:trPr>
          <w:trHeight w:val="382"/>
        </w:trPr>
        <w:tc>
          <w:tcPr>
            <w:tcW w:w="739" w:type="dxa"/>
            <w:tcBorders>
              <w:top w:val="single" w:sz="4" w:space="0" w:color="auto"/>
            </w:tcBorders>
            <w:shd w:val="clear" w:color="auto" w:fill="auto"/>
            <w:vAlign w:val="center"/>
            <w:hideMark/>
          </w:tcPr>
          <w:p w14:paraId="6C1BB27B" w14:textId="04EF4FF1" w:rsidR="00F2604E" w:rsidRPr="00617BCB" w:rsidRDefault="00F2604E">
            <w:pPr>
              <w:pStyle w:val="MDPI42tablebody"/>
              <w:rPr>
                <w:lang w:val="en-GB"/>
              </w:rPr>
            </w:pPr>
            <w:r w:rsidRPr="00617BCB">
              <w:rPr>
                <w:lang w:val="en-GB"/>
              </w:rPr>
              <w:t>RQ1</w:t>
            </w:r>
          </w:p>
        </w:tc>
        <w:tc>
          <w:tcPr>
            <w:tcW w:w="7187" w:type="dxa"/>
            <w:tcBorders>
              <w:top w:val="single" w:sz="4" w:space="0" w:color="auto"/>
              <w:bottom w:val="nil"/>
            </w:tcBorders>
            <w:shd w:val="clear" w:color="auto" w:fill="auto"/>
            <w:vAlign w:val="center"/>
            <w:hideMark/>
          </w:tcPr>
          <w:p w14:paraId="7F6DEDC7" w14:textId="77777777" w:rsidR="00F2604E" w:rsidRPr="00617BCB" w:rsidRDefault="0090645F" w:rsidP="0090645F">
            <w:pPr>
              <w:pStyle w:val="MDPI42tablebody"/>
              <w:jc w:val="left"/>
              <w:rPr>
                <w:lang w:val="en-GB"/>
              </w:rPr>
            </w:pPr>
            <w:r w:rsidRPr="00617BCB">
              <w:rPr>
                <w:lang w:val="en-GB"/>
              </w:rPr>
              <w:t>In the context of posture detection, what are the most commonly used sensors in smart sensing chair studies, and how do they compare in terms of accuracy and reliability?</w:t>
            </w:r>
          </w:p>
          <w:p w14:paraId="5A4819BB" w14:textId="77777777" w:rsidR="00943780" w:rsidRPr="00617BCB" w:rsidRDefault="00943780" w:rsidP="0090645F">
            <w:pPr>
              <w:pStyle w:val="MDPI42tablebody"/>
              <w:jc w:val="left"/>
              <w:rPr>
                <w:lang w:val="en-GB"/>
              </w:rPr>
            </w:pPr>
          </w:p>
          <w:p w14:paraId="38E24ADC" w14:textId="77777777" w:rsidR="00943780" w:rsidRPr="00617BCB" w:rsidRDefault="00943780" w:rsidP="00943780">
            <w:pPr>
              <w:pStyle w:val="MDPI42tablebody"/>
              <w:jc w:val="left"/>
              <w:rPr>
                <w:lang w:val="en-GB"/>
              </w:rPr>
            </w:pPr>
            <w:r w:rsidRPr="00617BCB">
              <w:rPr>
                <w:b/>
                <w:bCs/>
                <w:lang w:val="en-GB"/>
              </w:rPr>
              <w:t>Rationale:</w:t>
            </w:r>
            <w:r w:rsidRPr="00617BCB">
              <w:rPr>
                <w:lang w:val="en-GB"/>
              </w:rPr>
              <w:t xml:space="preserve"> This question aims to uncover common trends in sensor technology, which can</w:t>
            </w:r>
          </w:p>
          <w:p w14:paraId="7D9AF67E" w14:textId="5C5EB2B6" w:rsidR="00943780" w:rsidRPr="00617BCB" w:rsidRDefault="00943780" w:rsidP="00943780">
            <w:pPr>
              <w:pStyle w:val="MDPI42tablebody"/>
              <w:jc w:val="left"/>
              <w:rPr>
                <w:lang w:val="en-GB"/>
              </w:rPr>
            </w:pPr>
            <w:r w:rsidRPr="00617BCB">
              <w:rPr>
                <w:lang w:val="en-GB"/>
              </w:rPr>
              <w:t>inform the development of more effective and sensitive smart chairs for posture detection.</w:t>
            </w:r>
          </w:p>
        </w:tc>
      </w:tr>
      <w:tr w:rsidR="00F2604E" w:rsidRPr="00617BCB" w14:paraId="1B73A39E" w14:textId="77777777" w:rsidTr="002570FC">
        <w:trPr>
          <w:trHeight w:val="254"/>
        </w:trPr>
        <w:tc>
          <w:tcPr>
            <w:tcW w:w="739" w:type="dxa"/>
            <w:tcBorders>
              <w:top w:val="single" w:sz="4" w:space="0" w:color="auto"/>
              <w:bottom w:val="nil"/>
            </w:tcBorders>
            <w:shd w:val="clear" w:color="auto" w:fill="auto"/>
            <w:vAlign w:val="center"/>
            <w:hideMark/>
          </w:tcPr>
          <w:p w14:paraId="0B9D98AB" w14:textId="38D2B62F" w:rsidR="00F2604E" w:rsidRPr="00617BCB" w:rsidRDefault="00F2604E">
            <w:pPr>
              <w:pStyle w:val="MDPI42tablebody"/>
              <w:rPr>
                <w:lang w:val="en-GB"/>
              </w:rPr>
            </w:pPr>
            <w:r w:rsidRPr="00617BCB">
              <w:rPr>
                <w:lang w:val="en-GB"/>
              </w:rPr>
              <w:t>RQ2</w:t>
            </w:r>
          </w:p>
        </w:tc>
        <w:tc>
          <w:tcPr>
            <w:tcW w:w="7187" w:type="dxa"/>
            <w:tcBorders>
              <w:top w:val="single" w:sz="4" w:space="0" w:color="auto"/>
              <w:bottom w:val="nil"/>
            </w:tcBorders>
            <w:shd w:val="clear" w:color="auto" w:fill="auto"/>
            <w:vAlign w:val="center"/>
            <w:hideMark/>
          </w:tcPr>
          <w:p w14:paraId="5F7FF6B5" w14:textId="77777777" w:rsidR="00F2604E" w:rsidRPr="00617BCB" w:rsidRDefault="0030687D" w:rsidP="003A1A3F">
            <w:pPr>
              <w:pStyle w:val="MDPI42tablebody"/>
              <w:jc w:val="left"/>
              <w:rPr>
                <w:lang w:val="en-GB"/>
              </w:rPr>
            </w:pPr>
            <w:r w:rsidRPr="00617BCB">
              <w:rPr>
                <w:lang w:val="en-GB"/>
              </w:rPr>
              <w:t>What methods are being used to classify different sitting postures?</w:t>
            </w:r>
          </w:p>
          <w:p w14:paraId="69A6267F" w14:textId="77777777" w:rsidR="002570FC" w:rsidRPr="00617BCB" w:rsidRDefault="002570FC" w:rsidP="003A1A3F">
            <w:pPr>
              <w:pStyle w:val="MDPI42tablebody"/>
              <w:jc w:val="left"/>
              <w:rPr>
                <w:lang w:val="en-GB"/>
              </w:rPr>
            </w:pPr>
          </w:p>
          <w:p w14:paraId="34328701" w14:textId="634950A5" w:rsidR="002570FC" w:rsidRPr="00617BCB" w:rsidRDefault="002570FC" w:rsidP="002570FC">
            <w:pPr>
              <w:pStyle w:val="MDPI42tablebody"/>
              <w:jc w:val="left"/>
              <w:rPr>
                <w:lang w:val="en-GB"/>
              </w:rPr>
            </w:pPr>
            <w:r w:rsidRPr="00617BCB">
              <w:rPr>
                <w:b/>
                <w:bCs/>
                <w:lang w:val="en-GB"/>
              </w:rPr>
              <w:t>Rationale:</w:t>
            </w:r>
            <w:r w:rsidRPr="00617BCB">
              <w:rPr>
                <w:lang w:val="en-GB"/>
              </w:rPr>
              <w:t xml:space="preserve"> This question addresses the computational approaches employed to process sensor data, which is essential for the effective classification of sitting postures.</w:t>
            </w:r>
          </w:p>
          <w:p w14:paraId="37F67C16" w14:textId="3ED5F184" w:rsidR="002570FC" w:rsidRPr="00617BCB" w:rsidRDefault="002570FC" w:rsidP="002570FC">
            <w:pPr>
              <w:pStyle w:val="MDPI42tablebody"/>
              <w:jc w:val="left"/>
              <w:rPr>
                <w:lang w:val="en-GB"/>
              </w:rPr>
            </w:pPr>
            <w:r w:rsidRPr="00617BCB">
              <w:rPr>
                <w:lang w:val="en-GB"/>
              </w:rPr>
              <w:t>Understanding the methods used can highlight the most successful strategies and potential areas for innovation in posture classification algorithms.</w:t>
            </w:r>
          </w:p>
        </w:tc>
      </w:tr>
      <w:tr w:rsidR="00F2604E" w:rsidRPr="00617BCB" w14:paraId="350E6EEE" w14:textId="77777777" w:rsidTr="002570FC">
        <w:trPr>
          <w:trHeight w:val="166"/>
        </w:trPr>
        <w:tc>
          <w:tcPr>
            <w:tcW w:w="739" w:type="dxa"/>
            <w:tcBorders>
              <w:top w:val="single" w:sz="4" w:space="0" w:color="auto"/>
              <w:bottom w:val="nil"/>
            </w:tcBorders>
            <w:shd w:val="clear" w:color="auto" w:fill="auto"/>
            <w:vAlign w:val="center"/>
            <w:hideMark/>
          </w:tcPr>
          <w:p w14:paraId="0588D3C2" w14:textId="7FFA2153" w:rsidR="00F2604E" w:rsidRPr="00617BCB" w:rsidRDefault="00F2604E">
            <w:pPr>
              <w:pStyle w:val="MDPI42tablebody"/>
              <w:rPr>
                <w:lang w:val="en-GB"/>
              </w:rPr>
            </w:pPr>
            <w:r w:rsidRPr="00617BCB">
              <w:rPr>
                <w:lang w:val="en-GB"/>
              </w:rPr>
              <w:t>RQ3</w:t>
            </w:r>
          </w:p>
        </w:tc>
        <w:tc>
          <w:tcPr>
            <w:tcW w:w="7187" w:type="dxa"/>
            <w:tcBorders>
              <w:top w:val="single" w:sz="4" w:space="0" w:color="auto"/>
              <w:bottom w:val="nil"/>
            </w:tcBorders>
            <w:shd w:val="clear" w:color="auto" w:fill="auto"/>
            <w:vAlign w:val="center"/>
            <w:hideMark/>
          </w:tcPr>
          <w:p w14:paraId="7CC844FF" w14:textId="77777777" w:rsidR="00F2604E" w:rsidRPr="00617BCB" w:rsidRDefault="00A50DE9" w:rsidP="00A50DE9">
            <w:pPr>
              <w:pStyle w:val="MDPI42tablebody"/>
              <w:jc w:val="left"/>
              <w:rPr>
                <w:lang w:val="en-GB"/>
              </w:rPr>
            </w:pPr>
            <w:r w:rsidRPr="00617BCB">
              <w:rPr>
                <w:lang w:val="en-GB"/>
              </w:rPr>
              <w:t>What technological, methodological, and application-based limitations and research gaps are identified in the current literature on smart sensing chairs?</w:t>
            </w:r>
          </w:p>
          <w:p w14:paraId="22EA3223" w14:textId="77777777" w:rsidR="00A50DE9" w:rsidRPr="00617BCB" w:rsidRDefault="00A50DE9" w:rsidP="00A50DE9">
            <w:pPr>
              <w:pStyle w:val="MDPI42tablebody"/>
              <w:jc w:val="left"/>
              <w:rPr>
                <w:lang w:val="en-GB"/>
              </w:rPr>
            </w:pPr>
          </w:p>
          <w:p w14:paraId="71759C85" w14:textId="77777777" w:rsidR="00A50DE9" w:rsidRPr="00617BCB" w:rsidRDefault="00A50DE9" w:rsidP="00A50DE9">
            <w:pPr>
              <w:pStyle w:val="MDPI42tablebody"/>
              <w:jc w:val="left"/>
              <w:rPr>
                <w:lang w:val="en-GB"/>
              </w:rPr>
            </w:pPr>
            <w:r w:rsidRPr="00617BCB">
              <w:rPr>
                <w:b/>
                <w:bCs/>
                <w:lang w:val="en-GB"/>
              </w:rPr>
              <w:t>Rationale:</w:t>
            </w:r>
            <w:r w:rsidRPr="00617BCB">
              <w:rPr>
                <w:lang w:val="en-GB"/>
              </w:rPr>
              <w:t xml:space="preserve"> This question seeks to pinpoint the shortcomings of current studies on smart</w:t>
            </w:r>
          </w:p>
          <w:p w14:paraId="6D306FB9" w14:textId="48028BD5" w:rsidR="00A50DE9" w:rsidRPr="00617BCB" w:rsidRDefault="00A50DE9" w:rsidP="00A50DE9">
            <w:pPr>
              <w:pStyle w:val="MDPI42tablebody"/>
              <w:jc w:val="left"/>
              <w:rPr>
                <w:lang w:val="en-GB"/>
              </w:rPr>
            </w:pPr>
            <w:r w:rsidRPr="00617BCB">
              <w:rPr>
                <w:lang w:val="en-GB"/>
              </w:rPr>
              <w:t>sensing chairs, laying the groundwork for future research to address these areas.</w:t>
            </w:r>
          </w:p>
        </w:tc>
      </w:tr>
      <w:tr w:rsidR="003A1A3F" w:rsidRPr="00617BCB" w14:paraId="182ED5E3" w14:textId="77777777" w:rsidTr="002570FC">
        <w:trPr>
          <w:trHeight w:val="254"/>
        </w:trPr>
        <w:tc>
          <w:tcPr>
            <w:tcW w:w="739" w:type="dxa"/>
            <w:tcBorders>
              <w:top w:val="single" w:sz="4" w:space="0" w:color="auto"/>
              <w:bottom w:val="single" w:sz="4" w:space="0" w:color="auto"/>
            </w:tcBorders>
            <w:shd w:val="clear" w:color="auto" w:fill="auto"/>
            <w:vAlign w:val="center"/>
          </w:tcPr>
          <w:p w14:paraId="6F500C74" w14:textId="76D109AA" w:rsidR="003A1A3F" w:rsidRPr="00617BCB" w:rsidRDefault="003A1A3F" w:rsidP="003A1A3F">
            <w:pPr>
              <w:pStyle w:val="MDPI42tablebody"/>
              <w:rPr>
                <w:lang w:val="en-GB"/>
              </w:rPr>
            </w:pPr>
            <w:r w:rsidRPr="00617BCB">
              <w:rPr>
                <w:lang w:val="en-GB"/>
              </w:rPr>
              <w:t>RQ4</w:t>
            </w:r>
          </w:p>
        </w:tc>
        <w:tc>
          <w:tcPr>
            <w:tcW w:w="7187" w:type="dxa"/>
            <w:tcBorders>
              <w:top w:val="single" w:sz="4" w:space="0" w:color="auto"/>
              <w:bottom w:val="single" w:sz="4" w:space="0" w:color="auto"/>
            </w:tcBorders>
            <w:shd w:val="clear" w:color="auto" w:fill="auto"/>
            <w:vAlign w:val="center"/>
          </w:tcPr>
          <w:p w14:paraId="2A3F75F1" w14:textId="77777777" w:rsidR="003A1A3F" w:rsidRPr="00617BCB" w:rsidRDefault="003C226C" w:rsidP="003C226C">
            <w:pPr>
              <w:pStyle w:val="MDPI42tablebody"/>
              <w:jc w:val="left"/>
              <w:rPr>
                <w:lang w:val="en-GB"/>
              </w:rPr>
            </w:pPr>
            <w:r w:rsidRPr="00617BCB">
              <w:rPr>
                <w:lang w:val="en-GB"/>
              </w:rPr>
              <w:t>What user feedback mechanisms are implemented in smart sensing chairs, and how do they impact user satisfaction and posture correction outcomes?</w:t>
            </w:r>
          </w:p>
          <w:p w14:paraId="0E5681F0" w14:textId="77777777" w:rsidR="003C226C" w:rsidRPr="00617BCB" w:rsidRDefault="003C226C" w:rsidP="003C226C">
            <w:pPr>
              <w:pStyle w:val="MDPI42tablebody"/>
              <w:jc w:val="left"/>
              <w:rPr>
                <w:lang w:val="en-GB"/>
              </w:rPr>
            </w:pPr>
          </w:p>
          <w:p w14:paraId="6CFAA64A" w14:textId="06306522" w:rsidR="003C226C" w:rsidRPr="00617BCB" w:rsidRDefault="003C226C" w:rsidP="003C226C">
            <w:pPr>
              <w:pStyle w:val="MDPI42tablebody"/>
              <w:jc w:val="left"/>
              <w:rPr>
                <w:lang w:val="en-GB"/>
              </w:rPr>
            </w:pPr>
            <w:r w:rsidRPr="00617BCB">
              <w:rPr>
                <w:b/>
                <w:bCs/>
                <w:lang w:val="en-GB"/>
              </w:rPr>
              <w:t>Rationale</w:t>
            </w:r>
            <w:r w:rsidRPr="00617BCB">
              <w:rPr>
                <w:lang w:val="en-GB"/>
              </w:rPr>
              <w:t>: The incorporation of user feedback mechanisms is critical for the practical application of smart sensing chairs, influencing user compliance and the effectiveness of posture correction strategies. This question focuses on the interaction between users and the technology, a key factor in the adoption and success of these systems.</w:t>
            </w:r>
          </w:p>
        </w:tc>
      </w:tr>
      <w:tr w:rsidR="00F74CA4" w:rsidRPr="00617BCB" w14:paraId="2855E619" w14:textId="77777777" w:rsidTr="002570FC">
        <w:trPr>
          <w:trHeight w:val="254"/>
        </w:trPr>
        <w:tc>
          <w:tcPr>
            <w:tcW w:w="739" w:type="dxa"/>
            <w:tcBorders>
              <w:top w:val="single" w:sz="4" w:space="0" w:color="auto"/>
              <w:bottom w:val="nil"/>
            </w:tcBorders>
            <w:shd w:val="clear" w:color="auto" w:fill="auto"/>
            <w:vAlign w:val="center"/>
          </w:tcPr>
          <w:p w14:paraId="33E6DA9B" w14:textId="77777777" w:rsidR="00F74CA4" w:rsidRPr="00617BCB" w:rsidRDefault="00F74CA4" w:rsidP="00B12E4D">
            <w:pPr>
              <w:pStyle w:val="MDPI42tablebody"/>
              <w:jc w:val="both"/>
              <w:rPr>
                <w:lang w:val="en-GB"/>
              </w:rPr>
            </w:pPr>
          </w:p>
        </w:tc>
        <w:tc>
          <w:tcPr>
            <w:tcW w:w="7187" w:type="dxa"/>
            <w:tcBorders>
              <w:top w:val="single" w:sz="4" w:space="0" w:color="auto"/>
              <w:bottom w:val="nil"/>
            </w:tcBorders>
            <w:shd w:val="clear" w:color="auto" w:fill="auto"/>
            <w:vAlign w:val="center"/>
          </w:tcPr>
          <w:p w14:paraId="3A5D4CBE" w14:textId="77777777" w:rsidR="00F74CA4" w:rsidRPr="00617BCB" w:rsidRDefault="00F74CA4" w:rsidP="003A1A3F">
            <w:pPr>
              <w:pStyle w:val="MDPI42tablebody"/>
              <w:jc w:val="left"/>
              <w:rPr>
                <w:lang w:val="en-GB"/>
              </w:rPr>
            </w:pPr>
          </w:p>
        </w:tc>
      </w:tr>
    </w:tbl>
    <w:p w14:paraId="46C17DC3" w14:textId="3CA14E4C" w:rsidR="00735236" w:rsidRPr="00617BCB" w:rsidRDefault="00AF3B01" w:rsidP="00AF3B01">
      <w:pPr>
        <w:pStyle w:val="MDPI22heading2"/>
        <w:rPr>
          <w:noProof w:val="0"/>
          <w:lang w:val="en-GB"/>
        </w:rPr>
      </w:pPr>
      <w:r w:rsidRPr="00617BCB">
        <w:rPr>
          <w:noProof w:val="0"/>
          <w:lang w:val="en-GB"/>
        </w:rPr>
        <w:t xml:space="preserve">2.2 </w:t>
      </w:r>
      <w:r w:rsidR="00735236" w:rsidRPr="00617BCB">
        <w:rPr>
          <w:noProof w:val="0"/>
          <w:lang w:val="en-GB"/>
        </w:rPr>
        <w:t>Search Strategy</w:t>
      </w:r>
    </w:p>
    <w:p w14:paraId="214751D3" w14:textId="77777777" w:rsidR="00725A06" w:rsidRPr="00617BCB" w:rsidRDefault="00725A06" w:rsidP="00725A06">
      <w:pPr>
        <w:pStyle w:val="MDPI31text"/>
        <w:rPr>
          <w:lang w:val="en-GB"/>
        </w:rPr>
      </w:pPr>
      <w:r w:rsidRPr="00617BCB">
        <w:rPr>
          <w:lang w:val="en-GB"/>
        </w:rPr>
        <w:t>A comprehensive search was conducted across several academic databases, including Google Scholar, IEEE Xplore, and MDPI, to gather relevant articles. A predefined set of keywords and combinations thereof were used to refine the search, ensuring the re</w:t>
      </w:r>
      <w:r w:rsidRPr="00617BCB">
        <w:rPr>
          <w:lang w:val="en-GB"/>
        </w:rPr>
        <w:lastRenderedPageBreak/>
        <w:t>trieval of pertinent studies published in the last two decades. Table 2 outlines the search keywords.</w:t>
      </w:r>
    </w:p>
    <w:p w14:paraId="757D4B93" w14:textId="77C0248E" w:rsidR="00C642FB" w:rsidRPr="00617BCB" w:rsidRDefault="00C642FB" w:rsidP="00725A06">
      <w:pPr>
        <w:pStyle w:val="MDPI41tablecaption"/>
        <w:jc w:val="left"/>
        <w:rPr>
          <w:lang w:val="en-GB"/>
        </w:rPr>
      </w:pPr>
      <w:r w:rsidRPr="00617BCB">
        <w:rPr>
          <w:b/>
          <w:lang w:val="en-GB"/>
        </w:rPr>
        <w:t xml:space="preserve">Table 2. </w:t>
      </w:r>
      <w:r w:rsidR="000D5B2B" w:rsidRPr="00617BCB">
        <w:rPr>
          <w:lang w:val="en-GB"/>
        </w:rPr>
        <w:t>List of S</w:t>
      </w:r>
      <w:r w:rsidRPr="00617BCB">
        <w:rPr>
          <w:lang w:val="en-GB"/>
        </w:rPr>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17BCB"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617BCB" w:rsidRDefault="00C642FB" w:rsidP="00D47495">
            <w:pPr>
              <w:pStyle w:val="MDPI42tablebody"/>
              <w:rPr>
                <w:b/>
                <w:bCs/>
                <w:lang w:val="en-GB"/>
              </w:rPr>
            </w:pPr>
            <w:r w:rsidRPr="00617BCB">
              <w:rPr>
                <w:b/>
                <w:bCs/>
                <w:lang w:val="en-GB"/>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617BCB" w:rsidRDefault="00261188" w:rsidP="00D47495">
            <w:pPr>
              <w:pStyle w:val="MDPI42tablebody"/>
              <w:jc w:val="left"/>
              <w:rPr>
                <w:b/>
                <w:bCs/>
                <w:lang w:val="en-GB"/>
              </w:rPr>
            </w:pPr>
            <w:r w:rsidRPr="00617BCB">
              <w:rPr>
                <w:b/>
                <w:bCs/>
                <w:lang w:val="en-GB"/>
              </w:rPr>
              <w:t>Keywords</w:t>
            </w:r>
          </w:p>
        </w:tc>
      </w:tr>
      <w:tr w:rsidR="00C642FB" w:rsidRPr="00617BCB"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17BCB" w:rsidRDefault="00C642FB" w:rsidP="00D47495">
            <w:pPr>
              <w:pStyle w:val="MDPI42tablebody"/>
              <w:rPr>
                <w:lang w:val="en-GB"/>
              </w:rPr>
            </w:pPr>
            <w:r w:rsidRPr="00617BCB">
              <w:rPr>
                <w:lang w:val="en-GB"/>
              </w:rPr>
              <w:t>SQ1</w:t>
            </w:r>
          </w:p>
        </w:tc>
        <w:tc>
          <w:tcPr>
            <w:tcW w:w="7097" w:type="dxa"/>
            <w:tcBorders>
              <w:top w:val="single" w:sz="4" w:space="0" w:color="auto"/>
              <w:bottom w:val="nil"/>
            </w:tcBorders>
            <w:shd w:val="clear" w:color="auto" w:fill="auto"/>
            <w:vAlign w:val="center"/>
            <w:hideMark/>
          </w:tcPr>
          <w:p w14:paraId="0BFD6F19" w14:textId="09C40F97" w:rsidR="00C642FB" w:rsidRPr="00617BCB" w:rsidRDefault="00C642FB" w:rsidP="00D47495">
            <w:pPr>
              <w:pStyle w:val="MDPI42tablebody"/>
              <w:jc w:val="left"/>
              <w:rPr>
                <w:lang w:val="en-GB"/>
              </w:rPr>
            </w:pPr>
            <w:r w:rsidRPr="00617BCB">
              <w:rPr>
                <w:lang w:val="en-GB"/>
              </w:rPr>
              <w:t>Smart Sensing Chair</w:t>
            </w:r>
          </w:p>
        </w:tc>
      </w:tr>
      <w:tr w:rsidR="00C642FB" w:rsidRPr="00617BCB"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17BCB" w:rsidRDefault="00C642FB" w:rsidP="00D47495">
            <w:pPr>
              <w:pStyle w:val="MDPI42tablebody"/>
              <w:rPr>
                <w:lang w:val="en-GB"/>
              </w:rPr>
            </w:pPr>
            <w:r w:rsidRPr="00617BCB">
              <w:rPr>
                <w:lang w:val="en-GB"/>
              </w:rPr>
              <w:t>SQ2</w:t>
            </w:r>
          </w:p>
        </w:tc>
        <w:tc>
          <w:tcPr>
            <w:tcW w:w="7097" w:type="dxa"/>
            <w:tcBorders>
              <w:top w:val="single" w:sz="4" w:space="0" w:color="auto"/>
              <w:bottom w:val="nil"/>
            </w:tcBorders>
            <w:shd w:val="clear" w:color="auto" w:fill="auto"/>
            <w:vAlign w:val="center"/>
            <w:hideMark/>
          </w:tcPr>
          <w:p w14:paraId="0E2F0E98" w14:textId="1210EEF6" w:rsidR="00C642FB" w:rsidRPr="00617BCB" w:rsidRDefault="001E743B" w:rsidP="00D47495">
            <w:pPr>
              <w:pStyle w:val="MDPI42tablebody"/>
              <w:jc w:val="left"/>
              <w:rPr>
                <w:lang w:val="en-GB"/>
              </w:rPr>
            </w:pPr>
            <w:r w:rsidRPr="00617BCB">
              <w:rPr>
                <w:lang w:val="en-GB"/>
              </w:rPr>
              <w:t>Sitting Posture Recognition</w:t>
            </w:r>
          </w:p>
        </w:tc>
      </w:tr>
      <w:tr w:rsidR="00C642FB" w:rsidRPr="00617BCB"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17BCB" w:rsidRDefault="00C642FB" w:rsidP="00D47495">
            <w:pPr>
              <w:pStyle w:val="MDPI42tablebody"/>
              <w:rPr>
                <w:lang w:val="en-GB"/>
              </w:rPr>
            </w:pPr>
            <w:r w:rsidRPr="00617BCB">
              <w:rPr>
                <w:lang w:val="en-GB"/>
              </w:rPr>
              <w:t>SQ3</w:t>
            </w:r>
          </w:p>
        </w:tc>
        <w:tc>
          <w:tcPr>
            <w:tcW w:w="7097" w:type="dxa"/>
            <w:tcBorders>
              <w:top w:val="single" w:sz="4" w:space="0" w:color="auto"/>
              <w:bottom w:val="nil"/>
            </w:tcBorders>
            <w:shd w:val="clear" w:color="auto" w:fill="auto"/>
            <w:vAlign w:val="center"/>
            <w:hideMark/>
          </w:tcPr>
          <w:p w14:paraId="64D08CC7" w14:textId="36779553" w:rsidR="00C642FB" w:rsidRPr="00617BCB" w:rsidRDefault="001E743B" w:rsidP="00D47495">
            <w:pPr>
              <w:pStyle w:val="MDPI42tablebody"/>
              <w:jc w:val="left"/>
              <w:rPr>
                <w:lang w:val="en-GB"/>
              </w:rPr>
            </w:pPr>
            <w:r w:rsidRPr="00617BCB">
              <w:rPr>
                <w:lang w:val="en-GB"/>
              </w:rPr>
              <w:t>Posture Classification</w:t>
            </w:r>
          </w:p>
        </w:tc>
      </w:tr>
      <w:tr w:rsidR="00C642FB" w:rsidRPr="00617BCB"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17BCB" w:rsidRDefault="00C642FB" w:rsidP="00D47495">
            <w:pPr>
              <w:pStyle w:val="MDPI42tablebody"/>
              <w:rPr>
                <w:lang w:val="en-GB"/>
              </w:rPr>
            </w:pPr>
            <w:r w:rsidRPr="00617BCB">
              <w:rPr>
                <w:lang w:val="en-GB"/>
              </w:rPr>
              <w:t>SQ4</w:t>
            </w:r>
          </w:p>
        </w:tc>
        <w:tc>
          <w:tcPr>
            <w:tcW w:w="7097" w:type="dxa"/>
            <w:tcBorders>
              <w:top w:val="single" w:sz="4" w:space="0" w:color="auto"/>
              <w:bottom w:val="single" w:sz="4" w:space="0" w:color="auto"/>
            </w:tcBorders>
            <w:shd w:val="clear" w:color="auto" w:fill="auto"/>
            <w:vAlign w:val="center"/>
          </w:tcPr>
          <w:p w14:paraId="082F873B" w14:textId="0A221697" w:rsidR="00C642FB" w:rsidRPr="00617BCB" w:rsidRDefault="001E743B" w:rsidP="00D47495">
            <w:pPr>
              <w:pStyle w:val="MDPI42tablebody"/>
              <w:jc w:val="left"/>
              <w:rPr>
                <w:lang w:val="en-GB"/>
              </w:rPr>
            </w:pPr>
            <w:r w:rsidRPr="00617BCB">
              <w:rPr>
                <w:lang w:val="en-GB"/>
              </w:rPr>
              <w:t>Sitting Posture Classification using Machine Learning</w:t>
            </w:r>
          </w:p>
        </w:tc>
      </w:tr>
      <w:tr w:rsidR="001E743B" w:rsidRPr="00617BCB"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Pr="00617BCB" w:rsidRDefault="001E743B" w:rsidP="00D47495">
            <w:pPr>
              <w:pStyle w:val="MDPI42tablebody"/>
              <w:rPr>
                <w:lang w:val="en-GB"/>
              </w:rPr>
            </w:pPr>
            <w:r w:rsidRPr="00617BCB">
              <w:rPr>
                <w:lang w:val="en-GB"/>
              </w:rPr>
              <w:t>SQ5</w:t>
            </w:r>
          </w:p>
        </w:tc>
        <w:tc>
          <w:tcPr>
            <w:tcW w:w="7097" w:type="dxa"/>
            <w:tcBorders>
              <w:top w:val="single" w:sz="4" w:space="0" w:color="auto"/>
              <w:bottom w:val="single" w:sz="4" w:space="0" w:color="auto"/>
            </w:tcBorders>
            <w:shd w:val="clear" w:color="auto" w:fill="auto"/>
            <w:vAlign w:val="center"/>
          </w:tcPr>
          <w:p w14:paraId="617512AB" w14:textId="77AD604B" w:rsidR="001E743B" w:rsidRPr="00617BCB" w:rsidRDefault="001E743B" w:rsidP="00D47495">
            <w:pPr>
              <w:pStyle w:val="MDPI42tablebody"/>
              <w:jc w:val="left"/>
              <w:rPr>
                <w:lang w:val="en-GB"/>
              </w:rPr>
            </w:pPr>
            <w:r w:rsidRPr="00617BCB">
              <w:rPr>
                <w:lang w:val="en-GB"/>
              </w:rPr>
              <w:t>Sitting Posture Monitoring</w:t>
            </w:r>
          </w:p>
        </w:tc>
      </w:tr>
      <w:tr w:rsidR="001E743B" w:rsidRPr="00617BCB"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Pr="00617BCB" w:rsidRDefault="001E743B" w:rsidP="00D47495">
            <w:pPr>
              <w:pStyle w:val="MDPI42tablebody"/>
              <w:rPr>
                <w:lang w:val="en-GB"/>
              </w:rPr>
            </w:pPr>
            <w:r w:rsidRPr="00617BCB">
              <w:rPr>
                <w:lang w:val="en-GB"/>
              </w:rPr>
              <w:t>SQ6</w:t>
            </w:r>
          </w:p>
        </w:tc>
        <w:tc>
          <w:tcPr>
            <w:tcW w:w="7097" w:type="dxa"/>
            <w:tcBorders>
              <w:top w:val="single" w:sz="4" w:space="0" w:color="auto"/>
              <w:bottom w:val="single" w:sz="4" w:space="0" w:color="auto"/>
            </w:tcBorders>
            <w:shd w:val="clear" w:color="auto" w:fill="auto"/>
            <w:vAlign w:val="center"/>
          </w:tcPr>
          <w:p w14:paraId="16D02DF0" w14:textId="45E463D9" w:rsidR="001E743B" w:rsidRPr="00617BCB" w:rsidRDefault="001E743B" w:rsidP="00D47495">
            <w:pPr>
              <w:pStyle w:val="MDPI42tablebody"/>
              <w:jc w:val="left"/>
              <w:rPr>
                <w:lang w:val="en-GB"/>
              </w:rPr>
            </w:pPr>
            <w:r w:rsidRPr="00617BCB">
              <w:rPr>
                <w:lang w:val="en-GB"/>
              </w:rPr>
              <w:t>Sitting Posture Detection</w:t>
            </w:r>
          </w:p>
        </w:tc>
      </w:tr>
      <w:tr w:rsidR="00C642FB" w:rsidRPr="00617BCB"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Pr="00617BCB" w:rsidRDefault="00C642FB" w:rsidP="00D47495">
            <w:pPr>
              <w:pStyle w:val="MDPI42tablebody"/>
              <w:jc w:val="both"/>
              <w:rPr>
                <w:lang w:val="en-GB"/>
              </w:rPr>
            </w:pPr>
          </w:p>
        </w:tc>
        <w:tc>
          <w:tcPr>
            <w:tcW w:w="7097" w:type="dxa"/>
            <w:tcBorders>
              <w:top w:val="single" w:sz="4" w:space="0" w:color="auto"/>
              <w:bottom w:val="nil"/>
            </w:tcBorders>
            <w:shd w:val="clear" w:color="auto" w:fill="auto"/>
            <w:vAlign w:val="center"/>
          </w:tcPr>
          <w:p w14:paraId="68AB1D0D" w14:textId="4CE3701A" w:rsidR="00C642FB" w:rsidRPr="00617BCB" w:rsidRDefault="00C642FB" w:rsidP="00D47495">
            <w:pPr>
              <w:pStyle w:val="MDPI42tablebody"/>
              <w:jc w:val="left"/>
              <w:rPr>
                <w:lang w:val="en-GB"/>
              </w:rPr>
            </w:pPr>
          </w:p>
        </w:tc>
      </w:tr>
    </w:tbl>
    <w:p w14:paraId="4F0C232B" w14:textId="7F39A26D" w:rsidR="00A759D5" w:rsidRPr="00617BCB" w:rsidRDefault="00145F7B" w:rsidP="00145F7B">
      <w:pPr>
        <w:pStyle w:val="MDPI22heading2"/>
        <w:rPr>
          <w:noProof w:val="0"/>
          <w:lang w:val="en-GB"/>
        </w:rPr>
      </w:pPr>
      <w:r w:rsidRPr="00617BCB">
        <w:rPr>
          <w:noProof w:val="0"/>
          <w:lang w:val="en-GB"/>
        </w:rPr>
        <w:t xml:space="preserve">2.3 </w:t>
      </w:r>
      <w:r w:rsidR="00A759D5" w:rsidRPr="00617BCB">
        <w:rPr>
          <w:noProof w:val="0"/>
          <w:lang w:val="en-GB"/>
        </w:rPr>
        <w:t>Study Screening and Selection</w:t>
      </w:r>
    </w:p>
    <w:p w14:paraId="1FAE1425" w14:textId="3D41AF93" w:rsidR="00A759D5" w:rsidRPr="00617BCB" w:rsidRDefault="00C85F92" w:rsidP="00C85F92">
      <w:pPr>
        <w:pStyle w:val="MDPI31text"/>
        <w:rPr>
          <w:lang w:val="en-GB"/>
        </w:rPr>
      </w:pPr>
      <w:r w:rsidRPr="00617BCB">
        <w:rPr>
          <w:lang w:val="en-GB"/>
        </w:rPr>
        <w:t>The initial screening was based on the relevance of the titles and abstracts to the research questions. Studies published within the last 20 years were considered, applying exclusion criteria to omit research using invasive methods for posture classification. The selection process, illustrated in Figure 2, resulted in a total of 33 pertinent papers.</w:t>
      </w:r>
      <w:r w:rsidR="00A759D5" w:rsidRPr="00617BCB">
        <w:rPr>
          <w:lang w:val="en-GB"/>
        </w:rPr>
        <w:t xml:space="preserve"> </w:t>
      </w:r>
    </w:p>
    <w:p w14:paraId="74479C04" w14:textId="2826F170" w:rsidR="00A759D5" w:rsidRPr="00617BCB" w:rsidRDefault="00581BC2" w:rsidP="00A759D5">
      <w:pPr>
        <w:pStyle w:val="MDPI52figure"/>
        <w:rPr>
          <w:lang w:val="en-GB"/>
        </w:rPr>
      </w:pPr>
      <w:r w:rsidRPr="00617BCB">
        <w:rPr>
          <w:noProof/>
          <w:lang w:val="en-GB"/>
        </w:rPr>
        <w:drawing>
          <wp:inline distT="0" distB="0" distL="0" distR="0" wp14:anchorId="0EBCBB0D" wp14:editId="439FE613">
            <wp:extent cx="5428735" cy="4144348"/>
            <wp:effectExtent l="0" t="0" r="0" b="0"/>
            <wp:docPr id="604234575"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34575" name="Picture 1" descr="A diagram of a research proces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560" t="-3159" r="-2583" b="-3518"/>
                    <a:stretch/>
                  </pic:blipFill>
                  <pic:spPr bwMode="auto">
                    <a:xfrm>
                      <a:off x="0" y="0"/>
                      <a:ext cx="5481732" cy="4184806"/>
                    </a:xfrm>
                    <a:prstGeom prst="rect">
                      <a:avLst/>
                    </a:prstGeom>
                    <a:noFill/>
                    <a:ln>
                      <a:noFill/>
                    </a:ln>
                    <a:extLst>
                      <a:ext uri="{53640926-AAD7-44D8-BBD7-CCE9431645EC}">
                        <a14:shadowObscured xmlns:a14="http://schemas.microsoft.com/office/drawing/2010/main"/>
                      </a:ext>
                    </a:extLst>
                  </pic:spPr>
                </pic:pic>
              </a:graphicData>
            </a:graphic>
          </wp:inline>
        </w:drawing>
      </w:r>
    </w:p>
    <w:p w14:paraId="71A48195" w14:textId="25482F24" w:rsidR="00A759D5" w:rsidRPr="00617BCB" w:rsidRDefault="00A759D5" w:rsidP="00A759D5">
      <w:pPr>
        <w:pStyle w:val="MDPI51figurecaption"/>
        <w:rPr>
          <w:lang w:val="en-GB"/>
        </w:rPr>
      </w:pPr>
      <w:r w:rsidRPr="00617BCB">
        <w:rPr>
          <w:b/>
          <w:bCs/>
          <w:lang w:val="en-GB"/>
        </w:rPr>
        <w:t xml:space="preserve">Figure </w:t>
      </w:r>
      <w:r w:rsidR="002F0078" w:rsidRPr="00617BCB">
        <w:rPr>
          <w:b/>
          <w:bCs/>
          <w:lang w:val="en-GB"/>
        </w:rPr>
        <w:t>2</w:t>
      </w:r>
      <w:r w:rsidR="001B3E87" w:rsidRPr="00617BCB">
        <w:rPr>
          <w:lang w:val="en-GB"/>
        </w:rPr>
        <w:t>.</w:t>
      </w:r>
      <w:r w:rsidRPr="00617BCB">
        <w:rPr>
          <w:lang w:val="en-GB"/>
        </w:rPr>
        <w:t xml:space="preserve"> Literature Review Process</w:t>
      </w:r>
    </w:p>
    <w:p w14:paraId="505FCD05" w14:textId="566E4913" w:rsidR="00735236" w:rsidRPr="00617BCB" w:rsidRDefault="00735236" w:rsidP="00496397">
      <w:pPr>
        <w:pStyle w:val="MDPI22heading2"/>
        <w:rPr>
          <w:noProof w:val="0"/>
          <w:lang w:val="en-GB"/>
        </w:rPr>
      </w:pPr>
      <w:r w:rsidRPr="00617BCB">
        <w:rPr>
          <w:noProof w:val="0"/>
          <w:lang w:val="en-GB"/>
        </w:rPr>
        <w:t>Data Extraction</w:t>
      </w:r>
      <w:r w:rsidR="003D6488" w:rsidRPr="00617BCB">
        <w:rPr>
          <w:noProof w:val="0"/>
          <w:lang w:val="en-GB"/>
        </w:rPr>
        <w:t xml:space="preserve"> and Ana</w:t>
      </w:r>
      <w:r w:rsidR="00291A62" w:rsidRPr="00617BCB">
        <w:rPr>
          <w:noProof w:val="0"/>
          <w:lang w:val="en-GB"/>
        </w:rPr>
        <w:t>l</w:t>
      </w:r>
      <w:r w:rsidR="003D6488" w:rsidRPr="00617BCB">
        <w:rPr>
          <w:noProof w:val="0"/>
          <w:lang w:val="en-GB"/>
        </w:rPr>
        <w:t>ysis</w:t>
      </w:r>
    </w:p>
    <w:p w14:paraId="4F93EDB1" w14:textId="2B9CF207" w:rsidR="00D30503" w:rsidRPr="00617BCB" w:rsidRDefault="00735236" w:rsidP="0038377F">
      <w:pPr>
        <w:pStyle w:val="MDPI31text"/>
        <w:rPr>
          <w:lang w:val="en-GB"/>
        </w:rPr>
      </w:pPr>
      <w:del w:id="15" w:author="Shiny Verghese" w:date="2024-01-18T09:39:00Z">
        <w:r w:rsidRPr="00617BCB" w:rsidDel="00CB770F">
          <w:rPr>
            <w:lang w:val="en-GB"/>
          </w:rPr>
          <w:delText>Once the relevant research papers were found and collected, the data extraction phase was followed. This</w:delText>
        </w:r>
      </w:del>
      <w:ins w:id="16" w:author="Shiny Verghese" w:date="2024-01-18T09:39:00Z">
        <w:r w:rsidR="00CB770F" w:rsidRPr="00617BCB">
          <w:rPr>
            <w:lang w:val="en-GB"/>
          </w:rPr>
          <w:t xml:space="preserve">The </w:t>
        </w:r>
      </w:ins>
      <w:r w:rsidR="0070594E" w:rsidRPr="00617BCB">
        <w:rPr>
          <w:lang w:val="en-GB"/>
        </w:rPr>
        <w:t>d</w:t>
      </w:r>
      <w:ins w:id="17" w:author="Shiny Verghese" w:date="2024-01-18T09:39:00Z">
        <w:r w:rsidR="00CB770F" w:rsidRPr="00617BCB">
          <w:rPr>
            <w:lang w:val="en-GB"/>
          </w:rPr>
          <w:t xml:space="preserve">ata </w:t>
        </w:r>
      </w:ins>
      <w:r w:rsidR="0070594E" w:rsidRPr="00617BCB">
        <w:rPr>
          <w:lang w:val="en-GB"/>
        </w:rPr>
        <w:t>e</w:t>
      </w:r>
      <w:ins w:id="18" w:author="Shiny Verghese" w:date="2024-01-18T09:39:00Z">
        <w:r w:rsidR="00CB770F" w:rsidRPr="00617BCB">
          <w:rPr>
            <w:lang w:val="en-GB"/>
          </w:rPr>
          <w:t>xtraction</w:t>
        </w:r>
      </w:ins>
      <w:r w:rsidRPr="00617BCB">
        <w:rPr>
          <w:lang w:val="en-GB"/>
        </w:rPr>
        <w:t xml:space="preserve"> phase</w:t>
      </w:r>
      <w:r w:rsidR="00D6371E" w:rsidRPr="00617BCB">
        <w:rPr>
          <w:lang w:val="en-GB"/>
        </w:rPr>
        <w:t xml:space="preserve"> is</w:t>
      </w:r>
      <w:r w:rsidRPr="00617BCB">
        <w:rPr>
          <w:lang w:val="en-GB"/>
        </w:rPr>
        <w:t xml:space="preserve"> </w:t>
      </w:r>
      <w:del w:id="19" w:author="Shiny Verghese" w:date="2024-01-18T09:39:00Z">
        <w:r w:rsidRPr="00617BCB" w:rsidDel="00CB770F">
          <w:rPr>
            <w:lang w:val="en-GB"/>
          </w:rPr>
          <w:delText xml:space="preserve">is </w:delText>
        </w:r>
      </w:del>
      <w:r w:rsidRPr="00617BCB">
        <w:rPr>
          <w:lang w:val="en-GB"/>
        </w:rPr>
        <w:t xml:space="preserve">primarily focused on extracting the relevant information </w:t>
      </w:r>
      <w:del w:id="20" w:author="Shiny Verghese" w:date="2024-01-18T09:40:00Z">
        <w:r w:rsidRPr="00617BCB" w:rsidDel="00CB770F">
          <w:rPr>
            <w:lang w:val="en-GB"/>
          </w:rPr>
          <w:delText>which relates</w:delText>
        </w:r>
      </w:del>
      <w:r w:rsidR="0070594E" w:rsidRPr="00617BCB">
        <w:rPr>
          <w:lang w:val="en-GB"/>
        </w:rPr>
        <w:t>from the research papers gathered</w:t>
      </w:r>
      <w:ins w:id="21" w:author="Shiny Verghese" w:date="2024-01-18T09:40:00Z">
        <w:r w:rsidR="00CB770F" w:rsidRPr="00617BCB">
          <w:rPr>
            <w:lang w:val="en-GB"/>
          </w:rPr>
          <w:t>.</w:t>
        </w:r>
      </w:ins>
      <w:r w:rsidR="00282668" w:rsidRPr="00617BCB">
        <w:rPr>
          <w:lang w:val="en-GB"/>
        </w:rPr>
        <w:t xml:space="preserve"> This was achieved by individually</w:t>
      </w:r>
      <w:r w:rsidR="003D13ED" w:rsidRPr="00617BCB">
        <w:rPr>
          <w:lang w:val="en-GB"/>
        </w:rPr>
        <w:t xml:space="preserve"> reading through each paper in hopes </w:t>
      </w:r>
      <w:r w:rsidR="001E6D1E" w:rsidRPr="00617BCB">
        <w:rPr>
          <w:lang w:val="en-GB"/>
        </w:rPr>
        <w:t>of gathering</w:t>
      </w:r>
      <w:r w:rsidR="008F121C" w:rsidRPr="00617BCB">
        <w:rPr>
          <w:lang w:val="en-GB"/>
        </w:rPr>
        <w:t xml:space="preserve"> useful</w:t>
      </w:r>
      <w:r w:rsidR="003D13ED" w:rsidRPr="00617BCB">
        <w:rPr>
          <w:lang w:val="en-GB"/>
        </w:rPr>
        <w:t xml:space="preserve"> </w:t>
      </w:r>
      <w:r w:rsidR="005337A6" w:rsidRPr="00617BCB">
        <w:rPr>
          <w:lang w:val="en-GB"/>
        </w:rPr>
        <w:t>data,</w:t>
      </w:r>
      <w:r w:rsidR="008F121C" w:rsidRPr="00617BCB">
        <w:rPr>
          <w:lang w:val="en-GB"/>
        </w:rPr>
        <w:t xml:space="preserve"> </w:t>
      </w:r>
      <w:r w:rsidR="0011342F" w:rsidRPr="00617BCB">
        <w:rPr>
          <w:lang w:val="en-GB"/>
        </w:rPr>
        <w:t xml:space="preserve">especially </w:t>
      </w:r>
      <w:r w:rsidR="008F121C" w:rsidRPr="00617BCB">
        <w:rPr>
          <w:lang w:val="en-GB"/>
        </w:rPr>
        <w:t>on the methods</w:t>
      </w:r>
      <w:r w:rsidR="0011342F" w:rsidRPr="00617BCB">
        <w:rPr>
          <w:lang w:val="en-GB"/>
        </w:rPr>
        <w:t xml:space="preserve"> and techniques being</w:t>
      </w:r>
      <w:r w:rsidR="008F121C" w:rsidRPr="00617BCB">
        <w:rPr>
          <w:lang w:val="en-GB"/>
        </w:rPr>
        <w:t xml:space="preserve"> employed in the development of a smart sensing chair system. </w:t>
      </w:r>
      <w:r w:rsidRPr="00617BCB">
        <w:rPr>
          <w:lang w:val="en-GB"/>
        </w:rPr>
        <w:t>Listed below are the following information that was captured while going through each</w:t>
      </w:r>
      <w:r w:rsidR="00733AA7" w:rsidRPr="00617BCB">
        <w:rPr>
          <w:lang w:val="en-GB"/>
        </w:rPr>
        <w:t xml:space="preserve"> re</w:t>
      </w:r>
      <w:r w:rsidR="00733AA7" w:rsidRPr="00617BCB">
        <w:rPr>
          <w:lang w:val="en-GB"/>
        </w:rPr>
        <w:lastRenderedPageBreak/>
        <w:t>search</w:t>
      </w:r>
      <w:r w:rsidRPr="00617BCB">
        <w:rPr>
          <w:lang w:val="en-GB"/>
        </w:rPr>
        <w:t xml:space="preserve"> paper:</w:t>
      </w:r>
      <w:r w:rsidR="00CA5757" w:rsidRPr="00617BCB">
        <w:rPr>
          <w:lang w:val="en-GB"/>
        </w:rPr>
        <w:t xml:space="preserve"> </w:t>
      </w:r>
      <w:r w:rsidRPr="00617BCB">
        <w:rPr>
          <w:lang w:val="en-GB"/>
        </w:rPr>
        <w:t>Authors</w:t>
      </w:r>
      <w:r w:rsidR="00CA5757" w:rsidRPr="00617BCB">
        <w:rPr>
          <w:lang w:val="en-GB"/>
        </w:rPr>
        <w:t xml:space="preserve">, </w:t>
      </w:r>
      <w:r w:rsidRPr="00617BCB">
        <w:rPr>
          <w:lang w:val="en-GB"/>
        </w:rPr>
        <w:t>Published Year</w:t>
      </w:r>
      <w:r w:rsidR="00CA5757" w:rsidRPr="00617BCB">
        <w:rPr>
          <w:lang w:val="en-GB"/>
        </w:rPr>
        <w:t xml:space="preserve">, </w:t>
      </w:r>
      <w:r w:rsidRPr="00617BCB">
        <w:rPr>
          <w:lang w:val="en-GB"/>
        </w:rPr>
        <w:t>Sensors Used</w:t>
      </w:r>
      <w:r w:rsidR="00CA5757" w:rsidRPr="00617BCB">
        <w:rPr>
          <w:lang w:val="en-GB"/>
        </w:rPr>
        <w:t xml:space="preserve">, </w:t>
      </w:r>
      <w:r w:rsidRPr="00617BCB">
        <w:rPr>
          <w:lang w:val="en-GB"/>
        </w:rPr>
        <w:t>Sensor Placement</w:t>
      </w:r>
      <w:r w:rsidR="00CA5757" w:rsidRPr="00617BCB">
        <w:rPr>
          <w:lang w:val="en-GB"/>
        </w:rPr>
        <w:t xml:space="preserve">, </w:t>
      </w:r>
      <w:r w:rsidRPr="00617BCB">
        <w:rPr>
          <w:lang w:val="en-GB"/>
        </w:rPr>
        <w:t>Number of Postures Classified</w:t>
      </w:r>
      <w:r w:rsidR="00CA5757" w:rsidRPr="00617BCB">
        <w:rPr>
          <w:lang w:val="en-GB"/>
        </w:rPr>
        <w:t xml:space="preserve">, </w:t>
      </w:r>
      <w:r w:rsidRPr="00617BCB">
        <w:rPr>
          <w:lang w:val="en-GB"/>
        </w:rPr>
        <w:t>Recognized Postures</w:t>
      </w:r>
      <w:r w:rsidR="00CA5757" w:rsidRPr="00617BCB">
        <w:rPr>
          <w:lang w:val="en-GB"/>
        </w:rPr>
        <w:t xml:space="preserve">, </w:t>
      </w:r>
      <w:r w:rsidRPr="00617BCB">
        <w:rPr>
          <w:lang w:val="en-GB"/>
        </w:rPr>
        <w:t>Classification Method</w:t>
      </w:r>
      <w:r w:rsidR="00CA5757" w:rsidRPr="00617BCB">
        <w:rPr>
          <w:lang w:val="en-GB"/>
        </w:rPr>
        <w:t xml:space="preserve">, </w:t>
      </w:r>
      <w:r w:rsidRPr="00617BCB">
        <w:rPr>
          <w:lang w:val="en-GB"/>
        </w:rPr>
        <w:t>Classification Accuracy</w:t>
      </w:r>
      <w:r w:rsidR="00CA5757" w:rsidRPr="00617BCB">
        <w:rPr>
          <w:lang w:val="en-GB"/>
        </w:rPr>
        <w:t xml:space="preserve">, </w:t>
      </w:r>
      <w:r w:rsidRPr="00617BCB">
        <w:rPr>
          <w:lang w:val="en-GB"/>
        </w:rPr>
        <w:t>Limitations</w:t>
      </w:r>
      <w:r w:rsidR="00CA5757" w:rsidRPr="00617BCB">
        <w:rPr>
          <w:lang w:val="en-GB"/>
        </w:rPr>
        <w:t xml:space="preserve">, </w:t>
      </w:r>
      <w:r w:rsidRPr="00617BCB">
        <w:rPr>
          <w:lang w:val="en-GB"/>
        </w:rPr>
        <w:t>User Feedback System</w:t>
      </w:r>
      <w:r w:rsidR="00CA5757" w:rsidRPr="00617BCB">
        <w:rPr>
          <w:lang w:val="en-GB"/>
        </w:rPr>
        <w:t xml:space="preserve">, </w:t>
      </w:r>
      <w:r w:rsidRPr="00617BCB">
        <w:rPr>
          <w:lang w:val="en-GB"/>
        </w:rPr>
        <w:t>Is Realtime</w:t>
      </w:r>
      <w:r w:rsidR="00CA5757" w:rsidRPr="00617BCB">
        <w:rPr>
          <w:lang w:val="en-GB"/>
        </w:rPr>
        <w:t xml:space="preserve">, and </w:t>
      </w:r>
      <w:r w:rsidRPr="00617BCB">
        <w:rPr>
          <w:lang w:val="en-GB"/>
        </w:rPr>
        <w:t>Method Used</w:t>
      </w:r>
      <w:r w:rsidR="008A5A7D" w:rsidRPr="00617BCB">
        <w:rPr>
          <w:lang w:val="en-GB"/>
        </w:rPr>
        <w:t>.</w:t>
      </w:r>
    </w:p>
    <w:p w14:paraId="48499E08" w14:textId="77777777" w:rsidR="00D30503" w:rsidRPr="00617BCB" w:rsidRDefault="00D30503" w:rsidP="00D30503">
      <w:pPr>
        <w:pStyle w:val="MDPI21heading1"/>
        <w:rPr>
          <w:lang w:val="en-GB"/>
        </w:rPr>
      </w:pPr>
      <w:r w:rsidRPr="00617BCB">
        <w:rPr>
          <w:lang w:val="en-GB"/>
        </w:rPr>
        <w:t>3. Sitting posture selection</w:t>
      </w:r>
    </w:p>
    <w:p w14:paraId="5633DAF0" w14:textId="4771B598" w:rsidR="00D30503" w:rsidRPr="008A612B" w:rsidRDefault="00D30503" w:rsidP="008A612B">
      <w:pPr>
        <w:pStyle w:val="MDPI31text"/>
      </w:pPr>
      <w:r w:rsidRPr="008A612B">
        <w:t>The concept of an</w:t>
      </w:r>
      <w:r w:rsidR="005C10E8" w:rsidRPr="008A612B">
        <w:t xml:space="preserve"> “</w:t>
      </w:r>
      <w:r w:rsidRPr="008A612B">
        <w:t>ideal</w:t>
      </w:r>
      <w:r w:rsidR="005C10E8" w:rsidRPr="008A612B">
        <w:t>”</w:t>
      </w:r>
      <w:r w:rsidRPr="008A612B">
        <w:t xml:space="preserve"> sitting posture is inherently subjective, reflecting significant variation across diverse groups. Particularly for individuals with permanent mobility impairments or those who use wheelchairs, the parameters defining a comfortable sitting posture are distinctly unique. While the conventional wisdom among healthcare </w:t>
      </w:r>
      <w:r w:rsidR="00C21D03" w:rsidRPr="008A612B">
        <w:t>professionals’</w:t>
      </w:r>
      <w:r w:rsidRPr="008A612B">
        <w:t xml:space="preserve"> advocates for an upright lordotic spinal position, the inherent variability in spinal anatomy across individuals challenges the notion of a one-size-fits-all </w:t>
      </w:r>
      <w:r w:rsidR="005C10E8" w:rsidRPr="008A612B">
        <w:t>“</w:t>
      </w:r>
      <w:r w:rsidRPr="008A612B">
        <w:t>correct</w:t>
      </w:r>
      <w:r w:rsidR="005C10E8" w:rsidRPr="008A612B">
        <w:t>”</w:t>
      </w:r>
      <w:r w:rsidRPr="008A612B">
        <w:t xml:space="preserve"> posture</w:t>
      </w:r>
      <w:r w:rsidR="0033254D" w:rsidRPr="008A612B">
        <w:t xml:space="preserve"> </w:t>
      </w:r>
      <w:r w:rsidR="0033254D" w:rsidRPr="008A612B">
        <w:fldChar w:fldCharType="begin"/>
      </w:r>
      <w:r w:rsidR="008A5548" w:rsidRPr="008A612B">
        <w:instrText xml:space="preserve"> ADDIN ZOTERO_ITEM CSL_CITATION {"citationID":"a2TopFBI","properties":{"formattedCitation":"[17]","plainCitation":"[17]","noteIndex":0},"citationItems":[{"id":297,"uris":["http://zotero.org/users/11398818/items/PM3FV4A3"],"itemData":{"id":297,"type":"article-journal","container-title":"Journal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locator":"2"}],"schema":"https://github.com/citation-style-language/schema/raw/master/csl-citation.json"} </w:instrText>
      </w:r>
      <w:r w:rsidR="0033254D" w:rsidRPr="008A612B">
        <w:fldChar w:fldCharType="separate"/>
      </w:r>
      <w:r w:rsidR="008A5548" w:rsidRPr="008A612B">
        <w:t>[17]</w:t>
      </w:r>
      <w:r w:rsidR="0033254D" w:rsidRPr="008A612B">
        <w:fldChar w:fldCharType="end"/>
      </w:r>
      <w:r w:rsidRPr="008A612B">
        <w:t xml:space="preserve">. Biomechanical research has shed light on the consequences of various sitting positions on spinal alignment and muscle engagement, emphasizing the musculoskeletal stress induced by inadequate postures </w:t>
      </w:r>
      <w:r w:rsidR="00EB0804" w:rsidRPr="008A612B">
        <w:fldChar w:fldCharType="begin"/>
      </w:r>
      <w:r w:rsidR="00E158DF" w:rsidRPr="008A612B">
        <w:instrText xml:space="preserve"> ADDIN ZOTERO_ITEM CSL_CITATION {"citationID":"myvxZtVq","properties":{"formattedCitation":"[18\\uc0\\u8211{}20]","plainCitation":"[18–20]","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00EB0804" w:rsidRPr="008A612B">
        <w:fldChar w:fldCharType="separate"/>
      </w:r>
      <w:r w:rsidR="00E158DF" w:rsidRPr="008A612B">
        <w:t>[18–20]</w:t>
      </w:r>
      <w:r w:rsidR="00EB0804" w:rsidRPr="008A612B">
        <w:fldChar w:fldCharType="end"/>
      </w:r>
      <w:r w:rsidR="00E158DF" w:rsidRPr="008A612B">
        <w:t xml:space="preserve">. </w:t>
      </w:r>
      <w:r w:rsidRPr="008A612B">
        <w:t xml:space="preserve">These investigations reveal that extended periods of sitting, especially in a slumped position, intensify the symptoms of musculoskeletal disorders and are a contributing factor to lower back pain. Moreover, recommendations consistently suggest minimizing prolonged sitting durations, regardless of whether the posture is upright or slouched, to mitigate potential health risks. Korakakis et al. </w:t>
      </w:r>
      <w:r w:rsidR="00EB0804" w:rsidRPr="008A612B">
        <w:fldChar w:fldCharType="begin"/>
      </w:r>
      <w:r w:rsidR="00EB0804" w:rsidRPr="008A612B">
        <w:instrText xml:space="preserve"> ADDIN ZOTERO_ITEM CSL_CITATION {"citationID":"MxnEb2Ei","properties":{"formattedCitation":"[18]","plainCitation":"[18]","noteIndex":0},"citationItems":[{"id":298,"uris":["http://zotero.org/users/11398818/items/PX682NWF"],"itemData":{"id":298,"type":"article-journal","container-title":"Musculoskeletal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EB0804" w:rsidRPr="008A612B">
        <w:fldChar w:fldCharType="separate"/>
      </w:r>
      <w:r w:rsidR="00EB0804" w:rsidRPr="008A612B">
        <w:t>[18]</w:t>
      </w:r>
      <w:r w:rsidR="00EB0804" w:rsidRPr="008A612B">
        <w:fldChar w:fldCharType="end"/>
      </w:r>
      <w:r w:rsidRPr="008A612B">
        <w:t xml:space="preserve"> underscored the absence of conclusive medical evidence associating any particular sitting posture with enhanced health benefits, further complicating the pursuit of an optimal sitting strategy. Figure 1 presents 20 sitting postures detected by smart sensing chair systems as reported in the literature, with the relative prevalence of each posture depicted through a pie chart. This pie chart quantifies the percentage of review papers that have investigated each specific posture, ranking these postures from the most to the least frequently detected by such systems. Blue arrows highlight the primary pressure points at the interface between the seat and the occupant, while red arrows delineate the direction of adjustments necessary for adopting each specific posture. The most popular sitting postures detected by the smart sensing </w:t>
      </w:r>
      <w:r w:rsidR="008A612B" w:rsidRPr="008A612B">
        <w:t>chairs</w:t>
      </w:r>
      <w:r w:rsidRPr="008A612B">
        <w:t xml:space="preserve"> include 1. Upright sitting with backrest, 2. Leaning forward with backrest (slouching) 3. Leaning forward without backrest (slouching), 4. Sitting on the front edge 5. Leaning Left 6. Leaning Right reported by the majority of studies.</w:t>
      </w:r>
      <w:r w:rsidR="0038377F" w:rsidRPr="008A612B">
        <w:t xml:space="preserve"> </w:t>
      </w:r>
    </w:p>
    <w:p w14:paraId="02B5F3CB" w14:textId="77777777" w:rsidR="0038377F" w:rsidRPr="00617BCB" w:rsidRDefault="0038377F" w:rsidP="00D30503">
      <w:pPr>
        <w:pStyle w:val="MDPI31text"/>
        <w:rPr>
          <w:lang w:val="en-GB"/>
        </w:rPr>
      </w:pPr>
    </w:p>
    <w:p w14:paraId="20B0E080" w14:textId="2A2DE09B" w:rsidR="0038377F" w:rsidRPr="00617BCB" w:rsidRDefault="0038377F" w:rsidP="0038377F">
      <w:pPr>
        <w:pStyle w:val="MDPI52figure"/>
        <w:rPr>
          <w:lang w:val="en-GB"/>
        </w:rPr>
      </w:pPr>
      <w:r w:rsidRPr="00617BCB">
        <w:rPr>
          <w:noProof/>
          <w:lang w:val="en-GB"/>
        </w:rPr>
        <w:lastRenderedPageBreak/>
        <w:drawing>
          <wp:inline distT="0" distB="0" distL="0" distR="0" wp14:anchorId="3D0E7319" wp14:editId="59483EBA">
            <wp:extent cx="5463442" cy="5969858"/>
            <wp:effectExtent l="19050" t="19050" r="4445" b="0"/>
            <wp:docPr id="193494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40446" name=""/>
                    <pic:cNvPicPr/>
                  </pic:nvPicPr>
                  <pic:blipFill>
                    <a:blip r:embed="rId14"/>
                    <a:stretch>
                      <a:fillRect/>
                    </a:stretch>
                  </pic:blipFill>
                  <pic:spPr>
                    <a:xfrm>
                      <a:off x="0" y="0"/>
                      <a:ext cx="5588906" cy="6106952"/>
                    </a:xfrm>
                    <a:prstGeom prst="rect">
                      <a:avLst/>
                    </a:prstGeom>
                    <a:ln>
                      <a:solidFill>
                        <a:schemeClr val="tx1"/>
                      </a:solidFill>
                    </a:ln>
                  </pic:spPr>
                </pic:pic>
              </a:graphicData>
            </a:graphic>
          </wp:inline>
        </w:drawing>
      </w:r>
    </w:p>
    <w:p w14:paraId="73F3453D" w14:textId="064BA77D" w:rsidR="00696DAF" w:rsidRPr="00617BCB" w:rsidRDefault="00696DAF" w:rsidP="00696DAF">
      <w:pPr>
        <w:pStyle w:val="MDPI51figurecaption"/>
        <w:rPr>
          <w:lang w:val="en-GB"/>
        </w:rPr>
      </w:pPr>
      <w:r w:rsidRPr="00617BCB">
        <w:rPr>
          <w:b/>
          <w:bCs/>
          <w:lang w:val="en-GB"/>
        </w:rPr>
        <w:t>Figure 2</w:t>
      </w:r>
      <w:r w:rsidRPr="00617BCB">
        <w:rPr>
          <w:lang w:val="en-GB"/>
        </w:rPr>
        <w:t xml:space="preserve">. </w:t>
      </w:r>
      <w:r w:rsidR="00EB1CAC">
        <w:rPr>
          <w:lang w:val="en-GB"/>
        </w:rPr>
        <w:t>20 categories of different sitting postures</w:t>
      </w:r>
      <w:r w:rsidR="00A92D7F">
        <w:rPr>
          <w:lang w:val="en-GB"/>
        </w:rPr>
        <w:t xml:space="preserve"> along with a pie chart indicating its popularity among the research studies found. </w:t>
      </w:r>
    </w:p>
    <w:p w14:paraId="05BAC69A" w14:textId="6E0A90F8" w:rsidR="00696DAF" w:rsidRPr="00617BCB" w:rsidRDefault="0079673B" w:rsidP="0079673B">
      <w:pPr>
        <w:pStyle w:val="MDPI21heading1"/>
        <w:rPr>
          <w:shd w:val="clear" w:color="auto" w:fill="FFFFFF"/>
          <w:lang w:val="en-GB"/>
        </w:rPr>
      </w:pPr>
      <w:r w:rsidRPr="00617BCB">
        <w:rPr>
          <w:shd w:val="clear" w:color="auto" w:fill="FFFFFF"/>
          <w:lang w:val="en-GB"/>
        </w:rPr>
        <w:t xml:space="preserve">4. </w:t>
      </w:r>
      <w:r w:rsidR="00AE7196" w:rsidRPr="00617BCB">
        <w:rPr>
          <w:shd w:val="clear" w:color="auto" w:fill="FFFFFF"/>
          <w:lang w:val="en-GB"/>
        </w:rPr>
        <w:t>Technologies Used in Smart Sensing Chairs</w:t>
      </w:r>
    </w:p>
    <w:p w14:paraId="455238CC" w14:textId="351C3DAC" w:rsidR="0058745F" w:rsidRPr="00617BCB" w:rsidRDefault="00696DAF" w:rsidP="00696DAF">
      <w:pPr>
        <w:pStyle w:val="MDPI22heading2"/>
        <w:rPr>
          <w:noProof w:val="0"/>
          <w:shd w:val="clear" w:color="auto" w:fill="FFFFFF"/>
          <w:lang w:val="en-GB"/>
        </w:rPr>
      </w:pPr>
      <w:r w:rsidRPr="00617BCB">
        <w:rPr>
          <w:noProof w:val="0"/>
          <w:shd w:val="clear" w:color="auto" w:fill="FFFFFF"/>
          <w:lang w:val="en-GB"/>
        </w:rPr>
        <w:t xml:space="preserve">4.1 </w:t>
      </w:r>
      <w:r w:rsidR="005337A6" w:rsidRPr="00617BCB">
        <w:rPr>
          <w:noProof w:val="0"/>
          <w:shd w:val="clear" w:color="auto" w:fill="FFFFFF"/>
          <w:lang w:val="en-GB"/>
        </w:rPr>
        <w:t>Sensor Technologies</w:t>
      </w:r>
    </w:p>
    <w:p w14:paraId="026827DD" w14:textId="0330E84E" w:rsidR="00907A82" w:rsidRPr="00617BCB" w:rsidRDefault="008F244C" w:rsidP="00A40B75">
      <w:pPr>
        <w:pStyle w:val="MDPI31text"/>
        <w:rPr>
          <w:shd w:val="clear" w:color="auto" w:fill="FFFFFF"/>
          <w:lang w:val="en-GB"/>
        </w:rPr>
      </w:pPr>
      <w:r w:rsidRPr="00617BCB">
        <w:rPr>
          <w:shd w:val="clear" w:color="auto" w:fill="FFFFFF"/>
          <w:lang w:val="en-GB"/>
        </w:rPr>
        <w:t xml:space="preserve">Aside from </w:t>
      </w:r>
      <w:r w:rsidR="00292A2B" w:rsidRPr="00617BCB">
        <w:rPr>
          <w:shd w:val="clear" w:color="auto" w:fill="FFFFFF"/>
          <w:lang w:val="en-GB"/>
        </w:rPr>
        <w:t xml:space="preserve">pressure sensors, </w:t>
      </w:r>
      <w:r w:rsidRPr="00617BCB">
        <w:rPr>
          <w:shd w:val="clear" w:color="auto" w:fill="FFFFFF"/>
          <w:lang w:val="en-GB"/>
        </w:rPr>
        <w:t>there are other</w:t>
      </w:r>
      <w:r w:rsidR="00B36850" w:rsidRPr="00617BCB">
        <w:rPr>
          <w:shd w:val="clear" w:color="auto" w:fill="FFFFFF"/>
          <w:lang w:val="en-GB"/>
        </w:rPr>
        <w:t xml:space="preserve"> </w:t>
      </w:r>
      <w:r w:rsidR="006F7EDC" w:rsidRPr="00617BCB">
        <w:rPr>
          <w:shd w:val="clear" w:color="auto" w:fill="FFFFFF"/>
          <w:lang w:val="en-GB"/>
        </w:rPr>
        <w:t>different types of sensors</w:t>
      </w:r>
      <w:r w:rsidR="00876C75" w:rsidRPr="00617BCB">
        <w:rPr>
          <w:shd w:val="clear" w:color="auto" w:fill="FFFFFF"/>
          <w:lang w:val="en-GB"/>
        </w:rPr>
        <w:t xml:space="preserve"> being </w:t>
      </w:r>
      <w:r w:rsidR="006F7EDC" w:rsidRPr="00617BCB">
        <w:rPr>
          <w:shd w:val="clear" w:color="auto" w:fill="FFFFFF"/>
          <w:lang w:val="en-GB"/>
        </w:rPr>
        <w:t>used</w:t>
      </w:r>
      <w:r w:rsidR="006C29CF" w:rsidRPr="00617BCB">
        <w:rPr>
          <w:shd w:val="clear" w:color="auto" w:fill="FFFFFF"/>
          <w:lang w:val="en-GB"/>
        </w:rPr>
        <w:t xml:space="preserve"> </w:t>
      </w:r>
      <w:r w:rsidR="00C266BD" w:rsidRPr="00617BCB">
        <w:rPr>
          <w:shd w:val="clear" w:color="auto" w:fill="FFFFFF"/>
          <w:lang w:val="en-GB"/>
        </w:rPr>
        <w:t>in the development of</w:t>
      </w:r>
      <w:r w:rsidR="006C29CF" w:rsidRPr="00617BCB">
        <w:rPr>
          <w:shd w:val="clear" w:color="auto" w:fill="FFFFFF"/>
          <w:lang w:val="en-GB"/>
        </w:rPr>
        <w:t xml:space="preserve"> smart sensing chairs.</w:t>
      </w:r>
      <w:r w:rsidR="00B36850" w:rsidRPr="00617BCB">
        <w:rPr>
          <w:shd w:val="clear" w:color="auto" w:fill="FFFFFF"/>
          <w:lang w:val="en-GB"/>
        </w:rPr>
        <w:t xml:space="preserve"> </w:t>
      </w:r>
      <w:r w:rsidR="00A40B75" w:rsidRPr="00617BCB">
        <w:rPr>
          <w:shd w:val="clear" w:color="auto" w:fill="FFFFFF"/>
          <w:lang w:val="en-GB"/>
        </w:rPr>
        <w:t>Furthermore, this section reviews variety of sensor technologies that have been integrated into smart sensing chairs, each offering unique benefits and facing distinct challenges in accurately assessing sitting postures.</w:t>
      </w:r>
    </w:p>
    <w:p w14:paraId="2EFA0316" w14:textId="77777777" w:rsidR="005E24D9" w:rsidRPr="00617BCB" w:rsidRDefault="005E24D9" w:rsidP="007F5342">
      <w:pPr>
        <w:pStyle w:val="MDPI52figure"/>
        <w:rPr>
          <w:lang w:val="en-GB"/>
        </w:rPr>
      </w:pPr>
    </w:p>
    <w:p w14:paraId="0DF8BAC3" w14:textId="10EB53C9" w:rsidR="003A7E8F" w:rsidRPr="00617BCB" w:rsidRDefault="005E24D9" w:rsidP="007F5342">
      <w:pPr>
        <w:pStyle w:val="MDPI52figure"/>
        <w:rPr>
          <w:shd w:val="clear" w:color="auto" w:fill="FFFFFF"/>
          <w:lang w:val="en-GB"/>
        </w:rPr>
      </w:pPr>
      <w:r w:rsidRPr="00617BCB">
        <w:rPr>
          <w:noProof/>
          <w:lang w:val="en-GB"/>
        </w:rPr>
        <w:lastRenderedPageBreak/>
        <w:drawing>
          <wp:inline distT="0" distB="0" distL="0" distR="0" wp14:anchorId="071EC4EC" wp14:editId="16BF8B54">
            <wp:extent cx="4857750" cy="5076825"/>
            <wp:effectExtent l="19050" t="19050" r="0" b="9525"/>
            <wp:docPr id="313672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911" t="-2768" r="-3142" b="-2623"/>
                    <a:stretch/>
                  </pic:blipFill>
                  <pic:spPr bwMode="auto">
                    <a:xfrm>
                      <a:off x="0" y="0"/>
                      <a:ext cx="4884689" cy="51049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7D5C5E9" w14:textId="734197BC" w:rsidR="00E74A46" w:rsidRPr="00617BCB" w:rsidRDefault="00E74A46" w:rsidP="00D37800">
      <w:pPr>
        <w:pStyle w:val="MDPI51figurecaption"/>
        <w:rPr>
          <w:lang w:val="en-GB"/>
        </w:rPr>
      </w:pPr>
      <w:r w:rsidRPr="00617BCB">
        <w:rPr>
          <w:b/>
          <w:bCs/>
          <w:lang w:val="en-GB"/>
        </w:rPr>
        <w:t>Figure 3</w:t>
      </w:r>
      <w:r w:rsidRPr="00617BCB">
        <w:rPr>
          <w:lang w:val="en-GB"/>
        </w:rPr>
        <w:t xml:space="preserve">. </w:t>
      </w:r>
      <w:r w:rsidR="00987F69" w:rsidRPr="00617BCB">
        <w:rPr>
          <w:lang w:val="en-GB"/>
        </w:rPr>
        <w:t xml:space="preserve">Taxonomy Graph of sensors used in smart sensing chair </w:t>
      </w:r>
      <w:r w:rsidR="00F458E2" w:rsidRPr="00617BCB">
        <w:rPr>
          <w:lang w:val="en-GB"/>
        </w:rPr>
        <w:t>systems.</w:t>
      </w:r>
    </w:p>
    <w:p w14:paraId="7EBBAF36" w14:textId="3B3655E0" w:rsidR="0058745F" w:rsidRPr="00617BCB" w:rsidRDefault="00015563" w:rsidP="00015563">
      <w:pPr>
        <w:pStyle w:val="MDPI23heading3"/>
        <w:rPr>
          <w:lang w:val="en-GB"/>
        </w:rPr>
      </w:pPr>
      <w:r w:rsidRPr="00617BCB">
        <w:rPr>
          <w:lang w:val="en-GB"/>
        </w:rPr>
        <w:t xml:space="preserve">4.1.1 </w:t>
      </w:r>
      <w:r w:rsidR="0058745F" w:rsidRPr="00617BCB">
        <w:rPr>
          <w:lang w:val="en-GB"/>
        </w:rPr>
        <w:t>Force Sensing/Sensitive Sensor (FSR)</w:t>
      </w:r>
    </w:p>
    <w:p w14:paraId="013DA342" w14:textId="3B2A26A3" w:rsidR="0058745F" w:rsidRPr="00617BCB" w:rsidRDefault="0058745F" w:rsidP="00E52229">
      <w:pPr>
        <w:pStyle w:val="MDPI31text"/>
        <w:rPr>
          <w:lang w:val="en-GB"/>
        </w:rPr>
      </w:pPr>
      <w:r w:rsidRPr="00617BCB">
        <w:rPr>
          <w:lang w:val="en-GB"/>
        </w:rPr>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617BCB">
        <w:rPr>
          <w:lang w:val="en-GB"/>
        </w:rPr>
        <w:fldChar w:fldCharType="begin"/>
      </w:r>
      <w:r w:rsidR="008A5548" w:rsidRPr="00617BCB">
        <w:rPr>
          <w:lang w:val="en-GB"/>
        </w:rPr>
        <w:instrText xml:space="preserve"> ADDIN ZOTERO_ITEM CSL_CITATION {"citationID":"cDTzZTA4","properties":{"formattedCitation":"[19]","plainCitation":"[19]","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617BCB">
        <w:rPr>
          <w:lang w:val="en-GB"/>
        </w:rPr>
        <w:fldChar w:fldCharType="separate"/>
      </w:r>
      <w:r w:rsidR="008A5548" w:rsidRPr="00617BCB">
        <w:rPr>
          <w:lang w:val="en-GB"/>
        </w:rPr>
        <w:t>[19]</w:t>
      </w:r>
      <w:r w:rsidRPr="00617BCB">
        <w:rPr>
          <w:lang w:val="en-GB"/>
        </w:rPr>
        <w:fldChar w:fldCharType="end"/>
      </w:r>
      <w:r w:rsidRPr="00617BCB">
        <w:rPr>
          <w:lang w:val="en-GB"/>
        </w:rPr>
        <w:t xml:space="preserve">. Typically, the conductive material changes in resistivity as more direct pressure are applied on the sensor’s z-axis. FSR sensors are also known to be very cost-effective and have been utilized in various fields ranging from robotics to medical applications </w:t>
      </w:r>
      <w:r w:rsidRPr="00617BCB">
        <w:rPr>
          <w:lang w:val="en-GB"/>
        </w:rPr>
        <w:fldChar w:fldCharType="begin"/>
      </w:r>
      <w:r w:rsidR="008A5548" w:rsidRPr="00617BCB">
        <w:rPr>
          <w:lang w:val="en-GB"/>
        </w:rPr>
        <w:instrText xml:space="preserve"> ADDIN ZOTERO_ITEM CSL_CITATION {"citationID":"DDCecVAC","properties":{"formattedCitation":"[20]","plainCitation":"[20]","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617BCB">
        <w:rPr>
          <w:lang w:val="en-GB"/>
        </w:rPr>
        <w:fldChar w:fldCharType="separate"/>
      </w:r>
      <w:r w:rsidR="008A5548" w:rsidRPr="00617BCB">
        <w:rPr>
          <w:lang w:val="en-GB"/>
        </w:rPr>
        <w:t>[20]</w:t>
      </w:r>
      <w:r w:rsidRPr="00617BCB">
        <w:rPr>
          <w:lang w:val="en-GB"/>
        </w:rPr>
        <w:fldChar w:fldCharType="end"/>
      </w:r>
      <w:r w:rsidRPr="00617BCB">
        <w:rPr>
          <w:lang w:val="en-GB"/>
        </w:rPr>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617BCB">
        <w:rPr>
          <w:lang w:val="en-GB"/>
        </w:rPr>
        <w:fldChar w:fldCharType="begin"/>
      </w:r>
      <w:r w:rsidR="008A5548" w:rsidRPr="00617BCB">
        <w:rPr>
          <w:lang w:val="en-GB"/>
        </w:rPr>
        <w:instrText xml:space="preserve"> ADDIN ZOTERO_ITEM CSL_CITATION {"citationID":"VzA8Enwr","properties":{"formattedCitation":"[21]","plainCitation":"[21]","noteIndex":0},"citationItems":[{"id":295,"uris":["http://zotero.org/users/11398818/items/MX9B2Q7X"],"itemData":{"id":295,"type":"article-journal","container-title":"Sensing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617BCB">
        <w:rPr>
          <w:lang w:val="en-GB"/>
        </w:rPr>
        <w:fldChar w:fldCharType="separate"/>
      </w:r>
      <w:r w:rsidR="008A5548" w:rsidRPr="00617BCB">
        <w:rPr>
          <w:lang w:val="en-GB"/>
        </w:rPr>
        <w:t>[21]</w:t>
      </w:r>
      <w:r w:rsidRPr="00617BCB">
        <w:rPr>
          <w:lang w:val="en-GB"/>
        </w:rPr>
        <w:fldChar w:fldCharType="end"/>
      </w:r>
      <w:r w:rsidRPr="00617BCB">
        <w:rPr>
          <w:lang w:val="en-GB"/>
        </w:rPr>
        <w:t xml:space="preserve">. </w:t>
      </w:r>
      <w:r w:rsidR="00B12F80" w:rsidRPr="00617BCB">
        <w:rPr>
          <w:lang w:val="en-GB"/>
        </w:rPr>
        <w:t xml:space="preserve">Listed in </w:t>
      </w:r>
      <w:r w:rsidR="00390333" w:rsidRPr="00617BCB">
        <w:rPr>
          <w:lang w:val="en-GB"/>
        </w:rPr>
        <w:t>Table</w:t>
      </w:r>
      <w:r w:rsidR="00B12F80" w:rsidRPr="00617BCB">
        <w:rPr>
          <w:lang w:val="en-GB"/>
        </w:rPr>
        <w:t xml:space="preserve"> </w:t>
      </w:r>
      <w:r w:rsidR="002F0078" w:rsidRPr="00617BCB">
        <w:rPr>
          <w:lang w:val="en-GB"/>
        </w:rPr>
        <w:t>3</w:t>
      </w:r>
      <w:r w:rsidR="00B12F80" w:rsidRPr="00617BCB">
        <w:rPr>
          <w:lang w:val="en-GB"/>
        </w:rPr>
        <w:t xml:space="preserve"> are some of the commercially available FSR sensors as well as </w:t>
      </w:r>
      <w:r w:rsidR="002F2A28" w:rsidRPr="00617BCB">
        <w:rPr>
          <w:lang w:val="en-GB"/>
        </w:rPr>
        <w:t>some of</w:t>
      </w:r>
      <w:r w:rsidR="00B12F80" w:rsidRPr="00617BCB">
        <w:rPr>
          <w:lang w:val="en-GB"/>
        </w:rPr>
        <w:t xml:space="preserve"> its technical specifications.</w:t>
      </w:r>
    </w:p>
    <w:p w14:paraId="34ACB92C" w14:textId="77777777" w:rsidR="0058745F" w:rsidRPr="00617BCB" w:rsidRDefault="0058745F" w:rsidP="00E52229">
      <w:pPr>
        <w:pStyle w:val="MDPI31text"/>
        <w:ind w:left="2968" w:firstLine="0"/>
        <w:rPr>
          <w:lang w:val="en-GB"/>
        </w:rPr>
      </w:pPr>
    </w:p>
    <w:tbl>
      <w:tblPr>
        <w:tblW w:w="0" w:type="auto"/>
        <w:jc w:val="center"/>
        <w:tblLook w:val="0000" w:firstRow="0" w:lastRow="0" w:firstColumn="0" w:lastColumn="0" w:noHBand="0" w:noVBand="0"/>
      </w:tblPr>
      <w:tblGrid>
        <w:gridCol w:w="4057"/>
        <w:gridCol w:w="4268"/>
      </w:tblGrid>
      <w:tr w:rsidR="0058745F" w:rsidRPr="00617BCB" w14:paraId="51842677" w14:textId="77777777" w:rsidTr="00BA2621">
        <w:trPr>
          <w:jc w:val="center"/>
        </w:trPr>
        <w:tc>
          <w:tcPr>
            <w:tcW w:w="4057" w:type="dxa"/>
            <w:shd w:val="clear" w:color="auto" w:fill="auto"/>
            <w:vAlign w:val="center"/>
          </w:tcPr>
          <w:p w14:paraId="6148AE8A" w14:textId="77777777" w:rsidR="0058745F" w:rsidRPr="00617BCB" w:rsidRDefault="0058745F" w:rsidP="00BA2621">
            <w:pPr>
              <w:pStyle w:val="MDPI52figure"/>
              <w:spacing w:before="0"/>
              <w:rPr>
                <w:lang w:val="en-GB"/>
              </w:rPr>
            </w:pPr>
            <w:r w:rsidRPr="00617BCB">
              <w:rPr>
                <w:noProof/>
                <w:lang w:val="en-GB"/>
              </w:rPr>
              <w:lastRenderedPageBreak/>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6"/>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617BCB" w:rsidRDefault="0058745F" w:rsidP="00BA2621">
            <w:pPr>
              <w:pStyle w:val="MDPI52figure"/>
              <w:spacing w:before="0"/>
              <w:rPr>
                <w:lang w:val="en-GB"/>
              </w:rPr>
            </w:pPr>
            <w:r w:rsidRPr="00617BCB">
              <w:rPr>
                <w:noProof/>
                <w:lang w:val="en-GB"/>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7"/>
                          <a:stretch>
                            <a:fillRect/>
                          </a:stretch>
                        </pic:blipFill>
                        <pic:spPr>
                          <a:xfrm>
                            <a:off x="0" y="0"/>
                            <a:ext cx="2116260" cy="2137132"/>
                          </a:xfrm>
                          <a:prstGeom prst="rect">
                            <a:avLst/>
                          </a:prstGeom>
                        </pic:spPr>
                      </pic:pic>
                    </a:graphicData>
                  </a:graphic>
                </wp:inline>
              </w:drawing>
            </w:r>
          </w:p>
        </w:tc>
      </w:tr>
      <w:tr w:rsidR="0058745F" w:rsidRPr="00617BCB" w14:paraId="1AC790F4" w14:textId="77777777" w:rsidTr="00BA2621">
        <w:trPr>
          <w:jc w:val="center"/>
        </w:trPr>
        <w:tc>
          <w:tcPr>
            <w:tcW w:w="4057" w:type="dxa"/>
            <w:shd w:val="clear" w:color="auto" w:fill="auto"/>
            <w:vAlign w:val="center"/>
          </w:tcPr>
          <w:p w14:paraId="55C488C2" w14:textId="77777777" w:rsidR="0058745F" w:rsidRPr="00617BCB" w:rsidRDefault="0058745F" w:rsidP="00BA2621">
            <w:pPr>
              <w:pStyle w:val="MDPI42tablebody"/>
              <w:rPr>
                <w:lang w:val="en-GB"/>
              </w:rPr>
            </w:pPr>
            <w:r w:rsidRPr="00617BCB">
              <w:rPr>
                <w:lang w:val="en-GB"/>
              </w:rPr>
              <w:t>(</w:t>
            </w:r>
            <w:r w:rsidRPr="00617BCB">
              <w:rPr>
                <w:b/>
                <w:lang w:val="en-GB"/>
              </w:rPr>
              <w:t>a</w:t>
            </w:r>
            <w:r w:rsidRPr="00617BCB">
              <w:rPr>
                <w:lang w:val="en-GB"/>
              </w:rPr>
              <w:t>)</w:t>
            </w:r>
          </w:p>
        </w:tc>
        <w:tc>
          <w:tcPr>
            <w:tcW w:w="4268" w:type="dxa"/>
          </w:tcPr>
          <w:p w14:paraId="6FBF5909" w14:textId="77777777" w:rsidR="0058745F" w:rsidRPr="00617BCB" w:rsidRDefault="0058745F" w:rsidP="00BA2621">
            <w:pPr>
              <w:pStyle w:val="MDPI42tablebody"/>
              <w:rPr>
                <w:lang w:val="en-GB"/>
              </w:rPr>
            </w:pPr>
            <w:r w:rsidRPr="00617BCB">
              <w:rPr>
                <w:lang w:val="en-GB"/>
              </w:rPr>
              <w:t>(</w:t>
            </w:r>
            <w:r w:rsidRPr="00617BCB">
              <w:rPr>
                <w:b/>
                <w:lang w:val="en-GB"/>
              </w:rPr>
              <w:t>b</w:t>
            </w:r>
            <w:r w:rsidRPr="00617BCB">
              <w:rPr>
                <w:lang w:val="en-GB"/>
              </w:rPr>
              <w:t>)</w:t>
            </w:r>
          </w:p>
        </w:tc>
      </w:tr>
    </w:tbl>
    <w:p w14:paraId="2193B03F" w14:textId="32DB7BC7" w:rsidR="00EA3453" w:rsidRPr="00617BCB" w:rsidRDefault="0058745F" w:rsidP="00EA3453">
      <w:pPr>
        <w:pStyle w:val="MDPI51figurecaption"/>
        <w:ind w:left="2968"/>
        <w:rPr>
          <w:color w:val="auto"/>
          <w:lang w:val="en-GB"/>
        </w:rPr>
      </w:pPr>
      <w:r w:rsidRPr="00617BCB">
        <w:rPr>
          <w:b/>
          <w:lang w:val="en-GB"/>
        </w:rPr>
        <w:t xml:space="preserve">Figure </w:t>
      </w:r>
      <w:r w:rsidR="00CD5673" w:rsidRPr="00617BCB">
        <w:rPr>
          <w:b/>
          <w:lang w:val="en-GB"/>
        </w:rPr>
        <w:t>4</w:t>
      </w:r>
      <w:r w:rsidRPr="00617BCB">
        <w:rPr>
          <w:b/>
          <w:lang w:val="en-GB"/>
        </w:rPr>
        <w:t xml:space="preserve">. </w:t>
      </w:r>
      <w:r w:rsidRPr="00617BCB">
        <w:rPr>
          <w:lang w:val="en-GB"/>
        </w:rPr>
        <w:t>Examples of FSR sensors (</w:t>
      </w:r>
      <w:r w:rsidRPr="00617BCB">
        <w:rPr>
          <w:b/>
          <w:lang w:val="en-GB"/>
        </w:rPr>
        <w:t>a</w:t>
      </w:r>
      <w:r w:rsidRPr="00617BCB">
        <w:rPr>
          <w:lang w:val="en-GB"/>
        </w:rPr>
        <w:t xml:space="preserve">) Square shaped FSR sensor (FSR01CE) </w:t>
      </w:r>
      <w:r w:rsidRPr="00617BCB">
        <w:rPr>
          <w:lang w:val="en-GB"/>
        </w:rPr>
        <w:fldChar w:fldCharType="begin"/>
      </w:r>
      <w:r w:rsidR="008A5548" w:rsidRPr="00617BCB">
        <w:rPr>
          <w:lang w:val="en-GB"/>
        </w:rPr>
        <w:instrText xml:space="preserve"> ADDIN ZOTERO_ITEM CSL_CITATION {"citationID":"wVEa3pUb","properties":{"formattedCitation":"[22]","plainCitation":"[22]","noteIndex":0},"citationItems":[{"id":296,"uris":["http://zotero.org/users/11398818/items/7NMJRHN2"],"itemData":{"id":296,"type":"document","title":"Ohmite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Pr="00617BCB">
        <w:rPr>
          <w:lang w:val="en-GB"/>
        </w:rPr>
        <w:fldChar w:fldCharType="separate"/>
      </w:r>
      <w:r w:rsidR="008A5548" w:rsidRPr="00617BCB">
        <w:rPr>
          <w:lang w:val="en-GB"/>
        </w:rPr>
        <w:t>[22]</w:t>
      </w:r>
      <w:r w:rsidRPr="00617BCB">
        <w:rPr>
          <w:lang w:val="en-GB"/>
        </w:rPr>
        <w:fldChar w:fldCharType="end"/>
      </w:r>
      <w:r w:rsidRPr="00617BCB">
        <w:rPr>
          <w:lang w:val="en-GB"/>
        </w:rPr>
        <w:t>; (</w:t>
      </w:r>
      <w:r w:rsidRPr="00617BCB">
        <w:rPr>
          <w:b/>
          <w:lang w:val="en-GB"/>
        </w:rPr>
        <w:t>b</w:t>
      </w:r>
      <w:r w:rsidRPr="00617BCB">
        <w:rPr>
          <w:lang w:val="en-GB"/>
        </w:rPr>
        <w:t xml:space="preserve">) Circle </w:t>
      </w:r>
      <w:r w:rsidRPr="00617BCB">
        <w:rPr>
          <w:color w:val="auto"/>
          <w:lang w:val="en-GB"/>
        </w:rPr>
        <w:t xml:space="preserve">shaped FSR sensor (FSR03CE) </w:t>
      </w:r>
      <w:r w:rsidRPr="00617BCB">
        <w:rPr>
          <w:color w:val="auto"/>
          <w:lang w:val="en-GB"/>
        </w:rPr>
        <w:fldChar w:fldCharType="begin"/>
      </w:r>
      <w:r w:rsidR="008A5548" w:rsidRPr="00617BCB">
        <w:rPr>
          <w:color w:val="auto"/>
          <w:lang w:val="en-GB"/>
        </w:rPr>
        <w:instrText xml:space="preserve"> ADDIN ZOTERO_ITEM CSL_CITATION {"citationID":"zbrlHwQ0","properties":{"formattedCitation":"[22]","plainCitation":"[22]","noteIndex":0},"citationItems":[{"id":296,"uris":["http://zotero.org/users/11398818/items/7NMJRHN2"],"itemData":{"id":296,"type":"document","title":"Ohmite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Pr="00617BCB">
        <w:rPr>
          <w:color w:val="auto"/>
          <w:lang w:val="en-GB"/>
        </w:rPr>
        <w:fldChar w:fldCharType="separate"/>
      </w:r>
      <w:r w:rsidR="008A5548" w:rsidRPr="00617BCB">
        <w:rPr>
          <w:lang w:val="en-GB"/>
        </w:rPr>
        <w:t>[22]</w:t>
      </w:r>
      <w:r w:rsidRPr="00617BCB">
        <w:rPr>
          <w:color w:val="auto"/>
          <w:lang w:val="en-GB"/>
        </w:rPr>
        <w:fldChar w:fldCharType="end"/>
      </w:r>
      <w:r w:rsidRPr="00617BCB">
        <w:rPr>
          <w:color w:val="auto"/>
          <w:lang w:val="en-GB"/>
        </w:rPr>
        <w:t>.</w:t>
      </w:r>
    </w:p>
    <w:p w14:paraId="33384DF2" w14:textId="09F03A25" w:rsidR="00156BE9" w:rsidRPr="00617BCB" w:rsidRDefault="00156BE9" w:rsidP="00156BE9">
      <w:pPr>
        <w:pStyle w:val="MDPI41tablecaption"/>
        <w:rPr>
          <w:color w:val="auto"/>
          <w:lang w:val="en-GB"/>
        </w:rPr>
      </w:pPr>
      <w:r w:rsidRPr="00617BCB">
        <w:rPr>
          <w:b/>
          <w:color w:val="auto"/>
          <w:lang w:val="en-GB"/>
        </w:rPr>
        <w:t xml:space="preserve">Table </w:t>
      </w:r>
      <w:r w:rsidR="007636CB" w:rsidRPr="00617BCB">
        <w:rPr>
          <w:b/>
          <w:color w:val="auto"/>
          <w:lang w:val="en-GB"/>
        </w:rPr>
        <w:t>3</w:t>
      </w:r>
      <w:r w:rsidRPr="00617BCB">
        <w:rPr>
          <w:b/>
          <w:color w:val="auto"/>
          <w:lang w:val="en-GB"/>
        </w:rPr>
        <w:t>.</w:t>
      </w:r>
      <w:r w:rsidRPr="00617BCB">
        <w:rPr>
          <w:color w:val="auto"/>
          <w:lang w:val="en-GB"/>
        </w:rPr>
        <w:t xml:space="preserve"> </w:t>
      </w:r>
      <w:r w:rsidR="007C1BE1" w:rsidRPr="00617BCB">
        <w:rPr>
          <w:color w:val="auto"/>
          <w:lang w:val="en-GB"/>
        </w:rPr>
        <w:t xml:space="preserve">Technical specifications on </w:t>
      </w:r>
      <w:r w:rsidR="00F82AEC" w:rsidRPr="00617BCB">
        <w:rPr>
          <w:color w:val="auto"/>
          <w:lang w:val="en-GB"/>
        </w:rPr>
        <w:t>FSR Sensors</w:t>
      </w:r>
      <w:r w:rsidR="005327CD" w:rsidRPr="00617BCB">
        <w:rPr>
          <w:color w:val="auto"/>
          <w:lang w:val="en-GB"/>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BC7B4D" w:rsidRPr="00617BCB"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617BCB" w:rsidRDefault="00E513D5" w:rsidP="00E513D5">
            <w:pPr>
              <w:pStyle w:val="MDPI42tablebody"/>
              <w:spacing w:line="240" w:lineRule="auto"/>
              <w:rPr>
                <w:b/>
                <w:snapToGrid/>
                <w:color w:val="auto"/>
                <w:lang w:val="en-GB"/>
              </w:rPr>
            </w:pPr>
            <w:r w:rsidRPr="00617BCB">
              <w:rPr>
                <w:b/>
                <w:snapToGrid/>
                <w:color w:val="auto"/>
                <w:lang w:val="en-GB"/>
              </w:rPr>
              <w:t>Model</w:t>
            </w:r>
          </w:p>
        </w:tc>
        <w:tc>
          <w:tcPr>
            <w:tcW w:w="1890" w:type="dxa"/>
            <w:tcBorders>
              <w:bottom w:val="single" w:sz="4" w:space="0" w:color="auto"/>
            </w:tcBorders>
            <w:shd w:val="clear" w:color="auto" w:fill="auto"/>
            <w:vAlign w:val="center"/>
          </w:tcPr>
          <w:p w14:paraId="02065429" w14:textId="3570DBE3" w:rsidR="00E513D5" w:rsidRPr="00617BCB" w:rsidRDefault="00E513D5" w:rsidP="00E513D5">
            <w:pPr>
              <w:pStyle w:val="MDPI42tablebody"/>
              <w:spacing w:line="240" w:lineRule="auto"/>
              <w:rPr>
                <w:b/>
                <w:snapToGrid/>
                <w:color w:val="auto"/>
                <w:lang w:val="en-GB"/>
              </w:rPr>
            </w:pPr>
            <w:r w:rsidRPr="00617BCB">
              <w:rPr>
                <w:b/>
                <w:snapToGrid/>
                <w:color w:val="auto"/>
                <w:lang w:val="en-GB"/>
              </w:rPr>
              <w:t xml:space="preserve">Manufacturer </w:t>
            </w:r>
          </w:p>
        </w:tc>
        <w:tc>
          <w:tcPr>
            <w:tcW w:w="2700" w:type="dxa"/>
            <w:tcBorders>
              <w:bottom w:val="single" w:sz="4" w:space="0" w:color="auto"/>
            </w:tcBorders>
            <w:shd w:val="clear" w:color="auto" w:fill="auto"/>
            <w:vAlign w:val="center"/>
          </w:tcPr>
          <w:p w14:paraId="5CF3C38E" w14:textId="77777777" w:rsidR="00E513D5" w:rsidRPr="00617BCB" w:rsidRDefault="00E513D5" w:rsidP="00E513D5">
            <w:pPr>
              <w:pStyle w:val="MDPI42tablebody"/>
              <w:spacing w:line="240" w:lineRule="auto"/>
              <w:rPr>
                <w:b/>
                <w:snapToGrid/>
                <w:color w:val="auto"/>
                <w:lang w:val="en-GB"/>
              </w:rPr>
            </w:pPr>
            <w:r w:rsidRPr="00617BCB">
              <w:rPr>
                <w:b/>
                <w:snapToGrid/>
                <w:color w:val="auto"/>
                <w:lang w:val="en-GB"/>
              </w:rPr>
              <w:t xml:space="preserve">Dimensions </w:t>
            </w:r>
          </w:p>
          <w:p w14:paraId="47D74EF5" w14:textId="15F7C2AA" w:rsidR="00E513D5" w:rsidRPr="00617BCB" w:rsidRDefault="00E513D5" w:rsidP="00E513D5">
            <w:pPr>
              <w:pStyle w:val="MDPI42tablebody"/>
              <w:spacing w:line="240" w:lineRule="auto"/>
              <w:rPr>
                <w:b/>
                <w:snapToGrid/>
                <w:color w:val="auto"/>
                <w:lang w:val="en-GB"/>
              </w:rPr>
            </w:pPr>
            <w:r w:rsidRPr="00617BCB">
              <w:rPr>
                <w:b/>
                <w:snapToGrid/>
                <w:color w:val="auto"/>
                <w:lang w:val="en-GB"/>
              </w:rPr>
              <w:t>(Length x Width, Thickness) (mm)</w:t>
            </w:r>
          </w:p>
        </w:tc>
        <w:tc>
          <w:tcPr>
            <w:tcW w:w="1797" w:type="dxa"/>
            <w:tcBorders>
              <w:bottom w:val="single" w:sz="4" w:space="0" w:color="auto"/>
            </w:tcBorders>
            <w:vAlign w:val="center"/>
          </w:tcPr>
          <w:p w14:paraId="400B5A37" w14:textId="79AB218C" w:rsidR="00E513D5" w:rsidRPr="00617BCB" w:rsidRDefault="00906615" w:rsidP="00E513D5">
            <w:pPr>
              <w:pStyle w:val="MDPI42tablebody"/>
              <w:spacing w:line="240" w:lineRule="auto"/>
              <w:rPr>
                <w:b/>
                <w:snapToGrid/>
                <w:color w:val="auto"/>
                <w:lang w:val="en-GB"/>
              </w:rPr>
            </w:pPr>
            <w:r w:rsidRPr="00617BCB">
              <w:rPr>
                <w:b/>
                <w:snapToGrid/>
                <w:color w:val="auto"/>
                <w:lang w:val="en-GB"/>
              </w:rPr>
              <w:t>Force Sensitivity Range</w:t>
            </w:r>
            <w:r w:rsidR="00E04260" w:rsidRPr="00617BCB">
              <w:rPr>
                <w:b/>
                <w:snapToGrid/>
                <w:color w:val="auto"/>
                <w:lang w:val="en-GB"/>
              </w:rPr>
              <w:t xml:space="preserve"> (Newtons)</w:t>
            </w:r>
          </w:p>
        </w:tc>
        <w:tc>
          <w:tcPr>
            <w:tcW w:w="20" w:type="dxa"/>
            <w:tcBorders>
              <w:bottom w:val="single" w:sz="4" w:space="0" w:color="auto"/>
            </w:tcBorders>
          </w:tcPr>
          <w:p w14:paraId="0C63637B" w14:textId="3EF45FC8" w:rsidR="00E513D5" w:rsidRPr="00617BCB" w:rsidRDefault="00E513D5" w:rsidP="00E513D5">
            <w:pPr>
              <w:pStyle w:val="MDPI42tablebody"/>
              <w:spacing w:line="240" w:lineRule="auto"/>
              <w:rPr>
                <w:b/>
                <w:snapToGrid/>
                <w:color w:val="auto"/>
                <w:lang w:val="en-GB"/>
              </w:rPr>
            </w:pPr>
          </w:p>
        </w:tc>
      </w:tr>
      <w:tr w:rsidR="00BC7B4D" w:rsidRPr="00617BCB" w14:paraId="4427A2F3" w14:textId="5BEC15DC" w:rsidTr="00B57CD0">
        <w:trPr>
          <w:trHeight w:val="251"/>
        </w:trPr>
        <w:tc>
          <w:tcPr>
            <w:tcW w:w="1442" w:type="dxa"/>
            <w:shd w:val="clear" w:color="auto" w:fill="auto"/>
            <w:vAlign w:val="center"/>
          </w:tcPr>
          <w:p w14:paraId="67C34309" w14:textId="41A5885C" w:rsidR="00E513D5" w:rsidRPr="00617BCB" w:rsidRDefault="00E513D5" w:rsidP="00E513D5">
            <w:pPr>
              <w:pStyle w:val="MDPI42tablebody"/>
              <w:spacing w:line="240" w:lineRule="auto"/>
              <w:rPr>
                <w:color w:val="auto"/>
                <w:lang w:val="en-GB"/>
              </w:rPr>
            </w:pPr>
            <w:r w:rsidRPr="00617BCB">
              <w:rPr>
                <w:color w:val="auto"/>
                <w:lang w:val="en-GB"/>
              </w:rPr>
              <w:t>FSR 402</w:t>
            </w:r>
            <w:r w:rsidR="00665387" w:rsidRPr="00617BCB">
              <w:rPr>
                <w:color w:val="auto"/>
                <w:lang w:val="en-GB"/>
              </w:rPr>
              <w:t xml:space="preserve"> </w:t>
            </w:r>
            <w:r w:rsidR="00665387" w:rsidRPr="00617BCB">
              <w:rPr>
                <w:color w:val="auto"/>
                <w:lang w:val="en-GB"/>
              </w:rPr>
              <w:fldChar w:fldCharType="begin"/>
            </w:r>
            <w:r w:rsidR="008A5548" w:rsidRPr="00617BCB">
              <w:rPr>
                <w:color w:val="auto"/>
                <w:lang w:val="en-GB"/>
              </w:rPr>
              <w:instrText xml:space="preserve"> ADDIN ZOTERO_ITEM CSL_CITATION {"citationID":"PxcFKsZ6","properties":{"formattedCitation":"[23]","plainCitation":"[23]","noteIndex":0},"citationItems":[{"id":299,"uris":["http://zotero.org/users/11398818/items/C6DUHLS3"],"itemData":{"id":299,"type":"document","title":"FSR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617BCB">
              <w:rPr>
                <w:color w:val="auto"/>
                <w:lang w:val="en-GB"/>
              </w:rPr>
              <w:fldChar w:fldCharType="separate"/>
            </w:r>
            <w:r w:rsidR="008A5548" w:rsidRPr="00617BCB">
              <w:rPr>
                <w:lang w:val="en-GB"/>
              </w:rPr>
              <w:t>[23]</w:t>
            </w:r>
            <w:r w:rsidR="00665387" w:rsidRPr="00617BCB">
              <w:rPr>
                <w:color w:val="auto"/>
                <w:lang w:val="en-GB"/>
              </w:rPr>
              <w:fldChar w:fldCharType="end"/>
            </w:r>
          </w:p>
        </w:tc>
        <w:tc>
          <w:tcPr>
            <w:tcW w:w="1890" w:type="dxa"/>
            <w:shd w:val="clear" w:color="auto" w:fill="auto"/>
            <w:vAlign w:val="center"/>
          </w:tcPr>
          <w:p w14:paraId="48EFA575" w14:textId="128602D3" w:rsidR="00E513D5" w:rsidRPr="00617BCB" w:rsidRDefault="00E513D5" w:rsidP="00E513D5">
            <w:pPr>
              <w:pStyle w:val="MDPI42tablebody"/>
              <w:spacing w:line="240" w:lineRule="auto"/>
              <w:rPr>
                <w:color w:val="auto"/>
                <w:lang w:val="en-GB"/>
              </w:rPr>
            </w:pPr>
            <w:r w:rsidRPr="00617BCB">
              <w:rPr>
                <w:color w:val="auto"/>
                <w:lang w:val="en-GB"/>
              </w:rPr>
              <w:t>Interlink Electronics</w:t>
            </w:r>
          </w:p>
        </w:tc>
        <w:tc>
          <w:tcPr>
            <w:tcW w:w="2700" w:type="dxa"/>
            <w:shd w:val="clear" w:color="auto" w:fill="auto"/>
            <w:vAlign w:val="center"/>
          </w:tcPr>
          <w:p w14:paraId="2CAB56A4" w14:textId="2E6CFE2F" w:rsidR="00E513D5" w:rsidRPr="00617BCB" w:rsidRDefault="00E513D5" w:rsidP="00E513D5">
            <w:pPr>
              <w:pStyle w:val="MDPI42tablebody"/>
              <w:spacing w:line="240" w:lineRule="auto"/>
              <w:rPr>
                <w:color w:val="auto"/>
                <w:lang w:val="en-GB"/>
              </w:rPr>
            </w:pPr>
            <w:r w:rsidRPr="00617BCB">
              <w:rPr>
                <w:color w:val="auto"/>
                <w:lang w:val="en-GB"/>
              </w:rPr>
              <w:t>14.68 x 14.68 x 0.46</w:t>
            </w:r>
          </w:p>
        </w:tc>
        <w:tc>
          <w:tcPr>
            <w:tcW w:w="1797" w:type="dxa"/>
            <w:vAlign w:val="center"/>
          </w:tcPr>
          <w:p w14:paraId="64EE7FB3" w14:textId="7DAA1495" w:rsidR="00E513D5" w:rsidRPr="00617BCB" w:rsidRDefault="00906615" w:rsidP="00E513D5">
            <w:pPr>
              <w:pStyle w:val="MDPI42tablebody"/>
              <w:spacing w:line="240" w:lineRule="auto"/>
              <w:rPr>
                <w:color w:val="auto"/>
                <w:lang w:val="en-GB"/>
              </w:rPr>
            </w:pPr>
            <w:r w:rsidRPr="00617BCB">
              <w:rPr>
                <w:color w:val="auto"/>
                <w:lang w:val="en-GB"/>
              </w:rPr>
              <w:t>0.1 - 1</w:t>
            </w:r>
            <w:r w:rsidR="00FC0971" w:rsidRPr="00617BCB">
              <w:rPr>
                <w:color w:val="auto"/>
                <w:lang w:val="en-GB"/>
              </w:rPr>
              <w:t>00</w:t>
            </w:r>
            <w:r w:rsidR="00E06F52" w:rsidRPr="00617BCB">
              <w:rPr>
                <w:color w:val="auto"/>
                <w:vertAlign w:val="superscript"/>
                <w:lang w:val="en-GB"/>
              </w:rPr>
              <w:t xml:space="preserve"> </w:t>
            </w:r>
            <w:r w:rsidR="00E06F52" w:rsidRPr="00617BCB">
              <w:rPr>
                <w:color w:val="auto"/>
                <w:lang w:val="en-GB"/>
              </w:rPr>
              <w:t>N</w:t>
            </w:r>
          </w:p>
        </w:tc>
        <w:tc>
          <w:tcPr>
            <w:tcW w:w="20" w:type="dxa"/>
          </w:tcPr>
          <w:p w14:paraId="0B0F9143" w14:textId="0E90D2AA" w:rsidR="00E513D5" w:rsidRPr="00617BCB" w:rsidRDefault="00E513D5" w:rsidP="00E513D5">
            <w:pPr>
              <w:pStyle w:val="MDPI42tablebody"/>
              <w:spacing w:line="240" w:lineRule="auto"/>
              <w:rPr>
                <w:color w:val="auto"/>
                <w:lang w:val="en-GB"/>
              </w:rPr>
            </w:pPr>
          </w:p>
        </w:tc>
      </w:tr>
      <w:tr w:rsidR="00BC7B4D" w:rsidRPr="00617BCB" w14:paraId="78903D6E" w14:textId="6F445FE0" w:rsidTr="00B57CD0">
        <w:trPr>
          <w:trHeight w:val="267"/>
        </w:trPr>
        <w:tc>
          <w:tcPr>
            <w:tcW w:w="1442" w:type="dxa"/>
            <w:shd w:val="clear" w:color="auto" w:fill="auto"/>
            <w:vAlign w:val="center"/>
          </w:tcPr>
          <w:p w14:paraId="3FA32828" w14:textId="283F82BD" w:rsidR="00E513D5" w:rsidRPr="00617BCB" w:rsidRDefault="00E513D5" w:rsidP="00E513D5">
            <w:pPr>
              <w:pStyle w:val="MDPI42tablebody"/>
              <w:spacing w:line="240" w:lineRule="auto"/>
              <w:rPr>
                <w:color w:val="auto"/>
                <w:lang w:val="en-GB"/>
              </w:rPr>
            </w:pPr>
            <w:r w:rsidRPr="00617BCB">
              <w:rPr>
                <w:color w:val="auto"/>
                <w:lang w:val="en-GB"/>
              </w:rPr>
              <w:t>FSR 406</w:t>
            </w:r>
            <w:r w:rsidR="00665387" w:rsidRPr="00617BCB">
              <w:rPr>
                <w:color w:val="auto"/>
                <w:lang w:val="en-GB"/>
              </w:rPr>
              <w:t xml:space="preserve"> </w:t>
            </w:r>
            <w:r w:rsidR="00665387" w:rsidRPr="00617BCB">
              <w:rPr>
                <w:color w:val="auto"/>
                <w:lang w:val="en-GB"/>
              </w:rPr>
              <w:fldChar w:fldCharType="begin"/>
            </w:r>
            <w:r w:rsidR="008A5548" w:rsidRPr="00617BCB">
              <w:rPr>
                <w:color w:val="auto"/>
                <w:lang w:val="en-GB"/>
              </w:rPr>
              <w:instrText xml:space="preserve"> ADDIN ZOTERO_ITEM CSL_CITATION {"citationID":"z47tbJsK","properties":{"formattedCitation":"[24]","plainCitation":"[24]","noteIndex":0},"citationItems":[{"id":300,"uris":["http://zotero.org/users/11398818/items/7YLRWDPN"],"itemData":{"id":300,"type":"document","title":"FSR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617BCB">
              <w:rPr>
                <w:color w:val="auto"/>
                <w:lang w:val="en-GB"/>
              </w:rPr>
              <w:fldChar w:fldCharType="separate"/>
            </w:r>
            <w:r w:rsidR="008A5548" w:rsidRPr="00617BCB">
              <w:rPr>
                <w:lang w:val="en-GB"/>
              </w:rPr>
              <w:t>[24]</w:t>
            </w:r>
            <w:r w:rsidR="00665387" w:rsidRPr="00617BCB">
              <w:rPr>
                <w:color w:val="auto"/>
                <w:lang w:val="en-GB"/>
              </w:rPr>
              <w:fldChar w:fldCharType="end"/>
            </w:r>
          </w:p>
        </w:tc>
        <w:tc>
          <w:tcPr>
            <w:tcW w:w="1890" w:type="dxa"/>
            <w:shd w:val="clear" w:color="auto" w:fill="auto"/>
            <w:vAlign w:val="center"/>
          </w:tcPr>
          <w:p w14:paraId="7148653D" w14:textId="1BD51D72" w:rsidR="00E513D5" w:rsidRPr="00617BCB" w:rsidRDefault="00E513D5" w:rsidP="00E513D5">
            <w:pPr>
              <w:pStyle w:val="MDPI42tablebody"/>
              <w:rPr>
                <w:color w:val="auto"/>
                <w:lang w:val="en-GB"/>
              </w:rPr>
            </w:pPr>
            <w:r w:rsidRPr="00617BCB">
              <w:rPr>
                <w:color w:val="auto"/>
                <w:lang w:val="en-GB"/>
              </w:rPr>
              <w:t>Interlink Electronics</w:t>
            </w:r>
          </w:p>
        </w:tc>
        <w:tc>
          <w:tcPr>
            <w:tcW w:w="2700" w:type="dxa"/>
            <w:shd w:val="clear" w:color="auto" w:fill="auto"/>
            <w:vAlign w:val="center"/>
          </w:tcPr>
          <w:p w14:paraId="0160C5C8" w14:textId="790759F2" w:rsidR="00E513D5" w:rsidRPr="00617BCB" w:rsidRDefault="00E513D5" w:rsidP="00E513D5">
            <w:pPr>
              <w:pStyle w:val="MDPI42tablebody"/>
              <w:spacing w:line="240" w:lineRule="auto"/>
              <w:rPr>
                <w:color w:val="auto"/>
                <w:lang w:val="en-GB"/>
              </w:rPr>
            </w:pPr>
            <w:r w:rsidRPr="00617BCB">
              <w:rPr>
                <w:color w:val="auto"/>
                <w:lang w:val="en-GB"/>
              </w:rPr>
              <w:t>39.6 x 39.6 x 0.46</w:t>
            </w:r>
          </w:p>
        </w:tc>
        <w:tc>
          <w:tcPr>
            <w:tcW w:w="1797" w:type="dxa"/>
            <w:vAlign w:val="center"/>
          </w:tcPr>
          <w:p w14:paraId="71F034A0" w14:textId="1C3B5648" w:rsidR="00E513D5" w:rsidRPr="00617BCB" w:rsidRDefault="00EF6011" w:rsidP="00E513D5">
            <w:pPr>
              <w:pStyle w:val="MDPI42tablebody"/>
              <w:spacing w:line="240" w:lineRule="auto"/>
              <w:rPr>
                <w:color w:val="auto"/>
                <w:lang w:val="en-GB"/>
              </w:rPr>
            </w:pPr>
            <w:r w:rsidRPr="00617BCB">
              <w:rPr>
                <w:color w:val="auto"/>
                <w:lang w:val="en-GB"/>
              </w:rPr>
              <w:t xml:space="preserve">0.1 </w:t>
            </w:r>
            <w:r w:rsidR="00FC0971" w:rsidRPr="00617BCB">
              <w:rPr>
                <w:color w:val="auto"/>
                <w:lang w:val="en-GB"/>
              </w:rPr>
              <w:t>–</w:t>
            </w:r>
            <w:r w:rsidRPr="00617BCB">
              <w:rPr>
                <w:color w:val="auto"/>
                <w:lang w:val="en-GB"/>
              </w:rPr>
              <w:t xml:space="preserve"> 1</w:t>
            </w:r>
            <w:r w:rsidR="00FC0971" w:rsidRPr="00617BCB">
              <w:rPr>
                <w:color w:val="auto"/>
                <w:lang w:val="en-GB"/>
              </w:rPr>
              <w:t>00</w:t>
            </w:r>
            <w:r w:rsidRPr="00617BCB">
              <w:rPr>
                <w:color w:val="auto"/>
                <w:vertAlign w:val="superscript"/>
                <w:lang w:val="en-GB"/>
              </w:rPr>
              <w:t xml:space="preserve"> </w:t>
            </w:r>
            <w:r w:rsidRPr="00617BCB">
              <w:rPr>
                <w:color w:val="auto"/>
                <w:lang w:val="en-GB"/>
              </w:rPr>
              <w:t>N</w:t>
            </w:r>
          </w:p>
        </w:tc>
        <w:tc>
          <w:tcPr>
            <w:tcW w:w="20" w:type="dxa"/>
          </w:tcPr>
          <w:p w14:paraId="2D1EF87B" w14:textId="2CA5DBDB" w:rsidR="00E513D5" w:rsidRPr="00617BCB" w:rsidRDefault="00E513D5" w:rsidP="00E513D5">
            <w:pPr>
              <w:pStyle w:val="MDPI42tablebody"/>
              <w:spacing w:line="240" w:lineRule="auto"/>
              <w:rPr>
                <w:color w:val="auto"/>
                <w:lang w:val="en-GB"/>
              </w:rPr>
            </w:pPr>
          </w:p>
        </w:tc>
      </w:tr>
      <w:tr w:rsidR="00A546EF" w:rsidRPr="00617BCB" w14:paraId="20A8F3B7" w14:textId="77777777" w:rsidTr="00B57CD0">
        <w:trPr>
          <w:trHeight w:val="267"/>
        </w:trPr>
        <w:tc>
          <w:tcPr>
            <w:tcW w:w="1442" w:type="dxa"/>
            <w:shd w:val="clear" w:color="auto" w:fill="auto"/>
            <w:vAlign w:val="center"/>
          </w:tcPr>
          <w:p w14:paraId="148C3EAE" w14:textId="34722FDC" w:rsidR="00A546EF" w:rsidRPr="00617BCB" w:rsidRDefault="00A546EF" w:rsidP="00E513D5">
            <w:pPr>
              <w:pStyle w:val="MDPI42tablebody"/>
              <w:spacing w:line="240" w:lineRule="auto"/>
              <w:rPr>
                <w:color w:val="auto"/>
                <w:lang w:val="en-GB"/>
              </w:rPr>
            </w:pPr>
            <w:r w:rsidRPr="00617BCB">
              <w:rPr>
                <w:color w:val="auto"/>
                <w:lang w:val="en-GB"/>
              </w:rPr>
              <w:t>FSR01CE</w:t>
            </w:r>
            <w:r w:rsidR="00B57CD0" w:rsidRPr="00617BCB">
              <w:rPr>
                <w:color w:val="auto"/>
                <w:lang w:val="en-GB"/>
              </w:rPr>
              <w:t xml:space="preserve"> </w:t>
            </w:r>
            <w:r w:rsidR="00B57CD0" w:rsidRPr="00617BCB">
              <w:rPr>
                <w:color w:val="auto"/>
                <w:lang w:val="en-GB"/>
              </w:rPr>
              <w:fldChar w:fldCharType="begin"/>
            </w:r>
            <w:r w:rsidR="008A5548" w:rsidRPr="00617BCB">
              <w:rPr>
                <w:color w:val="auto"/>
                <w:lang w:val="en-GB"/>
              </w:rPr>
              <w:instrText xml:space="preserve"> ADDIN ZOTERO_ITEM CSL_CITATION {"citationID":"9XtN6rve","properties":{"formattedCitation":"[22]","plainCitation":"[22]","noteIndex":0},"citationItems":[{"id":296,"uris":["http://zotero.org/users/11398818/items/7NMJRHN2"],"itemData":{"id":296,"type":"document","title":"Ohmite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617BCB">
              <w:rPr>
                <w:color w:val="auto"/>
                <w:lang w:val="en-GB"/>
              </w:rPr>
              <w:fldChar w:fldCharType="separate"/>
            </w:r>
            <w:r w:rsidR="008A5548" w:rsidRPr="00617BCB">
              <w:rPr>
                <w:lang w:val="en-GB"/>
              </w:rPr>
              <w:t>[22]</w:t>
            </w:r>
            <w:r w:rsidR="00B57CD0" w:rsidRPr="00617BCB">
              <w:rPr>
                <w:color w:val="auto"/>
                <w:lang w:val="en-GB"/>
              </w:rPr>
              <w:fldChar w:fldCharType="end"/>
            </w:r>
          </w:p>
        </w:tc>
        <w:tc>
          <w:tcPr>
            <w:tcW w:w="1890" w:type="dxa"/>
            <w:shd w:val="clear" w:color="auto" w:fill="auto"/>
            <w:vAlign w:val="center"/>
          </w:tcPr>
          <w:p w14:paraId="634D5514" w14:textId="7D112157" w:rsidR="00A546EF" w:rsidRPr="00617BCB" w:rsidRDefault="00A546EF" w:rsidP="00E513D5">
            <w:pPr>
              <w:pStyle w:val="MDPI42tablebody"/>
              <w:rPr>
                <w:color w:val="auto"/>
                <w:lang w:val="en-GB"/>
              </w:rPr>
            </w:pPr>
            <w:r w:rsidRPr="00617BCB">
              <w:rPr>
                <w:color w:val="auto"/>
                <w:lang w:val="en-GB"/>
              </w:rPr>
              <w:t>Ohmite</w:t>
            </w:r>
          </w:p>
        </w:tc>
        <w:tc>
          <w:tcPr>
            <w:tcW w:w="2700" w:type="dxa"/>
            <w:shd w:val="clear" w:color="auto" w:fill="auto"/>
            <w:vAlign w:val="center"/>
          </w:tcPr>
          <w:p w14:paraId="28C5BF20" w14:textId="6C6E9391" w:rsidR="00A546EF" w:rsidRPr="00617BCB" w:rsidRDefault="00CF63E7" w:rsidP="00E513D5">
            <w:pPr>
              <w:pStyle w:val="MDPI42tablebody"/>
              <w:spacing w:line="240" w:lineRule="auto"/>
              <w:rPr>
                <w:color w:val="auto"/>
                <w:lang w:val="en-GB"/>
              </w:rPr>
            </w:pPr>
            <w:r w:rsidRPr="00617BCB">
              <w:rPr>
                <w:color w:val="auto"/>
                <w:lang w:val="en-GB"/>
              </w:rPr>
              <w:t>39.70 x 39.70 x 0.375</w:t>
            </w:r>
          </w:p>
        </w:tc>
        <w:tc>
          <w:tcPr>
            <w:tcW w:w="1797" w:type="dxa"/>
            <w:vAlign w:val="center"/>
          </w:tcPr>
          <w:p w14:paraId="454206D1" w14:textId="5ADD5BD5" w:rsidR="00A546EF" w:rsidRPr="00617BCB" w:rsidRDefault="004969D7" w:rsidP="00E513D5">
            <w:pPr>
              <w:pStyle w:val="MDPI42tablebody"/>
              <w:spacing w:line="240" w:lineRule="auto"/>
              <w:rPr>
                <w:color w:val="auto"/>
                <w:lang w:val="en-GB"/>
              </w:rPr>
            </w:pPr>
            <w:r w:rsidRPr="00617BCB">
              <w:rPr>
                <w:color w:val="auto"/>
                <w:lang w:val="en-GB"/>
              </w:rPr>
              <w:t>Up till 49</w:t>
            </w:r>
            <w:r w:rsidR="00FC0971" w:rsidRPr="00617BCB">
              <w:rPr>
                <w:color w:val="auto"/>
                <w:lang w:val="en-GB"/>
              </w:rPr>
              <w:t xml:space="preserve"> N</w:t>
            </w:r>
          </w:p>
        </w:tc>
        <w:tc>
          <w:tcPr>
            <w:tcW w:w="20" w:type="dxa"/>
          </w:tcPr>
          <w:p w14:paraId="110C51C0" w14:textId="77777777" w:rsidR="00A546EF" w:rsidRPr="00617BCB" w:rsidRDefault="00A546EF" w:rsidP="00E513D5">
            <w:pPr>
              <w:pStyle w:val="MDPI42tablebody"/>
              <w:spacing w:line="240" w:lineRule="auto"/>
              <w:rPr>
                <w:color w:val="auto"/>
                <w:lang w:val="en-GB"/>
              </w:rPr>
            </w:pPr>
          </w:p>
        </w:tc>
      </w:tr>
    </w:tbl>
    <w:p w14:paraId="0704FE03" w14:textId="77777777" w:rsidR="00156BE9" w:rsidRPr="00617BCB" w:rsidRDefault="00156BE9" w:rsidP="006C344A">
      <w:pPr>
        <w:pStyle w:val="MDPI31text"/>
        <w:ind w:left="2040"/>
        <w:rPr>
          <w:color w:val="auto"/>
          <w:lang w:val="en-GB"/>
        </w:rPr>
      </w:pPr>
    </w:p>
    <w:p w14:paraId="68530456" w14:textId="408A47A8" w:rsidR="00E52229" w:rsidRPr="00617BCB" w:rsidRDefault="00015563" w:rsidP="00E10A1D">
      <w:pPr>
        <w:pStyle w:val="MDPI23heading3"/>
        <w:rPr>
          <w:lang w:val="en-GB"/>
        </w:rPr>
      </w:pPr>
      <w:r w:rsidRPr="00617BCB">
        <w:rPr>
          <w:lang w:val="en-GB"/>
        </w:rPr>
        <w:t xml:space="preserve">4.1.2 </w:t>
      </w:r>
      <w:r w:rsidR="00E52229" w:rsidRPr="00617BCB">
        <w:rPr>
          <w:lang w:val="en-GB"/>
        </w:rPr>
        <w:t>Textile Pressure Sensor</w:t>
      </w:r>
    </w:p>
    <w:p w14:paraId="3DF0420C" w14:textId="5A2BB372" w:rsidR="00E52229" w:rsidRPr="00617BCB" w:rsidRDefault="00E52229" w:rsidP="00E52229">
      <w:pPr>
        <w:pStyle w:val="MDPI31text"/>
        <w:rPr>
          <w:lang w:val="en-GB"/>
        </w:rPr>
      </w:pPr>
      <w:r w:rsidRPr="00617BCB">
        <w:rPr>
          <w:lang w:val="en-GB"/>
        </w:rPr>
        <w:t xml:space="preserve">A textile-based pressure sensor is normally composed of a soft fabric-based material. This sensor consists of a conductive thread pattern placed over a dielectric material that serves as a substrate between the threads [21]. Figure </w:t>
      </w:r>
      <w:r w:rsidR="00CD5673" w:rsidRPr="00617BCB">
        <w:rPr>
          <w:lang w:val="en-GB"/>
        </w:rPr>
        <w:t>5</w:t>
      </w:r>
      <w:r w:rsidR="00D36F83" w:rsidRPr="00617BCB">
        <w:rPr>
          <w:lang w:val="en-GB"/>
        </w:rPr>
        <w:t>a</w:t>
      </w:r>
      <w:r w:rsidRPr="00617BCB">
        <w:rPr>
          <w:lang w:val="en-GB"/>
        </w:rP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rsidRPr="00617BCB">
        <w:rPr>
          <w:lang w:val="en-GB"/>
        </w:rPr>
        <w:t>Hence</w:t>
      </w:r>
      <w:r w:rsidRPr="00617BCB">
        <w:rPr>
          <w:lang w:val="en-GB"/>
        </w:rPr>
        <w:t xml:space="preserve">, this type of sensor tends to be quite popular among wearable technologies. </w:t>
      </w:r>
    </w:p>
    <w:p w14:paraId="1F5C9FD0" w14:textId="77777777" w:rsidR="0082087C" w:rsidRPr="00617BCB" w:rsidRDefault="0082087C" w:rsidP="00E52229">
      <w:pPr>
        <w:pStyle w:val="MDPI31text"/>
        <w:rPr>
          <w:lang w:val="en-GB"/>
        </w:rPr>
      </w:pPr>
    </w:p>
    <w:tbl>
      <w:tblPr>
        <w:tblW w:w="0" w:type="auto"/>
        <w:jc w:val="center"/>
        <w:tblLook w:val="0000" w:firstRow="0" w:lastRow="0" w:firstColumn="0" w:lastColumn="0" w:noHBand="0" w:noVBand="0"/>
      </w:tblPr>
      <w:tblGrid>
        <w:gridCol w:w="5330"/>
        <w:gridCol w:w="4268"/>
      </w:tblGrid>
      <w:tr w:rsidR="00E52229" w:rsidRPr="00617BCB" w14:paraId="336FFD9A" w14:textId="77777777" w:rsidTr="00E52229">
        <w:trPr>
          <w:jc w:val="center"/>
        </w:trPr>
        <w:tc>
          <w:tcPr>
            <w:tcW w:w="4986" w:type="dxa"/>
            <w:shd w:val="clear" w:color="auto" w:fill="auto"/>
            <w:vAlign w:val="center"/>
          </w:tcPr>
          <w:p w14:paraId="5DF1D897" w14:textId="77777777" w:rsidR="00E52229" w:rsidRPr="00617BCB" w:rsidRDefault="00E52229" w:rsidP="00BA2621">
            <w:pPr>
              <w:pStyle w:val="MDPI52figure"/>
              <w:spacing w:before="0"/>
              <w:rPr>
                <w:lang w:val="en-GB"/>
              </w:rPr>
            </w:pPr>
            <w:r w:rsidRPr="00617BCB">
              <w:rPr>
                <w:noProof/>
                <w:lang w:val="en-GB"/>
              </w:rPr>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617BCB" w:rsidRDefault="00E52229" w:rsidP="00BA2621">
            <w:pPr>
              <w:pStyle w:val="MDPI52figure"/>
              <w:spacing w:before="0"/>
              <w:rPr>
                <w:lang w:val="en-GB"/>
              </w:rPr>
            </w:pPr>
            <w:r w:rsidRPr="00617BCB">
              <w:rPr>
                <w:noProof/>
                <w:lang w:val="en-GB"/>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9"/>
                          <a:stretch>
                            <a:fillRect/>
                          </a:stretch>
                        </pic:blipFill>
                        <pic:spPr>
                          <a:xfrm>
                            <a:off x="0" y="0"/>
                            <a:ext cx="1702712" cy="1621951"/>
                          </a:xfrm>
                          <a:prstGeom prst="rect">
                            <a:avLst/>
                          </a:prstGeom>
                        </pic:spPr>
                      </pic:pic>
                    </a:graphicData>
                  </a:graphic>
                </wp:inline>
              </w:drawing>
            </w:r>
          </w:p>
        </w:tc>
      </w:tr>
      <w:tr w:rsidR="00E52229" w:rsidRPr="00617BCB" w14:paraId="7793E3A4" w14:textId="77777777" w:rsidTr="00E52229">
        <w:trPr>
          <w:jc w:val="center"/>
        </w:trPr>
        <w:tc>
          <w:tcPr>
            <w:tcW w:w="4986" w:type="dxa"/>
            <w:shd w:val="clear" w:color="auto" w:fill="auto"/>
            <w:vAlign w:val="center"/>
          </w:tcPr>
          <w:p w14:paraId="6A60D98E" w14:textId="77777777" w:rsidR="00E52229" w:rsidRPr="00617BCB" w:rsidRDefault="00E52229" w:rsidP="00BA2621">
            <w:pPr>
              <w:pStyle w:val="MDPI42tablebody"/>
              <w:rPr>
                <w:lang w:val="en-GB"/>
              </w:rPr>
            </w:pPr>
            <w:r w:rsidRPr="00617BCB">
              <w:rPr>
                <w:lang w:val="en-GB"/>
              </w:rPr>
              <w:t>(</w:t>
            </w:r>
            <w:r w:rsidRPr="00617BCB">
              <w:rPr>
                <w:b/>
                <w:lang w:val="en-GB"/>
              </w:rPr>
              <w:t>a</w:t>
            </w:r>
            <w:r w:rsidRPr="00617BCB">
              <w:rPr>
                <w:lang w:val="en-GB"/>
              </w:rPr>
              <w:t>)</w:t>
            </w:r>
          </w:p>
        </w:tc>
        <w:tc>
          <w:tcPr>
            <w:tcW w:w="4268" w:type="dxa"/>
          </w:tcPr>
          <w:p w14:paraId="208709E9" w14:textId="77777777" w:rsidR="00E52229" w:rsidRPr="00617BCB" w:rsidRDefault="00E52229" w:rsidP="00BA2621">
            <w:pPr>
              <w:pStyle w:val="MDPI42tablebody"/>
              <w:rPr>
                <w:lang w:val="en-GB"/>
              </w:rPr>
            </w:pPr>
            <w:r w:rsidRPr="00617BCB">
              <w:rPr>
                <w:lang w:val="en-GB"/>
              </w:rPr>
              <w:t>(</w:t>
            </w:r>
            <w:r w:rsidRPr="00617BCB">
              <w:rPr>
                <w:b/>
                <w:lang w:val="en-GB"/>
              </w:rPr>
              <w:t>b</w:t>
            </w:r>
            <w:r w:rsidRPr="00617BCB">
              <w:rPr>
                <w:lang w:val="en-GB"/>
              </w:rPr>
              <w:t>)</w:t>
            </w:r>
          </w:p>
        </w:tc>
      </w:tr>
    </w:tbl>
    <w:p w14:paraId="45228CB8" w14:textId="7F40A8AA" w:rsidR="00E52229" w:rsidRPr="00617BCB" w:rsidRDefault="00E52229" w:rsidP="00E52229">
      <w:pPr>
        <w:pStyle w:val="MDPI51figurecaption"/>
        <w:ind w:left="2968"/>
        <w:rPr>
          <w:lang w:val="en-GB"/>
        </w:rPr>
      </w:pPr>
      <w:r w:rsidRPr="00617BCB">
        <w:rPr>
          <w:b/>
          <w:bCs/>
          <w:lang w:val="en-GB"/>
        </w:rPr>
        <w:t xml:space="preserve">Figure </w:t>
      </w:r>
      <w:r w:rsidR="00CD5673" w:rsidRPr="00617BCB">
        <w:rPr>
          <w:b/>
          <w:bCs/>
          <w:lang w:val="en-GB"/>
        </w:rPr>
        <w:t>5</w:t>
      </w:r>
      <w:r w:rsidRPr="00617BCB">
        <w:rPr>
          <w:lang w:val="en-GB"/>
        </w:rPr>
        <w:t xml:space="preserve">. Textile Pressure Sensor (a) Textile Pressure Sensor composition </w:t>
      </w:r>
      <w:r w:rsidR="008409CE" w:rsidRPr="00617BCB">
        <w:rPr>
          <w:lang w:val="en-GB"/>
        </w:rPr>
        <w:fldChar w:fldCharType="begin"/>
      </w:r>
      <w:r w:rsidR="008A5548" w:rsidRPr="00617BCB">
        <w:rPr>
          <w:lang w:val="en-GB"/>
        </w:rPr>
        <w:instrText xml:space="preserve"> ADDIN ZOTERO_ITEM CSL_CITATION {"citationID":"XVIR1Aoj","properties":{"formattedCitation":"[25]","plainCitation":"[25]","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8409CE" w:rsidRPr="00617BCB">
        <w:rPr>
          <w:lang w:val="en-GB"/>
        </w:rPr>
        <w:fldChar w:fldCharType="separate"/>
      </w:r>
      <w:r w:rsidR="008A5548" w:rsidRPr="00617BCB">
        <w:rPr>
          <w:lang w:val="en-GB"/>
        </w:rPr>
        <w:t>[25]</w:t>
      </w:r>
      <w:r w:rsidR="008409CE" w:rsidRPr="00617BCB">
        <w:rPr>
          <w:lang w:val="en-GB"/>
        </w:rPr>
        <w:fldChar w:fldCharType="end"/>
      </w:r>
      <w:r w:rsidRPr="00617BCB">
        <w:rPr>
          <w:lang w:val="en-GB"/>
        </w:rPr>
        <w:t xml:space="preserve">; (b) PreCaTex sensor </w:t>
      </w:r>
      <w:r w:rsidR="008409CE" w:rsidRPr="00617BCB">
        <w:rPr>
          <w:lang w:val="en-GB"/>
        </w:rPr>
        <w:fldChar w:fldCharType="begin"/>
      </w:r>
      <w:r w:rsidR="008A5548" w:rsidRPr="00617BCB">
        <w:rPr>
          <w:lang w:val="en-GB"/>
        </w:rPr>
        <w:instrText xml:space="preserve"> ADDIN ZOTERO_ITEM CSL_CITATION {"citationID":"YOCu0rkU","properties":{"formattedCitation":"[26]","plainCitation":"[26]","noteIndex":0},"citationItems":[{"id":153,"uris":["http://zotero.org/users/11398818/items/NETFL3DX"],"itemData":{"id":153,"type":"article-journal","abstract":"In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8409CE" w:rsidRPr="00617BCB">
        <w:rPr>
          <w:lang w:val="en-GB"/>
        </w:rPr>
        <w:fldChar w:fldCharType="separate"/>
      </w:r>
      <w:r w:rsidR="008A5548" w:rsidRPr="00617BCB">
        <w:rPr>
          <w:lang w:val="en-GB"/>
        </w:rPr>
        <w:t>[26]</w:t>
      </w:r>
      <w:r w:rsidR="008409CE" w:rsidRPr="00617BCB">
        <w:rPr>
          <w:lang w:val="en-GB"/>
        </w:rPr>
        <w:fldChar w:fldCharType="end"/>
      </w:r>
      <w:r w:rsidRPr="00617BCB">
        <w:rPr>
          <w:lang w:val="en-GB"/>
        </w:rPr>
        <w:t>.</w:t>
      </w:r>
    </w:p>
    <w:p w14:paraId="776001F8" w14:textId="7244D1A1" w:rsidR="00EA3453" w:rsidRPr="00617BCB" w:rsidRDefault="00E52229" w:rsidP="00EA3453">
      <w:pPr>
        <w:pStyle w:val="MDPI31text"/>
        <w:rPr>
          <w:lang w:val="en-GB"/>
        </w:rPr>
      </w:pPr>
      <w:r w:rsidRPr="00617BCB">
        <w:rPr>
          <w:lang w:val="en-GB"/>
        </w:rPr>
        <w:t xml:space="preserve">A few research studies were found to have used textile sensors to classify sitting postures. One of which was Kim et al </w:t>
      </w:r>
      <w:r w:rsidR="009169CA" w:rsidRPr="00617BCB">
        <w:rPr>
          <w:lang w:val="en-GB"/>
        </w:rPr>
        <w:fldChar w:fldCharType="begin"/>
      </w:r>
      <w:r w:rsidR="008A5548" w:rsidRPr="00617BCB">
        <w:rPr>
          <w:lang w:val="en-GB"/>
        </w:rPr>
        <w:instrText xml:space="preserve"> ADDIN ZOTERO_ITEM CSL_CITATION {"citationID":"kkraCpEO","properties":{"formattedCitation":"[27]","plainCitation":"[27]","noteIndex":0},"citationItems":[{"id":161,"uris":["http://zotero.org/users/11398818/items/JP76KCNB"],"itemData":{"id":161,"type":"article-journal","container-title":"Sensors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9169CA" w:rsidRPr="00617BCB">
        <w:rPr>
          <w:lang w:val="en-GB"/>
        </w:rPr>
        <w:fldChar w:fldCharType="separate"/>
      </w:r>
      <w:r w:rsidR="008A5548" w:rsidRPr="00617BCB">
        <w:rPr>
          <w:lang w:val="en-GB"/>
        </w:rPr>
        <w:t>[27]</w:t>
      </w:r>
      <w:r w:rsidR="009169CA" w:rsidRPr="00617BCB">
        <w:rPr>
          <w:lang w:val="en-GB"/>
        </w:rPr>
        <w:fldChar w:fldCharType="end"/>
      </w:r>
      <w:r w:rsidR="009169CA" w:rsidRPr="00617BCB">
        <w:rPr>
          <w:lang w:val="en-GB"/>
        </w:rPr>
        <w:t xml:space="preserve"> </w:t>
      </w:r>
      <w:r w:rsidRPr="00617BCB">
        <w:rPr>
          <w:lang w:val="en-GB"/>
        </w:rPr>
        <w:t xml:space="preserve">who developed a washable textile pressure sensor and incorporated it into their chair system to classify 7 sitting postures using a </w:t>
      </w:r>
      <w:r w:rsidRPr="00617BCB">
        <w:rPr>
          <w:lang w:val="en-GB"/>
        </w:rPr>
        <w:lastRenderedPageBreak/>
        <w:t xml:space="preserve">decision algorithm. Another study proposed a “eCushion” device which is made up of a textile pressure array sensor that can detect 7 different sitting postures at 85.9% accuracy </w:t>
      </w:r>
      <w:r w:rsidR="00AD5AAF" w:rsidRPr="00617BCB">
        <w:rPr>
          <w:lang w:val="en-GB"/>
        </w:rPr>
        <w:fldChar w:fldCharType="begin"/>
      </w:r>
      <w:r w:rsidR="008A5548" w:rsidRPr="00617BCB">
        <w:rPr>
          <w:lang w:val="en-GB"/>
        </w:rPr>
        <w:instrText xml:space="preserve"> ADDIN ZOTERO_ITEM CSL_CITATION {"citationID":"ebD9Hc9X","properties":{"formattedCitation":"[28]","plainCitation":"[28]","noteIndex":0},"citationItems":[{"id":232,"uris":["http://zotero.org/users/11398818/items/ZMS5CAZB"],"itemData":{"id":232,"type":"article-journal","container-title":"IEEE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AD5AAF" w:rsidRPr="00617BCB">
        <w:rPr>
          <w:lang w:val="en-GB"/>
        </w:rPr>
        <w:fldChar w:fldCharType="separate"/>
      </w:r>
      <w:r w:rsidR="008A5548" w:rsidRPr="00617BCB">
        <w:rPr>
          <w:lang w:val="en-GB"/>
        </w:rPr>
        <w:t>[28]</w:t>
      </w:r>
      <w:r w:rsidR="00AD5AAF" w:rsidRPr="00617BCB">
        <w:rPr>
          <w:lang w:val="en-GB"/>
        </w:rPr>
        <w:fldChar w:fldCharType="end"/>
      </w:r>
      <w:r w:rsidRPr="00617BCB">
        <w:rPr>
          <w:lang w:val="en-GB"/>
        </w:rPr>
        <w:t xml:space="preserve">. Additionally, Martínez-Estrada et al </w:t>
      </w:r>
      <w:r w:rsidR="00AD5AAF" w:rsidRPr="00617BCB">
        <w:rPr>
          <w:lang w:val="en-GB"/>
        </w:rPr>
        <w:fldChar w:fldCharType="begin"/>
      </w:r>
      <w:r w:rsidR="008A5548" w:rsidRPr="00617BCB">
        <w:rPr>
          <w:lang w:val="en-GB"/>
        </w:rPr>
        <w:instrText xml:space="preserve"> ADDIN ZOTERO_ITEM CSL_CITATION {"citationID":"SwJWfZ7b","properties":{"formattedCitation":"[26]","plainCitation":"[26]","noteIndex":0},"citationItems":[{"id":153,"uris":["http://zotero.org/users/11398818/items/NETFL3DX"],"itemData":{"id":153,"type":"article-journal","abstract":"In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AD5AAF" w:rsidRPr="00617BCB">
        <w:rPr>
          <w:lang w:val="en-GB"/>
        </w:rPr>
        <w:fldChar w:fldCharType="separate"/>
      </w:r>
      <w:r w:rsidR="008A5548" w:rsidRPr="00617BCB">
        <w:rPr>
          <w:lang w:val="en-GB"/>
        </w:rPr>
        <w:t>[26]</w:t>
      </w:r>
      <w:r w:rsidR="00AD5AAF" w:rsidRPr="00617BCB">
        <w:rPr>
          <w:lang w:val="en-GB"/>
        </w:rPr>
        <w:fldChar w:fldCharType="end"/>
      </w:r>
      <w:r w:rsidRPr="00617BCB">
        <w:rPr>
          <w:lang w:val="en-GB"/>
        </w:rPr>
        <w:t xml:space="preserve"> also developed something similar by using 10 presence textile capacitive sensor (embroidered) sensors.</w:t>
      </w:r>
    </w:p>
    <w:p w14:paraId="2831FF4A" w14:textId="77777777" w:rsidR="00C6225B" w:rsidRPr="00617BCB" w:rsidRDefault="00C6225B" w:rsidP="00EA3453">
      <w:pPr>
        <w:pStyle w:val="MDPI31text"/>
        <w:rPr>
          <w:lang w:val="en-GB"/>
        </w:rPr>
      </w:pPr>
    </w:p>
    <w:p w14:paraId="7F8D1A06" w14:textId="4B29746E" w:rsidR="00D359E5" w:rsidRPr="00617BCB" w:rsidRDefault="00E10A1D" w:rsidP="00E10A1D">
      <w:pPr>
        <w:pStyle w:val="MDPI23heading3"/>
        <w:rPr>
          <w:lang w:val="en-GB"/>
        </w:rPr>
      </w:pPr>
      <w:r w:rsidRPr="00617BCB">
        <w:rPr>
          <w:lang w:val="en-GB"/>
        </w:rPr>
        <w:t xml:space="preserve">4.1.3 </w:t>
      </w:r>
      <w:r w:rsidR="00D359E5" w:rsidRPr="00617BCB">
        <w:rPr>
          <w:lang w:val="en-GB"/>
        </w:rPr>
        <w:t>Load Cells</w:t>
      </w:r>
    </w:p>
    <w:p w14:paraId="632C4E1D" w14:textId="3ED5D408" w:rsidR="00D359E5" w:rsidRPr="00617BCB" w:rsidRDefault="00D359E5" w:rsidP="00D359E5">
      <w:pPr>
        <w:pStyle w:val="MDPI31text"/>
        <w:rPr>
          <w:lang w:val="en-GB"/>
        </w:rPr>
      </w:pPr>
      <w:r w:rsidRPr="00617BCB">
        <w:rPr>
          <w:lang w:val="en-GB"/>
        </w:rP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r w:rsidR="00F74CA4" w:rsidRPr="00617BCB">
        <w:rPr>
          <w:lang w:val="en-GB"/>
        </w:rPr>
        <w:t xml:space="preserve"> </w:t>
      </w:r>
      <w:r w:rsidR="00F74CA4" w:rsidRPr="00617BCB">
        <w:rPr>
          <w:lang w:val="en-GB"/>
        </w:rPr>
        <w:fldChar w:fldCharType="begin"/>
      </w:r>
      <w:r w:rsidR="008A5548" w:rsidRPr="00617BCB">
        <w:rPr>
          <w:lang w:val="en-GB"/>
        </w:rPr>
        <w:instrText xml:space="preserve"> ADDIN ZOTERO_ITEM CSL_CITATION {"citationID":"mxsxeitF","properties":{"formattedCitation":"[29]","plainCitation":"[29]","noteIndex":0},"citationItems":[{"id":302,"uris":["http://zotero.org/users/11398818/items/QLAMBXLT"],"itemData":{"id":302,"type":"article-journal","container-title":"Journal of Mechanical and Mechanics Engineering 6.3","page":"22-29","title":"Overview of Load Cells","author":[{"family":"Kamble","given":"Vijay"},{"family":"shinde","given":"Vasudev Dhondiram"},{"family":"Kittur","given":"Jayant K"}],"issued":{"date-parts":[["2020"]]}}}],"schema":"https://github.com/citation-style-language/schema/raw/master/csl-citation.json"} </w:instrText>
      </w:r>
      <w:r w:rsidR="00F74CA4" w:rsidRPr="00617BCB">
        <w:rPr>
          <w:lang w:val="en-GB"/>
        </w:rPr>
        <w:fldChar w:fldCharType="separate"/>
      </w:r>
      <w:r w:rsidR="008A5548" w:rsidRPr="00617BCB">
        <w:rPr>
          <w:lang w:val="en-GB"/>
        </w:rPr>
        <w:t>[29]</w:t>
      </w:r>
      <w:r w:rsidR="00F74CA4" w:rsidRPr="00617BCB">
        <w:rPr>
          <w:lang w:val="en-GB"/>
        </w:rPr>
        <w:fldChar w:fldCharType="end"/>
      </w:r>
      <w:r w:rsidRPr="00617BCB">
        <w:rPr>
          <w:lang w:val="en-GB"/>
        </w:rPr>
        <w:t>.</w:t>
      </w:r>
      <w:r w:rsidR="00F74CA4" w:rsidRPr="00617BCB">
        <w:rPr>
          <w:lang w:val="en-GB"/>
        </w:rPr>
        <w:t xml:space="preserve"> Some of the commercially available </w:t>
      </w:r>
      <w:r w:rsidR="00310F53" w:rsidRPr="00617BCB">
        <w:rPr>
          <w:lang w:val="en-GB"/>
        </w:rPr>
        <w:t>load cell sensors can be found in Table 4 below.</w:t>
      </w:r>
    </w:p>
    <w:p w14:paraId="0DAAB873" w14:textId="11B21BC8" w:rsidR="0034017D" w:rsidRPr="00617BCB" w:rsidRDefault="0034017D" w:rsidP="0034017D">
      <w:pPr>
        <w:pStyle w:val="MDPI41tablecaption"/>
        <w:rPr>
          <w:color w:val="auto"/>
          <w:lang w:val="en-GB"/>
        </w:rPr>
      </w:pPr>
      <w:r w:rsidRPr="00617BCB">
        <w:rPr>
          <w:b/>
          <w:color w:val="auto"/>
          <w:lang w:val="en-GB"/>
        </w:rPr>
        <w:t xml:space="preserve">Table </w:t>
      </w:r>
      <w:r w:rsidR="00383DE8" w:rsidRPr="00617BCB">
        <w:rPr>
          <w:b/>
          <w:color w:val="auto"/>
          <w:lang w:val="en-GB"/>
        </w:rPr>
        <w:t>4</w:t>
      </w:r>
      <w:r w:rsidRPr="00617BCB">
        <w:rPr>
          <w:b/>
          <w:color w:val="auto"/>
          <w:lang w:val="en-GB"/>
        </w:rPr>
        <w:t>.</w:t>
      </w:r>
      <w:r w:rsidRPr="00617BCB">
        <w:rPr>
          <w:color w:val="auto"/>
          <w:lang w:val="en-GB"/>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BC7B4D" w:rsidRPr="00617BCB"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617BCB" w:rsidRDefault="0034017D" w:rsidP="00697308">
            <w:pPr>
              <w:pStyle w:val="MDPI42tablebody"/>
              <w:spacing w:line="240" w:lineRule="auto"/>
              <w:rPr>
                <w:b/>
                <w:snapToGrid/>
                <w:color w:val="auto"/>
                <w:lang w:val="en-GB"/>
              </w:rPr>
            </w:pPr>
            <w:r w:rsidRPr="00617BCB">
              <w:rPr>
                <w:b/>
                <w:snapToGrid/>
                <w:color w:val="auto"/>
                <w:lang w:val="en-GB"/>
              </w:rPr>
              <w:t>Model</w:t>
            </w:r>
          </w:p>
        </w:tc>
        <w:tc>
          <w:tcPr>
            <w:tcW w:w="2340" w:type="dxa"/>
            <w:tcBorders>
              <w:bottom w:val="single" w:sz="4" w:space="0" w:color="auto"/>
            </w:tcBorders>
            <w:shd w:val="clear" w:color="auto" w:fill="auto"/>
            <w:vAlign w:val="center"/>
          </w:tcPr>
          <w:p w14:paraId="7421D0F9" w14:textId="77777777" w:rsidR="0034017D" w:rsidRPr="00617BCB" w:rsidRDefault="0034017D" w:rsidP="00697308">
            <w:pPr>
              <w:pStyle w:val="MDPI42tablebody"/>
              <w:spacing w:line="240" w:lineRule="auto"/>
              <w:rPr>
                <w:b/>
                <w:snapToGrid/>
                <w:color w:val="auto"/>
                <w:lang w:val="en-GB"/>
              </w:rPr>
            </w:pPr>
            <w:r w:rsidRPr="00617BCB">
              <w:rPr>
                <w:b/>
                <w:snapToGrid/>
                <w:color w:val="auto"/>
                <w:lang w:val="en-GB"/>
              </w:rPr>
              <w:t xml:space="preserve">Manufacturer </w:t>
            </w:r>
          </w:p>
        </w:tc>
        <w:tc>
          <w:tcPr>
            <w:tcW w:w="2790" w:type="dxa"/>
            <w:tcBorders>
              <w:bottom w:val="single" w:sz="4" w:space="0" w:color="auto"/>
            </w:tcBorders>
            <w:shd w:val="clear" w:color="auto" w:fill="auto"/>
            <w:vAlign w:val="center"/>
          </w:tcPr>
          <w:p w14:paraId="505AC409" w14:textId="77777777" w:rsidR="0034017D" w:rsidRPr="00617BCB" w:rsidRDefault="0034017D" w:rsidP="00697308">
            <w:pPr>
              <w:pStyle w:val="MDPI42tablebody"/>
              <w:spacing w:line="240" w:lineRule="auto"/>
              <w:rPr>
                <w:b/>
                <w:snapToGrid/>
                <w:color w:val="auto"/>
                <w:lang w:val="en-GB"/>
              </w:rPr>
            </w:pPr>
            <w:r w:rsidRPr="00617BCB">
              <w:rPr>
                <w:b/>
                <w:snapToGrid/>
                <w:color w:val="auto"/>
                <w:lang w:val="en-GB"/>
              </w:rPr>
              <w:t xml:space="preserve">Dimensions </w:t>
            </w:r>
          </w:p>
          <w:p w14:paraId="451F768B" w14:textId="1A7B1180" w:rsidR="0034017D" w:rsidRPr="00617BCB" w:rsidRDefault="0034017D" w:rsidP="00697308">
            <w:pPr>
              <w:pStyle w:val="MDPI42tablebody"/>
              <w:spacing w:line="240" w:lineRule="auto"/>
              <w:rPr>
                <w:b/>
                <w:snapToGrid/>
                <w:color w:val="auto"/>
                <w:lang w:val="en-GB"/>
              </w:rPr>
            </w:pPr>
            <w:r w:rsidRPr="00617BCB">
              <w:rPr>
                <w:b/>
                <w:snapToGrid/>
                <w:color w:val="auto"/>
                <w:lang w:val="en-GB"/>
              </w:rPr>
              <w:t>(Length x Width) (mm)</w:t>
            </w:r>
          </w:p>
        </w:tc>
        <w:tc>
          <w:tcPr>
            <w:tcW w:w="1257" w:type="dxa"/>
            <w:tcBorders>
              <w:bottom w:val="single" w:sz="4" w:space="0" w:color="auto"/>
            </w:tcBorders>
            <w:vAlign w:val="center"/>
          </w:tcPr>
          <w:p w14:paraId="63139433" w14:textId="3A0C3142" w:rsidR="0034017D" w:rsidRPr="00617BCB" w:rsidRDefault="00A32B90" w:rsidP="00A32B90">
            <w:pPr>
              <w:pStyle w:val="MDPI42tablebody"/>
              <w:spacing w:line="240" w:lineRule="auto"/>
              <w:rPr>
                <w:b/>
                <w:snapToGrid/>
                <w:color w:val="auto"/>
                <w:lang w:val="en-GB"/>
              </w:rPr>
            </w:pPr>
            <w:r w:rsidRPr="00617BCB">
              <w:rPr>
                <w:b/>
                <w:snapToGrid/>
                <w:color w:val="auto"/>
                <w:lang w:val="en-GB"/>
              </w:rPr>
              <w:t>Capacity</w:t>
            </w:r>
            <w:r w:rsidR="0034017D" w:rsidRPr="00617BCB">
              <w:rPr>
                <w:b/>
                <w:snapToGrid/>
                <w:color w:val="auto"/>
                <w:lang w:val="en-GB"/>
              </w:rPr>
              <w:t xml:space="preserve"> </w:t>
            </w:r>
            <w:r w:rsidRPr="00617BCB">
              <w:rPr>
                <w:b/>
                <w:snapToGrid/>
                <w:color w:val="auto"/>
                <w:lang w:val="en-GB"/>
              </w:rPr>
              <w:t>(kg</w:t>
            </w:r>
            <w:r w:rsidR="0034017D" w:rsidRPr="00617BCB">
              <w:rPr>
                <w:b/>
                <w:snapToGrid/>
                <w:color w:val="auto"/>
                <w:lang w:val="en-GB"/>
              </w:rPr>
              <w:t>)</w:t>
            </w:r>
          </w:p>
        </w:tc>
        <w:tc>
          <w:tcPr>
            <w:tcW w:w="20" w:type="dxa"/>
            <w:tcBorders>
              <w:bottom w:val="single" w:sz="4" w:space="0" w:color="auto"/>
            </w:tcBorders>
          </w:tcPr>
          <w:p w14:paraId="01296357" w14:textId="77777777" w:rsidR="0034017D" w:rsidRPr="00617BCB" w:rsidRDefault="0034017D" w:rsidP="00697308">
            <w:pPr>
              <w:pStyle w:val="MDPI42tablebody"/>
              <w:spacing w:line="240" w:lineRule="auto"/>
              <w:rPr>
                <w:b/>
                <w:snapToGrid/>
                <w:color w:val="auto"/>
                <w:lang w:val="en-GB"/>
              </w:rPr>
            </w:pPr>
          </w:p>
        </w:tc>
      </w:tr>
      <w:tr w:rsidR="00BC7B4D" w:rsidRPr="00617BCB" w14:paraId="1E532F5F" w14:textId="77777777" w:rsidTr="002D3B39">
        <w:trPr>
          <w:trHeight w:val="251"/>
        </w:trPr>
        <w:tc>
          <w:tcPr>
            <w:tcW w:w="1442" w:type="dxa"/>
            <w:shd w:val="clear" w:color="auto" w:fill="auto"/>
            <w:vAlign w:val="center"/>
          </w:tcPr>
          <w:p w14:paraId="18610E93" w14:textId="01C2A3A7" w:rsidR="0034017D" w:rsidRPr="00617BCB" w:rsidRDefault="0034017D" w:rsidP="00697308">
            <w:pPr>
              <w:pStyle w:val="MDPI42tablebody"/>
              <w:spacing w:line="240" w:lineRule="auto"/>
              <w:rPr>
                <w:color w:val="auto"/>
                <w:lang w:val="en-GB"/>
              </w:rPr>
            </w:pPr>
            <w:r w:rsidRPr="00617BCB">
              <w:rPr>
                <w:color w:val="auto"/>
                <w:lang w:val="en-GB"/>
              </w:rPr>
              <w:t xml:space="preserve">SEN-10245 </w:t>
            </w:r>
            <w:r w:rsidRPr="00617BCB">
              <w:rPr>
                <w:color w:val="auto"/>
                <w:lang w:val="en-GB"/>
              </w:rPr>
              <w:fldChar w:fldCharType="begin"/>
            </w:r>
            <w:r w:rsidR="008A5548" w:rsidRPr="00617BCB">
              <w:rPr>
                <w:color w:val="auto"/>
                <w:lang w:val="en-GB"/>
              </w:rPr>
              <w:instrText xml:space="preserve"> ADDIN ZOTERO_ITEM CSL_CITATION {"citationID":"YOLQGZ48","properties":{"formattedCitation":"[23]","plainCitation":"[23]","noteIndex":0},"citationItems":[{"id":299,"uris":["http://zotero.org/users/11398818/items/C6DUHLS3"],"itemData":{"id":299,"type":"document","title":"FSR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617BCB">
              <w:rPr>
                <w:color w:val="auto"/>
                <w:lang w:val="en-GB"/>
              </w:rPr>
              <w:fldChar w:fldCharType="separate"/>
            </w:r>
            <w:r w:rsidR="008A5548" w:rsidRPr="00617BCB">
              <w:rPr>
                <w:lang w:val="en-GB"/>
              </w:rPr>
              <w:t>[23]</w:t>
            </w:r>
            <w:r w:rsidRPr="00617BCB">
              <w:rPr>
                <w:color w:val="auto"/>
                <w:lang w:val="en-GB"/>
              </w:rPr>
              <w:fldChar w:fldCharType="end"/>
            </w:r>
          </w:p>
        </w:tc>
        <w:tc>
          <w:tcPr>
            <w:tcW w:w="2340" w:type="dxa"/>
            <w:shd w:val="clear" w:color="auto" w:fill="auto"/>
            <w:vAlign w:val="center"/>
          </w:tcPr>
          <w:p w14:paraId="5E78DC27" w14:textId="7030FD63" w:rsidR="0034017D" w:rsidRPr="00617BCB" w:rsidRDefault="00DC5178" w:rsidP="00697308">
            <w:pPr>
              <w:pStyle w:val="MDPI42tablebody"/>
              <w:spacing w:line="240" w:lineRule="auto"/>
              <w:rPr>
                <w:color w:val="auto"/>
                <w:lang w:val="en-GB"/>
              </w:rPr>
            </w:pPr>
            <w:r w:rsidRPr="00617BCB">
              <w:rPr>
                <w:color w:val="auto"/>
                <w:lang w:val="en-GB"/>
              </w:rPr>
              <w:t>SparkFun Electronics</w:t>
            </w:r>
          </w:p>
        </w:tc>
        <w:tc>
          <w:tcPr>
            <w:tcW w:w="2790" w:type="dxa"/>
            <w:shd w:val="clear" w:color="auto" w:fill="auto"/>
            <w:vAlign w:val="center"/>
          </w:tcPr>
          <w:p w14:paraId="5DA2B5F2" w14:textId="6846A999" w:rsidR="0034017D" w:rsidRPr="00617BCB" w:rsidRDefault="002D3B39" w:rsidP="00697308">
            <w:pPr>
              <w:pStyle w:val="MDPI42tablebody"/>
              <w:spacing w:line="240" w:lineRule="auto"/>
              <w:rPr>
                <w:color w:val="auto"/>
                <w:lang w:val="en-GB"/>
              </w:rPr>
            </w:pPr>
            <w:r w:rsidRPr="00617BCB">
              <w:rPr>
                <w:color w:val="auto"/>
                <w:lang w:val="en-GB"/>
              </w:rPr>
              <w:t>34 x 34</w:t>
            </w:r>
          </w:p>
        </w:tc>
        <w:tc>
          <w:tcPr>
            <w:tcW w:w="1257" w:type="dxa"/>
            <w:vAlign w:val="center"/>
          </w:tcPr>
          <w:p w14:paraId="462AEB1E" w14:textId="27F87654" w:rsidR="0034017D" w:rsidRPr="00617BCB" w:rsidRDefault="00A32B90" w:rsidP="00697308">
            <w:pPr>
              <w:pStyle w:val="MDPI42tablebody"/>
              <w:spacing w:line="240" w:lineRule="auto"/>
              <w:rPr>
                <w:color w:val="auto"/>
                <w:lang w:val="en-GB"/>
              </w:rPr>
            </w:pPr>
            <w:r w:rsidRPr="00617BCB">
              <w:rPr>
                <w:color w:val="auto"/>
                <w:lang w:val="en-GB"/>
              </w:rPr>
              <w:t>40-50</w:t>
            </w:r>
          </w:p>
        </w:tc>
        <w:tc>
          <w:tcPr>
            <w:tcW w:w="20" w:type="dxa"/>
          </w:tcPr>
          <w:p w14:paraId="778AAE71" w14:textId="77777777" w:rsidR="0034017D" w:rsidRPr="00617BCB" w:rsidRDefault="0034017D" w:rsidP="00697308">
            <w:pPr>
              <w:pStyle w:val="MDPI42tablebody"/>
              <w:spacing w:line="240" w:lineRule="auto"/>
              <w:rPr>
                <w:color w:val="auto"/>
                <w:lang w:val="en-GB"/>
              </w:rPr>
            </w:pPr>
          </w:p>
        </w:tc>
      </w:tr>
      <w:tr w:rsidR="00BC7B4D" w:rsidRPr="00617BCB" w14:paraId="5651F6AA" w14:textId="77777777" w:rsidTr="002D3B39">
        <w:trPr>
          <w:trHeight w:val="267"/>
        </w:trPr>
        <w:tc>
          <w:tcPr>
            <w:tcW w:w="1442" w:type="dxa"/>
            <w:shd w:val="clear" w:color="auto" w:fill="auto"/>
            <w:vAlign w:val="center"/>
          </w:tcPr>
          <w:p w14:paraId="784D0EF9" w14:textId="7C4634FF" w:rsidR="0034017D" w:rsidRPr="00617BCB" w:rsidRDefault="00B87082" w:rsidP="00697308">
            <w:pPr>
              <w:pStyle w:val="MDPI42tablebody"/>
              <w:spacing w:line="240" w:lineRule="auto"/>
              <w:rPr>
                <w:color w:val="auto"/>
                <w:lang w:val="en-GB"/>
              </w:rPr>
            </w:pPr>
            <w:r w:rsidRPr="00617BCB">
              <w:rPr>
                <w:color w:val="auto"/>
                <w:lang w:val="en-GB"/>
              </w:rPr>
              <w:t>P0236-142</w:t>
            </w:r>
            <w:r w:rsidR="00C117F2" w:rsidRPr="00617BCB">
              <w:rPr>
                <w:color w:val="auto"/>
                <w:lang w:val="en-GB"/>
              </w:rPr>
              <w:t xml:space="preserve"> </w:t>
            </w:r>
            <w:r w:rsidR="00C117F2" w:rsidRPr="00617BCB">
              <w:rPr>
                <w:color w:val="auto"/>
                <w:lang w:val="en-GB"/>
              </w:rPr>
              <w:fldChar w:fldCharType="begin"/>
            </w:r>
            <w:r w:rsidR="008A5548" w:rsidRPr="00617BCB">
              <w:rPr>
                <w:color w:val="auto"/>
                <w:lang w:val="en-GB"/>
              </w:rPr>
              <w:instrText xml:space="preserve"> ADDIN ZOTERO_ITEM CSL_CITATION {"citationID":"0W6pp69n","properties":{"formattedCitation":"[30]","plainCitation":"[30]","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617BCB">
              <w:rPr>
                <w:color w:val="auto"/>
                <w:lang w:val="en-GB"/>
              </w:rPr>
              <w:fldChar w:fldCharType="separate"/>
            </w:r>
            <w:r w:rsidR="008A5548" w:rsidRPr="00617BCB">
              <w:rPr>
                <w:lang w:val="en-GB"/>
              </w:rPr>
              <w:t>[30]</w:t>
            </w:r>
            <w:r w:rsidR="00C117F2" w:rsidRPr="00617BCB">
              <w:rPr>
                <w:color w:val="auto"/>
                <w:lang w:val="en-GB"/>
              </w:rPr>
              <w:fldChar w:fldCharType="end"/>
            </w:r>
            <w:r w:rsidRPr="00617BCB">
              <w:rPr>
                <w:color w:val="auto"/>
                <w:lang w:val="en-GB"/>
              </w:rPr>
              <w:t xml:space="preserve"> </w:t>
            </w:r>
          </w:p>
        </w:tc>
        <w:tc>
          <w:tcPr>
            <w:tcW w:w="2340" w:type="dxa"/>
            <w:shd w:val="clear" w:color="auto" w:fill="auto"/>
            <w:vAlign w:val="center"/>
          </w:tcPr>
          <w:p w14:paraId="3F4460E4" w14:textId="140B5442" w:rsidR="0034017D" w:rsidRPr="00617BCB" w:rsidRDefault="00B87082" w:rsidP="00697308">
            <w:pPr>
              <w:pStyle w:val="MDPI42tablebody"/>
              <w:rPr>
                <w:color w:val="auto"/>
                <w:lang w:val="en-GB"/>
              </w:rPr>
            </w:pPr>
            <w:r w:rsidRPr="00617BCB">
              <w:rPr>
                <w:color w:val="auto"/>
                <w:lang w:val="en-GB"/>
              </w:rPr>
              <w:t>Hanjin Data Corps</w:t>
            </w:r>
          </w:p>
        </w:tc>
        <w:tc>
          <w:tcPr>
            <w:tcW w:w="2790" w:type="dxa"/>
            <w:shd w:val="clear" w:color="auto" w:fill="auto"/>
            <w:vAlign w:val="center"/>
          </w:tcPr>
          <w:p w14:paraId="3D45DD2D" w14:textId="162E069F" w:rsidR="0034017D" w:rsidRPr="00617BCB" w:rsidRDefault="00383DE8" w:rsidP="00697308">
            <w:pPr>
              <w:pStyle w:val="MDPI42tablebody"/>
              <w:spacing w:line="240" w:lineRule="auto"/>
              <w:rPr>
                <w:color w:val="auto"/>
                <w:lang w:val="en-GB"/>
              </w:rPr>
            </w:pPr>
            <w:r w:rsidRPr="00617BCB">
              <w:rPr>
                <w:color w:val="auto"/>
                <w:lang w:val="en-GB"/>
              </w:rPr>
              <w:t>34 x 34</w:t>
            </w:r>
          </w:p>
        </w:tc>
        <w:tc>
          <w:tcPr>
            <w:tcW w:w="1257" w:type="dxa"/>
            <w:vAlign w:val="center"/>
          </w:tcPr>
          <w:p w14:paraId="3C42D2BA" w14:textId="7EC0CEA2" w:rsidR="0034017D" w:rsidRPr="00617BCB" w:rsidRDefault="00383DE8" w:rsidP="00697308">
            <w:pPr>
              <w:pStyle w:val="MDPI42tablebody"/>
              <w:spacing w:line="240" w:lineRule="auto"/>
              <w:rPr>
                <w:color w:val="auto"/>
                <w:lang w:val="en-GB"/>
              </w:rPr>
            </w:pPr>
            <w:r w:rsidRPr="00617BCB">
              <w:rPr>
                <w:color w:val="auto"/>
                <w:lang w:val="en-GB"/>
              </w:rPr>
              <w:t>-</w:t>
            </w:r>
          </w:p>
        </w:tc>
        <w:tc>
          <w:tcPr>
            <w:tcW w:w="20" w:type="dxa"/>
          </w:tcPr>
          <w:p w14:paraId="6A9AF911" w14:textId="77777777" w:rsidR="0034017D" w:rsidRPr="00617BCB" w:rsidRDefault="0034017D" w:rsidP="00697308">
            <w:pPr>
              <w:pStyle w:val="MDPI42tablebody"/>
              <w:spacing w:line="240" w:lineRule="auto"/>
              <w:rPr>
                <w:color w:val="auto"/>
                <w:lang w:val="en-GB"/>
              </w:rPr>
            </w:pPr>
          </w:p>
        </w:tc>
      </w:tr>
    </w:tbl>
    <w:p w14:paraId="77D0506F" w14:textId="77777777" w:rsidR="0034017D" w:rsidRPr="00617BCB" w:rsidRDefault="0034017D" w:rsidP="00D359E5">
      <w:pPr>
        <w:pStyle w:val="MDPI31text"/>
        <w:rPr>
          <w:lang w:val="en-GB"/>
        </w:rPr>
      </w:pPr>
    </w:p>
    <w:p w14:paraId="35BDAB24" w14:textId="2E57D14C" w:rsidR="00D359E5" w:rsidRPr="00617BCB" w:rsidRDefault="00D359E5" w:rsidP="00D359E5">
      <w:pPr>
        <w:pStyle w:val="MDPI31text"/>
        <w:rPr>
          <w:lang w:val="en-GB"/>
        </w:rPr>
      </w:pPr>
      <w:r w:rsidRPr="00617BCB">
        <w:rPr>
          <w:lang w:val="en-GB"/>
        </w:rPr>
        <w:t xml:space="preserve"> </w:t>
      </w:r>
      <w:r w:rsidR="000219F6" w:rsidRPr="00617BCB">
        <w:rPr>
          <w:lang w:val="en-GB"/>
        </w:rPr>
        <w:t xml:space="preserve">In terms of the research studies that implemented load cells, </w:t>
      </w:r>
      <w:r w:rsidRPr="00617BCB">
        <w:rPr>
          <w:lang w:val="en-GB"/>
        </w:rPr>
        <w:t xml:space="preserve">Roh et al. in 2018 </w:t>
      </w:r>
      <w:r w:rsidRPr="00617BCB">
        <w:rPr>
          <w:lang w:val="en-GB"/>
        </w:rPr>
        <w:fldChar w:fldCharType="begin"/>
      </w:r>
      <w:r w:rsidR="008A5548" w:rsidRPr="00617BCB">
        <w:rPr>
          <w:lang w:val="en-GB"/>
        </w:rPr>
        <w:instrText xml:space="preserve"> ADDIN ZOTERO_ITEM CSL_CITATION {"citationID":"GKe7PrM7","properties":{"formattedCitation":"[30]","plainCitation":"[30]","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Pr="00617BCB">
        <w:rPr>
          <w:lang w:val="en-GB"/>
        </w:rPr>
        <w:fldChar w:fldCharType="separate"/>
      </w:r>
      <w:r w:rsidR="008A5548" w:rsidRPr="00617BCB">
        <w:rPr>
          <w:lang w:val="en-GB"/>
        </w:rPr>
        <w:t>[30]</w:t>
      </w:r>
      <w:r w:rsidRPr="00617BCB">
        <w:rPr>
          <w:lang w:val="en-GB"/>
        </w:rPr>
        <w:fldChar w:fldCharType="end"/>
      </w:r>
      <w:r w:rsidRPr="00617BCB">
        <w:rPr>
          <w:lang w:val="en-GB"/>
        </w:rPr>
        <w:t xml:space="preserve"> developed a smart chair by integrating 4 load cell sensors within the chair sitting cushion to classify 6 sitting postures. An accuracy of 97.94% was achieved using a SVM (RBF kernel) ML model. Similarly, Pereira and Plácido da Silva in 2023 </w:t>
      </w:r>
      <w:r w:rsidRPr="00617BCB">
        <w:rPr>
          <w:lang w:val="en-GB"/>
        </w:rPr>
        <w:fldChar w:fldCharType="begin"/>
      </w:r>
      <w:r w:rsidR="008A5548" w:rsidRPr="00617BCB">
        <w:rPr>
          <w:lang w:val="en-GB"/>
        </w:rPr>
        <w:instrText xml:space="preserve"> ADDIN ZOTERO_ITEM CSL_CITATION {"citationID":"gLgG9lFs","properties":{"formattedCitation":"[31]","plainCitation":"[31]","noteIndex":0},"citationItems":[{"id":145,"uris":["http://zotero.org/users/11398818/items/A9UVN24S"],"itemData":{"id":145,"type":"article-journal","abstract":"In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Pr="00617BCB">
        <w:rPr>
          <w:lang w:val="en-GB"/>
        </w:rPr>
        <w:fldChar w:fldCharType="separate"/>
      </w:r>
      <w:r w:rsidR="008A5548" w:rsidRPr="00617BCB">
        <w:rPr>
          <w:lang w:val="en-GB"/>
        </w:rPr>
        <w:t>[31]</w:t>
      </w:r>
      <w:r w:rsidRPr="00617BCB">
        <w:rPr>
          <w:lang w:val="en-GB"/>
        </w:rPr>
        <w:fldChar w:fldCharType="end"/>
      </w:r>
      <w:r w:rsidRPr="00617BCB">
        <w:rPr>
          <w:lang w:val="en-GB"/>
        </w:rPr>
        <w:t xml:space="preserve"> distributed 3 load cells across the seat’s cushion in order to classify 8 sitting postures; overall they were able to a classification accuracy of 98.50%.</w:t>
      </w:r>
    </w:p>
    <w:p w14:paraId="485B608A" w14:textId="77777777" w:rsidR="00D359E5" w:rsidRPr="00617BCB" w:rsidRDefault="00D359E5" w:rsidP="00D359E5">
      <w:pPr>
        <w:pStyle w:val="MDPI31text"/>
        <w:rPr>
          <w:lang w:val="en-GB"/>
        </w:rPr>
      </w:pPr>
    </w:p>
    <w:p w14:paraId="0175A04A" w14:textId="3D0A8148" w:rsidR="00D359E5" w:rsidRPr="00617BCB" w:rsidRDefault="00E10A1D" w:rsidP="00E10A1D">
      <w:pPr>
        <w:pStyle w:val="MDPI23heading3"/>
        <w:rPr>
          <w:lang w:val="en-GB"/>
        </w:rPr>
      </w:pPr>
      <w:r w:rsidRPr="00617BCB">
        <w:rPr>
          <w:lang w:val="en-GB"/>
        </w:rPr>
        <w:t xml:space="preserve">4.1.4 </w:t>
      </w:r>
      <w:r w:rsidR="00D359E5" w:rsidRPr="00617BCB">
        <w:rPr>
          <w:lang w:val="en-GB"/>
        </w:rPr>
        <w:t>Flex Sensors</w:t>
      </w:r>
    </w:p>
    <w:p w14:paraId="1FB9D384" w14:textId="3F8D1F22" w:rsidR="00E32DAE" w:rsidRPr="00617BCB" w:rsidRDefault="00D359E5" w:rsidP="00E32DAE">
      <w:pPr>
        <w:pStyle w:val="MDPI31text"/>
        <w:rPr>
          <w:lang w:val="en-GB"/>
        </w:rPr>
      </w:pPr>
      <w:r w:rsidRPr="00617BCB">
        <w:rPr>
          <w:lang w:val="en-GB"/>
        </w:rPr>
        <w:t xml:space="preserve">A flex sensor, also known as a bend sensor, works by measuring the degree of displacement resulting from the bending action being applied to the sensor </w:t>
      </w:r>
      <w:r w:rsidRPr="00617BCB">
        <w:rPr>
          <w:lang w:val="en-GB"/>
        </w:rPr>
        <w:fldChar w:fldCharType="begin"/>
      </w:r>
      <w:r w:rsidR="008A5548" w:rsidRPr="00617BCB">
        <w:rPr>
          <w:lang w:val="en-GB"/>
        </w:rPr>
        <w:instrText xml:space="preserve"> ADDIN ZOTERO_ITEM CSL_CITATION {"citationID":"snQR9O3i","properties":{"formattedCitation":"[32]","plainCitation":"[32]","noteIndex":0},"citationItems":[{"id":252,"uris":["http://zotero.org/users/11398818/items/MMKV59DG"],"itemData":{"id":252,"type":"article-journal","abstract":"Flex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Pr="00617BCB">
        <w:rPr>
          <w:lang w:val="en-GB"/>
        </w:rPr>
        <w:fldChar w:fldCharType="separate"/>
      </w:r>
      <w:r w:rsidR="008A5548" w:rsidRPr="00617BCB">
        <w:rPr>
          <w:lang w:val="en-GB"/>
        </w:rPr>
        <w:t>[32]</w:t>
      </w:r>
      <w:r w:rsidRPr="00617BCB">
        <w:rPr>
          <w:lang w:val="en-GB"/>
        </w:rPr>
        <w:fldChar w:fldCharType="end"/>
      </w:r>
      <w:r w:rsidRPr="00617BCB">
        <w:rPr>
          <w:lang w:val="en-GB"/>
        </w:rPr>
        <w:t xml:space="preserve">. It was seen that the primary use of flex sensors in the classification of sitting postures is not a widely popular approach among numerous studies. </w:t>
      </w:r>
    </w:p>
    <w:p w14:paraId="599FA14A" w14:textId="4570738E" w:rsidR="00D359E5" w:rsidRPr="00617BCB" w:rsidRDefault="00D359E5" w:rsidP="00E32DAE">
      <w:pPr>
        <w:pStyle w:val="MDPI31text"/>
        <w:rPr>
          <w:lang w:val="en-GB"/>
        </w:rPr>
      </w:pPr>
      <w:r w:rsidRPr="00617BCB">
        <w:rPr>
          <w:lang w:val="en-GB"/>
        </w:rPr>
        <w:t xml:space="preserve">Overall, there were only 2 studies identified that utilized this method for sitting posture detection. The first was by Hu et al </w:t>
      </w:r>
      <w:r w:rsidRPr="00617BCB">
        <w:rPr>
          <w:lang w:val="en-GB"/>
        </w:rPr>
        <w:fldChar w:fldCharType="begin"/>
      </w:r>
      <w:r w:rsidR="008A5548" w:rsidRPr="00617BCB">
        <w:rPr>
          <w:lang w:val="en-GB"/>
        </w:rPr>
        <w:instrText xml:space="preserve"> ADDIN ZOTERO_ITEM CSL_CITATION {"citationID":"yIgAyEHq","properties":{"formattedCitation":"[33]","plainCitation":"[33]","noteIndex":0},"citationItems":[{"id":167,"uris":["http://zotero.org/users/11398818/items/DR5UVBDW"],"itemData":{"id":167,"type":"article-journal","container-title":"IEEE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sidRPr="00617BCB">
        <w:rPr>
          <w:lang w:val="en-GB"/>
        </w:rPr>
        <w:fldChar w:fldCharType="separate"/>
      </w:r>
      <w:r w:rsidR="008A5548" w:rsidRPr="00617BCB">
        <w:rPr>
          <w:lang w:val="en-GB"/>
        </w:rPr>
        <w:t>[33]</w:t>
      </w:r>
      <w:r w:rsidRPr="00617BCB">
        <w:rPr>
          <w:lang w:val="en-GB"/>
        </w:rPr>
        <w:fldChar w:fldCharType="end"/>
      </w:r>
      <w:r w:rsidRPr="00617BCB">
        <w:rPr>
          <w:lang w:val="en-GB"/>
        </w:rPr>
        <w:t xml:space="preserve"> who developed a smart sensing chair using 6 flex sensors and a 2-layer Artificial neural network (ANN) for detecting 7 sitting postures and achieved an accuracy of 97.43%. The second was by </w:t>
      </w:r>
      <w:r w:rsidRPr="00617BCB">
        <w:rPr>
          <w:lang w:val="en-GB"/>
        </w:rPr>
        <w:fldChar w:fldCharType="begin"/>
      </w:r>
      <w:r w:rsidR="008A5548" w:rsidRPr="00617BCB">
        <w:rPr>
          <w:lang w:val="en-GB"/>
        </w:rPr>
        <w:instrText xml:space="preserve"> ADDIN ZOTERO_ITEM CSL_CITATION {"citationID":"5tW320UG","properties":{"formattedCitation":"[34]","plainCitation":"[34]","noteIndex":0},"citationItems":[{"id":254,"uris":["http://zotero.org/users/11398818/items/65CCGVLQ"],"itemData":{"id":254,"type":"paper-conference","container-title":"2022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Pr="00617BCB">
        <w:rPr>
          <w:lang w:val="en-GB"/>
        </w:rPr>
        <w:fldChar w:fldCharType="separate"/>
      </w:r>
      <w:r w:rsidR="008A5548" w:rsidRPr="00617BCB">
        <w:rPr>
          <w:lang w:val="en-GB"/>
        </w:rPr>
        <w:t>[34]</w:t>
      </w:r>
      <w:r w:rsidRPr="00617BCB">
        <w:rPr>
          <w:lang w:val="en-GB"/>
        </w:rPr>
        <w:fldChar w:fldCharType="end"/>
      </w:r>
      <w:r w:rsidRPr="00617BCB">
        <w:rPr>
          <w:lang w:val="en-GB"/>
        </w:rPr>
        <w:t xml:space="preserve"> which also developed a similar system without the use of an ML model which aimed at detecting 7 different sitting postures. </w:t>
      </w:r>
    </w:p>
    <w:p w14:paraId="5BFB751A" w14:textId="77777777" w:rsidR="00D359E5" w:rsidRPr="00617BCB" w:rsidRDefault="00D359E5" w:rsidP="00D359E5">
      <w:pPr>
        <w:pStyle w:val="MDPI31text"/>
        <w:rPr>
          <w:lang w:val="en-GB"/>
        </w:rPr>
      </w:pPr>
      <w:r w:rsidRPr="00617BCB">
        <w:rPr>
          <w:lang w:val="en-GB"/>
        </w:rPr>
        <w:t xml:space="preserve"> </w:t>
      </w:r>
    </w:p>
    <w:p w14:paraId="690C489A" w14:textId="729049B4" w:rsidR="00E52229" w:rsidRPr="00617BCB" w:rsidRDefault="00E10A1D" w:rsidP="00E10A1D">
      <w:pPr>
        <w:pStyle w:val="MDPI23heading3"/>
        <w:rPr>
          <w:lang w:val="en-GB"/>
        </w:rPr>
      </w:pPr>
      <w:r w:rsidRPr="00617BCB">
        <w:rPr>
          <w:lang w:val="en-GB"/>
        </w:rPr>
        <w:t xml:space="preserve">4.1.5 </w:t>
      </w:r>
      <w:r w:rsidR="00014839" w:rsidRPr="00617BCB">
        <w:rPr>
          <w:lang w:val="en-GB"/>
        </w:rPr>
        <w:t>Image</w:t>
      </w:r>
      <w:r w:rsidR="00196B58" w:rsidRPr="00617BCB">
        <w:rPr>
          <w:lang w:val="en-GB"/>
        </w:rPr>
        <w:t xml:space="preserve"> Sensors</w:t>
      </w:r>
    </w:p>
    <w:p w14:paraId="7F93B400" w14:textId="3431B391" w:rsidR="00014839" w:rsidRPr="00617BCB" w:rsidRDefault="002272C9" w:rsidP="00014839">
      <w:pPr>
        <w:pStyle w:val="MDPI31text"/>
        <w:rPr>
          <w:color w:val="auto"/>
          <w:lang w:val="en-GB"/>
        </w:rPr>
      </w:pPr>
      <w:r w:rsidRPr="00617BCB">
        <w:rPr>
          <w:color w:val="auto"/>
          <w:lang w:val="en-GB"/>
        </w:rPr>
        <w:t>These</w:t>
      </w:r>
      <w:r w:rsidR="00A74C31" w:rsidRPr="00617BCB">
        <w:rPr>
          <w:color w:val="auto"/>
          <w:lang w:val="en-GB"/>
        </w:rPr>
        <w:t xml:space="preserve"> i</w:t>
      </w:r>
      <w:r w:rsidR="007A3CC0" w:rsidRPr="00617BCB">
        <w:rPr>
          <w:color w:val="auto"/>
          <w:lang w:val="en-GB"/>
        </w:rPr>
        <w:t xml:space="preserve">mage-based </w:t>
      </w:r>
      <w:r w:rsidR="00BB18FF" w:rsidRPr="00617BCB">
        <w:rPr>
          <w:color w:val="auto"/>
          <w:lang w:val="en-GB"/>
        </w:rPr>
        <w:t>sensor</w:t>
      </w:r>
      <w:r w:rsidR="00155758" w:rsidRPr="00617BCB">
        <w:rPr>
          <w:color w:val="auto"/>
          <w:lang w:val="en-GB"/>
        </w:rPr>
        <w:t xml:space="preserve">s such as </w:t>
      </w:r>
      <w:r w:rsidR="00A74C31" w:rsidRPr="00617BCB">
        <w:rPr>
          <w:color w:val="auto"/>
          <w:lang w:val="en-GB"/>
        </w:rPr>
        <w:t xml:space="preserve">a </w:t>
      </w:r>
      <w:r w:rsidR="00E14352" w:rsidRPr="00617BCB">
        <w:rPr>
          <w:color w:val="auto"/>
          <w:lang w:val="en-GB"/>
        </w:rPr>
        <w:t xml:space="preserve">camera and 3d image </w:t>
      </w:r>
      <w:r w:rsidR="00B0460E" w:rsidRPr="00617BCB">
        <w:rPr>
          <w:color w:val="auto"/>
          <w:lang w:val="en-GB"/>
        </w:rPr>
        <w:t>sensors</w:t>
      </w:r>
      <w:r w:rsidR="00753355" w:rsidRPr="00617BCB">
        <w:rPr>
          <w:color w:val="auto"/>
          <w:lang w:val="en-GB"/>
        </w:rPr>
        <w:t xml:space="preserve"> </w:t>
      </w:r>
      <w:r w:rsidR="00A74C31" w:rsidRPr="00617BCB">
        <w:rPr>
          <w:color w:val="auto"/>
          <w:lang w:val="en-GB"/>
        </w:rPr>
        <w:t>typically integrate</w:t>
      </w:r>
      <w:r w:rsidR="00753355" w:rsidRPr="00617BCB">
        <w:rPr>
          <w:color w:val="auto"/>
          <w:lang w:val="en-GB"/>
        </w:rPr>
        <w:t xml:space="preserve"> with a computer vision </w:t>
      </w:r>
      <w:r w:rsidR="00C63D60" w:rsidRPr="00617BCB">
        <w:rPr>
          <w:color w:val="auto"/>
          <w:lang w:val="en-GB"/>
        </w:rPr>
        <w:t xml:space="preserve">algorithm which works by </w:t>
      </w:r>
      <w:r w:rsidR="00EB475A" w:rsidRPr="00617BCB">
        <w:rPr>
          <w:color w:val="auto"/>
          <w:lang w:val="en-GB"/>
        </w:rPr>
        <w:t xml:space="preserve">capturing visual elements from an image. </w:t>
      </w:r>
      <w:r w:rsidR="002A6A47" w:rsidRPr="00617BCB">
        <w:rPr>
          <w:color w:val="auto"/>
          <w:lang w:val="en-GB"/>
        </w:rPr>
        <w:t xml:space="preserve">In the classification of sitting postures, </w:t>
      </w:r>
      <w:r w:rsidR="00EF255F" w:rsidRPr="00617BCB">
        <w:rPr>
          <w:color w:val="auto"/>
          <w:lang w:val="en-GB"/>
        </w:rPr>
        <w:t xml:space="preserve">there is normally a </w:t>
      </w:r>
      <w:r w:rsidR="00B53FF9" w:rsidRPr="00617BCB">
        <w:rPr>
          <w:color w:val="auto"/>
          <w:lang w:val="en-GB"/>
        </w:rPr>
        <w:t xml:space="preserve">digital camera actively positioned directly at the subjects. Furthermore, </w:t>
      </w:r>
      <w:r w:rsidR="00837AF2" w:rsidRPr="00617BCB">
        <w:rPr>
          <w:color w:val="auto"/>
          <w:lang w:val="en-GB"/>
        </w:rPr>
        <w:t>with the use of</w:t>
      </w:r>
      <w:r w:rsidR="00B53FF9" w:rsidRPr="00617BCB">
        <w:rPr>
          <w:color w:val="auto"/>
          <w:lang w:val="en-GB"/>
        </w:rPr>
        <w:t xml:space="preserve"> image processing </w:t>
      </w:r>
      <w:r w:rsidR="00837AF2" w:rsidRPr="00617BCB">
        <w:rPr>
          <w:color w:val="auto"/>
          <w:lang w:val="en-GB"/>
        </w:rPr>
        <w:t>libraries</w:t>
      </w:r>
      <w:r w:rsidR="00830B48" w:rsidRPr="00617BCB">
        <w:rPr>
          <w:color w:val="auto"/>
          <w:lang w:val="en-GB"/>
        </w:rPr>
        <w:t xml:space="preserve"> such as OpenPose</w:t>
      </w:r>
      <w:r w:rsidR="00653748" w:rsidRPr="00617BCB">
        <w:rPr>
          <w:color w:val="auto"/>
          <w:lang w:val="en-GB"/>
        </w:rPr>
        <w:t xml:space="preserve"> or OpenCV</w:t>
      </w:r>
      <w:r w:rsidR="00B53FF9" w:rsidRPr="00617BCB">
        <w:rPr>
          <w:color w:val="auto"/>
          <w:lang w:val="en-GB"/>
        </w:rPr>
        <w:t xml:space="preserve">, </w:t>
      </w:r>
      <w:r w:rsidR="00B601AB" w:rsidRPr="00617BCB">
        <w:rPr>
          <w:color w:val="auto"/>
          <w:lang w:val="en-GB"/>
        </w:rPr>
        <w:t>researchers</w:t>
      </w:r>
      <w:r w:rsidR="00B53FF9" w:rsidRPr="00617BCB">
        <w:rPr>
          <w:color w:val="auto"/>
          <w:lang w:val="en-GB"/>
        </w:rPr>
        <w:t xml:space="preserve"> </w:t>
      </w:r>
      <w:r w:rsidR="00B601AB" w:rsidRPr="00617BCB">
        <w:rPr>
          <w:color w:val="auto"/>
          <w:lang w:val="en-GB"/>
        </w:rPr>
        <w:t>were able</w:t>
      </w:r>
      <w:r w:rsidR="00B53FF9" w:rsidRPr="00617BCB">
        <w:rPr>
          <w:color w:val="auto"/>
          <w:lang w:val="en-GB"/>
        </w:rPr>
        <w:t xml:space="preserve"> analyze each video frame to determine the sitting posture.</w:t>
      </w:r>
      <w:r w:rsidR="00EF255F" w:rsidRPr="00617BCB">
        <w:rPr>
          <w:color w:val="auto"/>
          <w:lang w:val="en-GB"/>
        </w:rPr>
        <w:t xml:space="preserve"> </w:t>
      </w:r>
    </w:p>
    <w:p w14:paraId="6A6A980C" w14:textId="691A1D1E" w:rsidR="00653748" w:rsidRPr="00617BCB" w:rsidRDefault="004B06BB" w:rsidP="00014839">
      <w:pPr>
        <w:pStyle w:val="MDPI31text"/>
        <w:rPr>
          <w:lang w:val="en-GB"/>
        </w:rPr>
      </w:pPr>
      <w:r w:rsidRPr="00617BCB">
        <w:rPr>
          <w:lang w:val="en-GB"/>
        </w:rPr>
        <w:t xml:space="preserve">This method is not a very popular option among the research studies found. However, there were </w:t>
      </w:r>
      <w:r w:rsidR="00F770BB" w:rsidRPr="00617BCB">
        <w:rPr>
          <w:lang w:val="en-GB"/>
        </w:rPr>
        <w:t xml:space="preserve">a few </w:t>
      </w:r>
      <w:r w:rsidR="00744120" w:rsidRPr="00617BCB">
        <w:rPr>
          <w:lang w:val="en-GB"/>
        </w:rPr>
        <w:t>studies that</w:t>
      </w:r>
      <w:r w:rsidR="00C21BBA" w:rsidRPr="00617BCB">
        <w:rPr>
          <w:lang w:val="en-GB"/>
        </w:rPr>
        <w:t xml:space="preserve"> </w:t>
      </w:r>
      <w:r w:rsidR="00F770BB" w:rsidRPr="00617BCB">
        <w:rPr>
          <w:lang w:val="en-GB"/>
        </w:rPr>
        <w:t>found that used imaging systems.</w:t>
      </w:r>
      <w:r w:rsidRPr="00617BCB">
        <w:rPr>
          <w:lang w:val="en-GB"/>
        </w:rPr>
        <w:t xml:space="preserve"> </w:t>
      </w:r>
      <w:r w:rsidR="00653748" w:rsidRPr="00617BCB">
        <w:rPr>
          <w:lang w:val="en-GB"/>
        </w:rPr>
        <w:t xml:space="preserve">Mallare et al. in 2017 [60] developed a system utilizing 2 </w:t>
      </w:r>
      <w:r w:rsidR="00F770BB" w:rsidRPr="00617BCB">
        <w:rPr>
          <w:lang w:val="en-GB"/>
        </w:rPr>
        <w:t xml:space="preserve">digital </w:t>
      </w:r>
      <w:r w:rsidR="00653748" w:rsidRPr="00617BCB">
        <w:rPr>
          <w:lang w:val="en-GB"/>
        </w:rPr>
        <w:t>cameras</w:t>
      </w:r>
      <w:r w:rsidR="00F770BB" w:rsidRPr="00617BCB">
        <w:rPr>
          <w:lang w:val="en-GB"/>
        </w:rPr>
        <w:t>,</w:t>
      </w:r>
      <w:r w:rsidR="00653748" w:rsidRPr="00617BCB">
        <w:rPr>
          <w:lang w:val="en-GB"/>
        </w:rPr>
        <w:t xml:space="preserve"> strategically </w:t>
      </w:r>
      <w:r w:rsidRPr="00617BCB">
        <w:rPr>
          <w:lang w:val="en-GB"/>
        </w:rPr>
        <w:t>positioned</w:t>
      </w:r>
      <w:r w:rsidR="00653748" w:rsidRPr="00617BCB">
        <w:rPr>
          <w:lang w:val="en-GB"/>
        </w:rPr>
        <w:t xml:space="preserve"> at (front and side) angles in the detection of bad sitting postures. Overall, they were only able to achieve an accuracy of 61.3% using the SVM algorithm. </w:t>
      </w:r>
      <w:r w:rsidR="00BD574B" w:rsidRPr="00617BCB">
        <w:rPr>
          <w:lang w:val="en-GB"/>
        </w:rPr>
        <w:t>Additionally</w:t>
      </w:r>
      <w:r w:rsidR="001322FE" w:rsidRPr="00617BCB">
        <w:rPr>
          <w:lang w:val="en-GB"/>
        </w:rPr>
        <w:t xml:space="preserve">, </w:t>
      </w:r>
      <w:r w:rsidR="00653748" w:rsidRPr="00617BCB">
        <w:rPr>
          <w:lang w:val="en-GB"/>
        </w:rPr>
        <w:t xml:space="preserve">Chen et al. in 2019 [52] further improved on this by using an Astra3D Sensor which is a 3D depth camera. </w:t>
      </w:r>
      <w:r w:rsidR="004C32C6" w:rsidRPr="00617BCB">
        <w:rPr>
          <w:lang w:val="en-GB"/>
        </w:rPr>
        <w:t>With the utilization of the</w:t>
      </w:r>
      <w:r w:rsidR="00653748" w:rsidRPr="00617BCB">
        <w:rPr>
          <w:lang w:val="en-GB"/>
        </w:rPr>
        <w:t xml:space="preserve"> OpenPose library along with CNN for the posture classification, </w:t>
      </w:r>
      <w:r w:rsidR="004C32C6" w:rsidRPr="00617BCB">
        <w:rPr>
          <w:lang w:val="en-GB"/>
        </w:rPr>
        <w:t>they were able to achieve an overall</w:t>
      </w:r>
      <w:r w:rsidR="00653748" w:rsidRPr="00617BCB">
        <w:rPr>
          <w:lang w:val="en-GB"/>
        </w:rPr>
        <w:t xml:space="preserve"> accuracy of 90%.</w:t>
      </w:r>
    </w:p>
    <w:p w14:paraId="0D16183E" w14:textId="51306AC2" w:rsidR="00AF40AD" w:rsidRPr="00617BCB" w:rsidRDefault="00BE3980" w:rsidP="00BE3980">
      <w:pPr>
        <w:pStyle w:val="MDPI22heading2"/>
        <w:rPr>
          <w:noProof w:val="0"/>
          <w:lang w:val="en-GB"/>
        </w:rPr>
      </w:pPr>
      <w:r w:rsidRPr="00617BCB">
        <w:rPr>
          <w:noProof w:val="0"/>
          <w:lang w:val="en-GB"/>
        </w:rPr>
        <w:lastRenderedPageBreak/>
        <w:t xml:space="preserve">4.2 </w:t>
      </w:r>
      <w:r w:rsidR="00AF40AD" w:rsidRPr="00617BCB">
        <w:rPr>
          <w:noProof w:val="0"/>
          <w:lang w:val="en-GB"/>
        </w:rPr>
        <w:t>Pressure Sensors Placement Strategy</w:t>
      </w:r>
    </w:p>
    <w:p w14:paraId="23ACC4FD" w14:textId="16D67B12" w:rsidR="00AF40AD" w:rsidRPr="00617BCB" w:rsidRDefault="00865473" w:rsidP="00AF40AD">
      <w:pPr>
        <w:pStyle w:val="MDPI31text"/>
        <w:rPr>
          <w:color w:val="70AD47" w:themeColor="accent6"/>
          <w:lang w:val="en-GB"/>
        </w:rPr>
      </w:pPr>
      <w:r w:rsidRPr="00617BCB">
        <w:rPr>
          <w:lang w:val="en-GB"/>
        </w:rPr>
        <w:t xml:space="preserve">Since the use of </w:t>
      </w:r>
      <w:r w:rsidR="006D3DAD" w:rsidRPr="00617BCB">
        <w:rPr>
          <w:lang w:val="en-GB"/>
        </w:rPr>
        <w:t xml:space="preserve">pressure sensors is quite a popular option among research studies,  </w:t>
      </w:r>
      <w:r w:rsidR="00AF40AD" w:rsidRPr="00617BCB">
        <w:rPr>
          <w:lang w:val="en-GB"/>
        </w:rPr>
        <w:t xml:space="preserve">Ma et al </w:t>
      </w:r>
      <w:r w:rsidR="00AF40AD" w:rsidRPr="00617BCB">
        <w:rPr>
          <w:lang w:val="en-GB"/>
        </w:rPr>
        <w:fldChar w:fldCharType="begin"/>
      </w:r>
      <w:r w:rsidR="008A5548" w:rsidRPr="00617BCB">
        <w:rPr>
          <w:lang w:val="en-GB"/>
        </w:rPr>
        <w:instrText xml:space="preserve"> ADDIN ZOTERO_ITEM CSL_CITATION {"citationID":"THpGOPt2","properties":{"formattedCitation":"[35]","plainCitation":"[35]","noteIndex":0},"citationItems":[{"id":223,"uris":["http://zotero.org/users/11398818/items/2HFDN9YP"],"itemData":{"id":223,"type":"article-journal","container-title":"IEEE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rsidRPr="00617BCB">
        <w:rPr>
          <w:lang w:val="en-GB"/>
        </w:rPr>
        <w:fldChar w:fldCharType="separate"/>
      </w:r>
      <w:r w:rsidR="008A5548" w:rsidRPr="00617BCB">
        <w:rPr>
          <w:lang w:val="en-GB"/>
        </w:rPr>
        <w:t>[35]</w:t>
      </w:r>
      <w:r w:rsidR="00AF40AD" w:rsidRPr="00617BCB">
        <w:rPr>
          <w:lang w:val="en-GB"/>
        </w:rPr>
        <w:fldChar w:fldCharType="end"/>
      </w:r>
      <w:r w:rsidR="006D3DAD" w:rsidRPr="00617BCB">
        <w:rPr>
          <w:lang w:val="en-GB"/>
        </w:rPr>
        <w:t xml:space="preserve"> stated that </w:t>
      </w:r>
      <w:r w:rsidR="00AF40AD" w:rsidRPr="00617BCB">
        <w:rPr>
          <w:lang w:val="en-GB"/>
        </w:rPr>
        <w:t xml:space="preserve">there are two main approaches being employed in the placement of </w:t>
      </w:r>
      <w:r w:rsidR="0024038F" w:rsidRPr="00617BCB">
        <w:rPr>
          <w:lang w:val="en-GB"/>
        </w:rPr>
        <w:t>this</w:t>
      </w:r>
      <w:r w:rsidR="00AF40AD" w:rsidRPr="00617BCB">
        <w:rPr>
          <w:lang w:val="en-GB"/>
        </w:rPr>
        <w:t xml:space="preserve"> sensors among smart sensing chairs systems which are dense sensor array configuration and a sparse sensor array configuration. A dense sensor array typically </w:t>
      </w:r>
      <w:r w:rsidR="00C64914" w:rsidRPr="00617BCB">
        <w:rPr>
          <w:lang w:val="en-GB"/>
        </w:rPr>
        <w:t xml:space="preserve">involves the use of </w:t>
      </w:r>
      <w:r w:rsidR="00AF40AD" w:rsidRPr="00617BCB">
        <w:rPr>
          <w:lang w:val="en-GB"/>
        </w:rPr>
        <w:t xml:space="preserve">a flexible mat or an e-textile material that contains multiple pressure sensors that are interconnected together, functioning as a single unit. On the other hand, a sparse sensor array goes the concept of having several individual pressure sensors placed at strategic point around the chair. </w:t>
      </w:r>
    </w:p>
    <w:p w14:paraId="360DD5CF" w14:textId="77777777" w:rsidR="00AF40AD" w:rsidRPr="00617BCB" w:rsidRDefault="00AF40AD" w:rsidP="00AF40AD">
      <w:pPr>
        <w:pStyle w:val="MDPI31text"/>
        <w:rPr>
          <w:lang w:val="en-GB"/>
        </w:rPr>
      </w:pPr>
    </w:p>
    <w:p w14:paraId="4BD02D02" w14:textId="547698AA" w:rsidR="00AF40AD" w:rsidRPr="00617BCB" w:rsidRDefault="00BE3980" w:rsidP="00BE3980">
      <w:pPr>
        <w:pStyle w:val="MDPI23heading3"/>
        <w:rPr>
          <w:lang w:val="en-GB"/>
        </w:rPr>
      </w:pPr>
      <w:r w:rsidRPr="00617BCB">
        <w:rPr>
          <w:lang w:val="en-GB"/>
        </w:rPr>
        <w:t xml:space="preserve">4.2.1 </w:t>
      </w:r>
      <w:r w:rsidR="00AF40AD" w:rsidRPr="00617BCB">
        <w:rPr>
          <w:lang w:val="en-GB"/>
        </w:rPr>
        <w:t>Dense Sensor Array</w:t>
      </w:r>
    </w:p>
    <w:p w14:paraId="784022DC" w14:textId="671874C3" w:rsidR="00BA497A" w:rsidRPr="00617BCB" w:rsidRDefault="00AF40AD" w:rsidP="00197BEE">
      <w:pPr>
        <w:pStyle w:val="MDPI31text"/>
        <w:rPr>
          <w:lang w:val="en-GB"/>
        </w:rPr>
      </w:pPr>
      <w:r w:rsidRPr="00617BCB">
        <w:rPr>
          <w:lang w:val="en-GB"/>
        </w:rPr>
        <w:t xml:space="preserve">Xu et al, </w:t>
      </w:r>
      <w:r w:rsidRPr="00617BCB">
        <w:rPr>
          <w:lang w:val="en-GB"/>
        </w:rPr>
        <w:fldChar w:fldCharType="begin"/>
      </w:r>
      <w:r w:rsidR="008A5548" w:rsidRPr="00617BCB">
        <w:rPr>
          <w:lang w:val="en-GB"/>
        </w:rPr>
        <w:instrText xml:space="preserve"> ADDIN ZOTERO_ITEM CSL_CITATION {"citationID":"PA4OAPFs","properties":{"formattedCitation":"[28]","plainCitation":"[28]","noteIndex":0},"citationItems":[{"id":232,"uris":["http://zotero.org/users/11398818/items/ZMS5CAZB"],"itemData":{"id":232,"type":"article-journal","container-title":"IEEE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Pr="00617BCB">
        <w:rPr>
          <w:lang w:val="en-GB"/>
        </w:rPr>
        <w:fldChar w:fldCharType="separate"/>
      </w:r>
      <w:r w:rsidR="008A5548" w:rsidRPr="00617BCB">
        <w:rPr>
          <w:lang w:val="en-GB"/>
        </w:rPr>
        <w:t>[28]</w:t>
      </w:r>
      <w:r w:rsidRPr="00617BCB">
        <w:rPr>
          <w:lang w:val="en-GB"/>
        </w:rPr>
        <w:fldChar w:fldCharType="end"/>
      </w:r>
      <w:r w:rsidRPr="00617BCB">
        <w:rPr>
          <w:lang w:val="en-GB"/>
        </w:rPr>
        <w:t xml:space="preserve"> used a textile pressure sensor array along with a dynamic time wrapping based algorithm to classify 7 sitting postures with 85.90 accuracy. Huang et al., 2017 </w:t>
      </w:r>
      <w:r w:rsidRPr="00617BCB">
        <w:rPr>
          <w:lang w:val="en-GB"/>
        </w:rPr>
        <w:fldChar w:fldCharType="begin"/>
      </w:r>
      <w:r w:rsidR="008A5548" w:rsidRPr="00617BCB">
        <w:rPr>
          <w:lang w:val="en-GB"/>
        </w:rPr>
        <w:instrText xml:space="preserve"> ADDIN ZOTERO_ITEM CSL_CITATION {"citationID":"gb41VxpW","properties":{"formattedCitation":"[36]","plainCitation":"[36]","noteIndex":0},"citationItems":[{"id":151,"uris":["http://zotero.org/users/11398818/items/IH6ZVDXW"],"itemData":{"id":151,"type":"article-journal","abstract":"&lt;p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sidRPr="00617BCB">
        <w:rPr>
          <w:lang w:val="en-GB"/>
        </w:rPr>
        <w:fldChar w:fldCharType="separate"/>
      </w:r>
      <w:r w:rsidR="008A5548" w:rsidRPr="00617BCB">
        <w:rPr>
          <w:lang w:val="en-GB"/>
        </w:rPr>
        <w:t>[36]</w:t>
      </w:r>
      <w:r w:rsidRPr="00617BCB">
        <w:rPr>
          <w:lang w:val="en-GB"/>
        </w:rPr>
        <w:fldChar w:fldCharType="end"/>
      </w:r>
      <w:r w:rsidRPr="00617BCB">
        <w:rPr>
          <w:lang w:val="en-GB"/>
        </w:rPr>
        <w:t xml:space="preserve"> used a 52x44 Piezo-Resistive Sensor Array which was placed on the bottom seating. Using the ANN classifier, they were able to achieve a classification accuracy of 92.2%. Kim et al., 2018 </w:t>
      </w:r>
      <w:r w:rsidRPr="00617BCB">
        <w:rPr>
          <w:lang w:val="en-GB"/>
        </w:rPr>
        <w:fldChar w:fldCharType="begin"/>
      </w:r>
      <w:r w:rsidR="008A5548" w:rsidRPr="00617BCB">
        <w:rPr>
          <w:lang w:val="en-GB"/>
        </w:rPr>
        <w:instrText xml:space="preserve"> ADDIN ZOTERO_ITEM CSL_CITATION {"citationID":"XH46TJ1n","properties":{"formattedCitation":"[27]","plainCitation":"[27]","noteIndex":0},"citationItems":[{"id":161,"uris":["http://zotero.org/users/11398818/items/JP76KCNB"],"itemData":{"id":161,"type":"article-journal","container-title":"Sensors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Pr="00617BCB">
        <w:rPr>
          <w:lang w:val="en-GB"/>
        </w:rPr>
        <w:fldChar w:fldCharType="separate"/>
      </w:r>
      <w:r w:rsidR="008A5548" w:rsidRPr="00617BCB">
        <w:rPr>
          <w:lang w:val="en-GB"/>
        </w:rPr>
        <w:t>[27]</w:t>
      </w:r>
      <w:r w:rsidRPr="00617BCB">
        <w:rPr>
          <w:lang w:val="en-GB"/>
        </w:rPr>
        <w:fldChar w:fldCharType="end"/>
      </w:r>
      <w:r w:rsidRPr="00617BCB">
        <w:rPr>
          <w:lang w:val="en-GB"/>
        </w:rPr>
        <w:t xml:space="preserve"> developed a washable fabric-based sensor array. Even after one thousand independent washes, the capacitance reading from textile sensors array had not deteriorated. Kim et al. </w:t>
      </w:r>
      <w:r w:rsidRPr="00617BCB">
        <w:rPr>
          <w:lang w:val="en-GB"/>
        </w:rPr>
        <w:fldChar w:fldCharType="begin"/>
      </w:r>
      <w:r w:rsidR="008A5548" w:rsidRPr="00617BCB">
        <w:rPr>
          <w:lang w:val="en-GB"/>
        </w:rPr>
        <w:instrText xml:space="preserve"> ADDIN ZOTERO_ITEM CSL_CITATION {"citationID":"l3tYwQ5a","properties":{"formattedCitation":"[37]","plainCitation":"[37]","noteIndex":0},"citationItems":[{"id":214,"uris":["http://zotero.org/users/11398818/items/SBMQ83RY"],"itemData":{"id":214,"type":"article-journal","abstract":"Sitting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rsidRPr="00617BCB">
        <w:rPr>
          <w:lang w:val="en-GB"/>
        </w:rPr>
        <w:fldChar w:fldCharType="separate"/>
      </w:r>
      <w:r w:rsidR="008A5548" w:rsidRPr="00617BCB">
        <w:rPr>
          <w:lang w:val="en-GB"/>
        </w:rPr>
        <w:t>[37]</w:t>
      </w:r>
      <w:r w:rsidRPr="00617BCB">
        <w:rPr>
          <w:lang w:val="en-GB"/>
        </w:rPr>
        <w:fldChar w:fldCharType="end"/>
      </w:r>
      <w:r w:rsidRPr="00617BCB">
        <w:rPr>
          <w:lang w:val="en-GB"/>
        </w:rPr>
        <w:t xml:space="preserve"> achieved a 95.30% accuracy using 8x8 pressure array and a CNN classifier to classify 5 sitting postures among children. Similarly, Cai et al. </w:t>
      </w:r>
      <w:r w:rsidRPr="00617BCB">
        <w:rPr>
          <w:lang w:val="en-GB"/>
        </w:rPr>
        <w:fldChar w:fldCharType="begin"/>
      </w:r>
      <w:r w:rsidR="008A5548" w:rsidRPr="00617BCB">
        <w:rPr>
          <w:lang w:val="en-GB"/>
        </w:rPr>
        <w:instrText xml:space="preserve"> ADDIN ZOTERO_ITEM CSL_CITATION {"citationID":"9bzs1587","properties":{"formattedCitation":"[38]","plainCitation":"[38]","noteIndex":0},"citationItems":[{"id":143,"uris":["http://zotero.org/users/11398818/items/6LWNY69L"],"itemData":{"id":143,"type":"article-journal","abstract":"As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Pr="00617BCB">
        <w:rPr>
          <w:lang w:val="en-GB"/>
        </w:rPr>
        <w:fldChar w:fldCharType="separate"/>
      </w:r>
      <w:r w:rsidR="008A5548" w:rsidRPr="00617BCB">
        <w:rPr>
          <w:lang w:val="en-GB"/>
        </w:rPr>
        <w:t>[38]</w:t>
      </w:r>
      <w:r w:rsidRPr="00617BCB">
        <w:rPr>
          <w:lang w:val="en-GB"/>
        </w:rPr>
        <w:fldChar w:fldCharType="end"/>
      </w:r>
      <w:r w:rsidRPr="00617BCB">
        <w:rPr>
          <w:lang w:val="en-GB"/>
        </w:rPr>
        <w:t xml:space="preserve"> utilized a flexible pressure sensor array (400mm x 400mm) placed on the bottom seat cushion to recognize 6 different sitting postures. Ran et al. </w:t>
      </w:r>
      <w:r w:rsidRPr="00617BCB">
        <w:rPr>
          <w:lang w:val="en-GB"/>
        </w:rPr>
        <w:fldChar w:fldCharType="begin"/>
      </w:r>
      <w:r w:rsidR="008A5548" w:rsidRPr="00617BCB">
        <w:rPr>
          <w:lang w:val="en-GB"/>
        </w:rPr>
        <w:instrText xml:space="preserve"> ADDIN ZOTERO_ITEM CSL_CITATION {"citationID":"g6XQK4ny","properties":{"formattedCitation":"[39]","plainCitation":"[39]","noteIndex":0},"citationItems":[{"id":163,"uris":["http://zotero.org/users/11398818/items/L7KAFSQC"],"itemData":{"id":163,"type":"article-journal","container-title":"Sensors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Pr="00617BCB">
        <w:rPr>
          <w:lang w:val="en-GB"/>
        </w:rPr>
        <w:fldChar w:fldCharType="separate"/>
      </w:r>
      <w:r w:rsidR="008A5548" w:rsidRPr="00617BCB">
        <w:rPr>
          <w:lang w:val="en-GB"/>
        </w:rPr>
        <w:t>[39]</w:t>
      </w:r>
      <w:r w:rsidRPr="00617BCB">
        <w:rPr>
          <w:lang w:val="en-GB"/>
        </w:rPr>
        <w:fldChar w:fldCharType="end"/>
      </w:r>
      <w:r w:rsidRPr="00617BCB">
        <w:rPr>
          <w:lang w:val="en-GB"/>
        </w:rPr>
        <w:t xml:space="preserve"> installed a 11 × 13 Pressure Sensor Array (IMM00014, I-MOTION) which communicated with a Raspberry PI computer which achieve a 96.22% classification accuracy using a 5-layer ANN classifier. Ahmad et al. </w:t>
      </w:r>
      <w:r w:rsidRPr="00617BCB">
        <w:rPr>
          <w:lang w:val="en-GB"/>
        </w:rPr>
        <w:fldChar w:fldCharType="begin"/>
      </w:r>
      <w:r w:rsidR="008A5548" w:rsidRPr="00617BCB">
        <w:rPr>
          <w:lang w:val="en-GB"/>
        </w:rPr>
        <w:instrText xml:space="preserve"> ADDIN ZOTERO_ITEM CSL_CITATION {"citationID":"vBduqYIj","properties":{"formattedCitation":"[40]","plainCitation":"[40]","noteIndex":0},"citationItems":[{"id":105,"uris":["http://zotero.org/groups/5004747/items/N5KK9WGQ"],"itemData":{"id":105,"type":"article-journal","abstract":"This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sidRPr="00617BCB">
        <w:rPr>
          <w:lang w:val="en-GB"/>
        </w:rPr>
        <w:fldChar w:fldCharType="separate"/>
      </w:r>
      <w:r w:rsidR="008A5548" w:rsidRPr="00617BCB">
        <w:rPr>
          <w:lang w:val="en-GB"/>
        </w:rPr>
        <w:t>[40]</w:t>
      </w:r>
      <w:r w:rsidRPr="00617BCB">
        <w:rPr>
          <w:lang w:val="en-GB"/>
        </w:rPr>
        <w:fldChar w:fldCharType="end"/>
      </w:r>
      <w:r w:rsidRPr="00617BCB">
        <w:rPr>
          <w:lang w:val="en-GB"/>
        </w:rPr>
        <w:t xml:space="preserve"> embedded a 16 screen pressure sensor array, also using a raspberry pi for sitting classification which obtained an high accuracy of 99.03% using LightGBM machine learning algorithm. Wang et al. </w:t>
      </w:r>
      <w:r w:rsidRPr="00617BCB">
        <w:rPr>
          <w:lang w:val="en-GB"/>
        </w:rPr>
        <w:fldChar w:fldCharType="begin"/>
      </w:r>
      <w:r w:rsidR="008A5548" w:rsidRPr="00617BCB">
        <w:rPr>
          <w:lang w:val="en-GB"/>
        </w:rPr>
        <w:instrText xml:space="preserve"> ADDIN ZOTERO_ITEM CSL_CITATION {"citationID":"rPjymtlO","properties":{"formattedCitation":"[41]","plainCitation":"[41]","noteIndex":0},"citationItems":[{"id":126,"uris":["http://zotero.org/groups/5004747/items/SZ698YAT"],"itemData":{"id":126,"type":"article-journal","container-title":"IEEE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Pr="00617BCB">
        <w:rPr>
          <w:lang w:val="en-GB"/>
        </w:rPr>
        <w:fldChar w:fldCharType="separate"/>
      </w:r>
      <w:r w:rsidR="008A5548" w:rsidRPr="00617BCB">
        <w:rPr>
          <w:lang w:val="en-GB"/>
        </w:rPr>
        <w:t>[41]</w:t>
      </w:r>
      <w:r w:rsidRPr="00617BCB">
        <w:rPr>
          <w:lang w:val="en-GB"/>
        </w:rPr>
        <w:fldChar w:fldCharType="end"/>
      </w:r>
      <w:r w:rsidRPr="00617BCB">
        <w:rPr>
          <w:lang w:val="en-GB"/>
        </w:rP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rsidRPr="00617BCB">
        <w:rPr>
          <w:lang w:val="en-GB"/>
        </w:rPr>
        <w:fldChar w:fldCharType="begin"/>
      </w:r>
      <w:r w:rsidR="008A5548" w:rsidRPr="00617BCB">
        <w:rPr>
          <w:lang w:val="en-GB"/>
        </w:rPr>
        <w:instrText xml:space="preserve"> ADDIN ZOTERO_ITEM CSL_CITATION {"citationID":"Lsu2glnm","properties":{"formattedCitation":"[42]","plainCitation":"[42]","noteIndex":0},"citationItems":[{"id":220,"uris":["http://zotero.org/users/11398818/items/L4XCYESC"],"itemData":{"id":220,"type":"article-journal","container-title":"Biomedical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sidRPr="00617BCB">
        <w:rPr>
          <w:lang w:val="en-GB"/>
        </w:rPr>
        <w:fldChar w:fldCharType="separate"/>
      </w:r>
      <w:r w:rsidR="008A5548" w:rsidRPr="00617BCB">
        <w:rPr>
          <w:lang w:val="en-GB"/>
        </w:rPr>
        <w:t>[42]</w:t>
      </w:r>
      <w:r w:rsidRPr="00617BCB">
        <w:rPr>
          <w:lang w:val="en-GB"/>
        </w:rPr>
        <w:fldChar w:fldCharType="end"/>
      </w:r>
      <w:r w:rsidRPr="00617BCB">
        <w:rPr>
          <w:lang w:val="en-GB"/>
        </w:rPr>
        <w:t xml:space="preserve"> also implemented a similar system that analyses the hip pressure, which subsequently achieved an accuracy of 99.82 using CNN.</w:t>
      </w:r>
    </w:p>
    <w:p w14:paraId="2B372680" w14:textId="11294B73" w:rsidR="00AF40AD" w:rsidRPr="00617BCB" w:rsidRDefault="00AF40AD" w:rsidP="00AF40AD">
      <w:pPr>
        <w:pStyle w:val="MDPI41tablecaption"/>
        <w:rPr>
          <w:lang w:val="en-GB"/>
        </w:rPr>
      </w:pPr>
      <w:r w:rsidRPr="00617BCB">
        <w:rPr>
          <w:b/>
          <w:lang w:val="en-GB"/>
        </w:rPr>
        <w:t>Table 4.</w:t>
      </w:r>
      <w:r w:rsidRPr="00617BCB">
        <w:rPr>
          <w:lang w:val="en-GB"/>
        </w:rPr>
        <w:t xml:space="preserve"> 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617BCB"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617BCB" w:rsidRDefault="00AF40AD" w:rsidP="00697308">
            <w:pPr>
              <w:pStyle w:val="MDPI42tablebody"/>
              <w:spacing w:line="240" w:lineRule="auto"/>
              <w:rPr>
                <w:b/>
                <w:snapToGrid/>
                <w:lang w:val="en-GB"/>
              </w:rPr>
            </w:pPr>
            <w:r w:rsidRPr="00617BCB">
              <w:rPr>
                <w:b/>
                <w:snapToGrid/>
                <w:lang w:val="en-GB"/>
              </w:rPr>
              <w:t>Sensor</w:t>
            </w:r>
          </w:p>
        </w:tc>
        <w:tc>
          <w:tcPr>
            <w:tcW w:w="1410" w:type="dxa"/>
            <w:tcBorders>
              <w:bottom w:val="single" w:sz="4" w:space="0" w:color="auto"/>
            </w:tcBorders>
            <w:shd w:val="clear" w:color="auto" w:fill="auto"/>
            <w:vAlign w:val="center"/>
          </w:tcPr>
          <w:p w14:paraId="31C6ED23" w14:textId="77777777" w:rsidR="00AF40AD" w:rsidRPr="00617BCB" w:rsidRDefault="00AF40AD" w:rsidP="00697308">
            <w:pPr>
              <w:pStyle w:val="MDPI42tablebody"/>
              <w:spacing w:line="240" w:lineRule="auto"/>
              <w:rPr>
                <w:b/>
                <w:snapToGrid/>
                <w:lang w:val="en-GB"/>
              </w:rPr>
            </w:pPr>
            <w:r w:rsidRPr="00617BCB">
              <w:rPr>
                <w:b/>
                <w:snapToGrid/>
                <w:lang w:val="en-GB"/>
              </w:rPr>
              <w:t>Accuracy</w:t>
            </w:r>
          </w:p>
        </w:tc>
        <w:tc>
          <w:tcPr>
            <w:tcW w:w="1288" w:type="dxa"/>
            <w:tcBorders>
              <w:bottom w:val="single" w:sz="4" w:space="0" w:color="auto"/>
            </w:tcBorders>
          </w:tcPr>
          <w:p w14:paraId="3784341A" w14:textId="77777777" w:rsidR="00AF40AD" w:rsidRPr="00617BCB" w:rsidRDefault="00AF40AD" w:rsidP="00697308">
            <w:pPr>
              <w:pStyle w:val="MDPI42tablebody"/>
              <w:spacing w:line="240" w:lineRule="auto"/>
              <w:rPr>
                <w:b/>
                <w:snapToGrid/>
                <w:lang w:val="en-GB"/>
              </w:rPr>
            </w:pPr>
            <w:r w:rsidRPr="00617BCB">
              <w:rPr>
                <w:b/>
                <w:snapToGrid/>
                <w:lang w:val="en-GB"/>
              </w:rPr>
              <w:t># of Postures</w:t>
            </w:r>
          </w:p>
        </w:tc>
      </w:tr>
      <w:tr w:rsidR="00AF40AD" w:rsidRPr="00617BCB" w14:paraId="313B0049" w14:textId="77777777" w:rsidTr="00697308">
        <w:trPr>
          <w:trHeight w:val="282"/>
        </w:trPr>
        <w:tc>
          <w:tcPr>
            <w:tcW w:w="5132" w:type="dxa"/>
            <w:shd w:val="clear" w:color="auto" w:fill="auto"/>
            <w:vAlign w:val="center"/>
          </w:tcPr>
          <w:p w14:paraId="69815BA5" w14:textId="27BCA580" w:rsidR="00AF40AD" w:rsidRPr="00617BCB" w:rsidRDefault="00AF40AD" w:rsidP="00697308">
            <w:pPr>
              <w:pStyle w:val="MDPI42tablebody"/>
              <w:spacing w:line="240" w:lineRule="auto"/>
              <w:rPr>
                <w:lang w:val="en-GB"/>
              </w:rPr>
            </w:pPr>
            <w:r w:rsidRPr="00617BCB">
              <w:rPr>
                <w:lang w:val="en-GB"/>
              </w:rPr>
              <w:t xml:space="preserve">Textile Pressure Sensor Array </w:t>
            </w:r>
            <w:r w:rsidRPr="00617BCB">
              <w:rPr>
                <w:lang w:val="en-GB"/>
              </w:rPr>
              <w:fldChar w:fldCharType="begin"/>
            </w:r>
            <w:r w:rsidR="008A5548" w:rsidRPr="00617BCB">
              <w:rPr>
                <w:lang w:val="en-GB"/>
              </w:rPr>
              <w:instrText xml:space="preserve"> ADDIN ZOTERO_ITEM CSL_CITATION {"citationID":"qUqqwMfX","properties":{"formattedCitation":"[28]","plainCitation":"[28]","noteIndex":0},"citationItems":[{"id":232,"uris":["http://zotero.org/users/11398818/items/ZMS5CAZB"],"itemData":{"id":232,"type":"article-journal","container-title":"IEEE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Pr="00617BCB">
              <w:rPr>
                <w:lang w:val="en-GB"/>
              </w:rPr>
              <w:fldChar w:fldCharType="separate"/>
            </w:r>
            <w:r w:rsidR="008A5548" w:rsidRPr="00617BCB">
              <w:rPr>
                <w:lang w:val="en-GB"/>
              </w:rPr>
              <w:t>[28]</w:t>
            </w:r>
            <w:r w:rsidRPr="00617BCB">
              <w:rPr>
                <w:lang w:val="en-GB"/>
              </w:rPr>
              <w:fldChar w:fldCharType="end"/>
            </w:r>
          </w:p>
        </w:tc>
        <w:tc>
          <w:tcPr>
            <w:tcW w:w="1410" w:type="dxa"/>
            <w:shd w:val="clear" w:color="auto" w:fill="auto"/>
            <w:vAlign w:val="center"/>
          </w:tcPr>
          <w:p w14:paraId="22A5CA45" w14:textId="77777777" w:rsidR="00AF40AD" w:rsidRPr="00617BCB" w:rsidRDefault="00AF40AD" w:rsidP="00697308">
            <w:pPr>
              <w:pStyle w:val="MDPI42tablebody"/>
              <w:spacing w:line="240" w:lineRule="auto"/>
              <w:rPr>
                <w:lang w:val="en-GB"/>
              </w:rPr>
            </w:pPr>
            <w:r w:rsidRPr="00617BCB">
              <w:rPr>
                <w:lang w:val="en-GB"/>
              </w:rPr>
              <w:t>85.90%</w:t>
            </w:r>
          </w:p>
        </w:tc>
        <w:tc>
          <w:tcPr>
            <w:tcW w:w="1288" w:type="dxa"/>
          </w:tcPr>
          <w:p w14:paraId="4D4D802C" w14:textId="77777777" w:rsidR="00AF40AD" w:rsidRPr="00617BCB" w:rsidRDefault="00AF40AD" w:rsidP="00697308">
            <w:pPr>
              <w:pStyle w:val="MDPI42tablebody"/>
              <w:spacing w:line="240" w:lineRule="auto"/>
              <w:rPr>
                <w:lang w:val="en-GB"/>
              </w:rPr>
            </w:pPr>
            <w:r w:rsidRPr="00617BCB">
              <w:rPr>
                <w:lang w:val="en-GB"/>
              </w:rPr>
              <w:t>14</w:t>
            </w:r>
          </w:p>
        </w:tc>
      </w:tr>
      <w:tr w:rsidR="00AF40AD" w:rsidRPr="00617BCB" w14:paraId="73E1FF2C" w14:textId="77777777" w:rsidTr="00697308">
        <w:trPr>
          <w:trHeight w:val="301"/>
        </w:trPr>
        <w:tc>
          <w:tcPr>
            <w:tcW w:w="5132" w:type="dxa"/>
            <w:shd w:val="clear" w:color="auto" w:fill="auto"/>
            <w:vAlign w:val="center"/>
          </w:tcPr>
          <w:p w14:paraId="3F86C45D" w14:textId="01A4EDEF" w:rsidR="00AF40AD" w:rsidRPr="00617BCB" w:rsidRDefault="00AF40AD" w:rsidP="00697308">
            <w:pPr>
              <w:pStyle w:val="MDPI42tablebody"/>
              <w:spacing w:line="240" w:lineRule="auto"/>
              <w:rPr>
                <w:lang w:val="en-GB"/>
              </w:rPr>
            </w:pPr>
            <w:r w:rsidRPr="00617BCB">
              <w:rPr>
                <w:lang w:val="en-GB"/>
                <w:rPrChange w:id="22" w:author="Janusz Kulon" w:date="2024-01-18T12:44:00Z">
                  <w:rPr/>
                </w:rPrChange>
              </w:rPr>
              <w:t>52x44 Piezo-Resistive Sensor Array</w:t>
            </w:r>
            <w:r w:rsidRPr="00617BCB">
              <w:rPr>
                <w:lang w:val="en-GB"/>
              </w:rPr>
              <w:t xml:space="preserve"> </w:t>
            </w:r>
            <w:r w:rsidRPr="00617BCB">
              <w:rPr>
                <w:lang w:val="en-GB"/>
              </w:rPr>
              <w:fldChar w:fldCharType="begin"/>
            </w:r>
            <w:r w:rsidR="008A5548" w:rsidRPr="00617BCB">
              <w:rPr>
                <w:lang w:val="en-GB"/>
              </w:rPr>
              <w:instrText xml:space="preserve"> ADDIN ZOTERO_ITEM CSL_CITATION {"citationID":"E3JeuHRS","properties":{"formattedCitation":"[36]","plainCitation":"[36]","noteIndex":0},"citationItems":[{"id":151,"uris":["http://zotero.org/users/11398818/items/IH6ZVDXW"],"itemData":{"id":151,"type":"article-journal","abstract":"&lt;p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sidRPr="00617BCB">
              <w:rPr>
                <w:lang w:val="en-GB"/>
              </w:rPr>
              <w:fldChar w:fldCharType="separate"/>
            </w:r>
            <w:r w:rsidR="008A5548" w:rsidRPr="00617BCB">
              <w:rPr>
                <w:lang w:val="en-GB"/>
              </w:rPr>
              <w:t>[36]</w:t>
            </w:r>
            <w:r w:rsidRPr="00617BCB">
              <w:rPr>
                <w:lang w:val="en-GB"/>
              </w:rPr>
              <w:fldChar w:fldCharType="end"/>
            </w:r>
          </w:p>
        </w:tc>
        <w:tc>
          <w:tcPr>
            <w:tcW w:w="1410" w:type="dxa"/>
            <w:shd w:val="clear" w:color="auto" w:fill="auto"/>
            <w:vAlign w:val="center"/>
          </w:tcPr>
          <w:p w14:paraId="30280771" w14:textId="77777777" w:rsidR="00AF40AD" w:rsidRPr="00617BCB" w:rsidRDefault="00AF40AD" w:rsidP="00697308">
            <w:pPr>
              <w:pStyle w:val="MDPI42tablebody"/>
              <w:spacing w:line="240" w:lineRule="auto"/>
              <w:rPr>
                <w:lang w:val="en-GB"/>
              </w:rPr>
            </w:pPr>
            <w:r w:rsidRPr="00617BCB">
              <w:rPr>
                <w:lang w:val="en-GB"/>
              </w:rPr>
              <w:t>92.20%</w:t>
            </w:r>
          </w:p>
        </w:tc>
        <w:tc>
          <w:tcPr>
            <w:tcW w:w="1288" w:type="dxa"/>
          </w:tcPr>
          <w:p w14:paraId="0AB243DC" w14:textId="77777777" w:rsidR="00AF40AD" w:rsidRPr="00617BCB" w:rsidRDefault="00AF40AD" w:rsidP="00697308">
            <w:pPr>
              <w:pStyle w:val="MDPI42tablebody"/>
              <w:spacing w:line="240" w:lineRule="auto"/>
              <w:rPr>
                <w:lang w:val="en-GB"/>
              </w:rPr>
            </w:pPr>
            <w:r w:rsidRPr="00617BCB">
              <w:rPr>
                <w:lang w:val="en-GB"/>
              </w:rPr>
              <w:t>8</w:t>
            </w:r>
          </w:p>
        </w:tc>
      </w:tr>
      <w:tr w:rsidR="00AF40AD" w:rsidRPr="00617BCB" w14:paraId="0BD18B26" w14:textId="77777777" w:rsidTr="00697308">
        <w:trPr>
          <w:trHeight w:val="301"/>
        </w:trPr>
        <w:tc>
          <w:tcPr>
            <w:tcW w:w="5132" w:type="dxa"/>
            <w:shd w:val="clear" w:color="auto" w:fill="auto"/>
            <w:vAlign w:val="center"/>
          </w:tcPr>
          <w:p w14:paraId="40073A4A" w14:textId="40AD1C2C" w:rsidR="00AF40AD" w:rsidRPr="00617BCB" w:rsidRDefault="00AF40AD" w:rsidP="00697308">
            <w:pPr>
              <w:pStyle w:val="MDPI42tablebody"/>
              <w:spacing w:line="240" w:lineRule="auto"/>
              <w:rPr>
                <w:lang w:val="en-GB"/>
              </w:rPr>
            </w:pPr>
            <w:r w:rsidRPr="00617BCB">
              <w:rPr>
                <w:lang w:val="en-GB"/>
              </w:rPr>
              <w:t xml:space="preserve">Textile Pressure Sensors (Woven Fabric) </w:t>
            </w:r>
            <w:r w:rsidRPr="00617BCB">
              <w:rPr>
                <w:lang w:val="en-GB"/>
              </w:rPr>
              <w:fldChar w:fldCharType="begin"/>
            </w:r>
            <w:r w:rsidR="008A5548" w:rsidRPr="00617BCB">
              <w:rPr>
                <w:lang w:val="en-GB"/>
              </w:rPr>
              <w:instrText xml:space="preserve"> ADDIN ZOTERO_ITEM CSL_CITATION {"citationID":"gZKeEbsz","properties":{"formattedCitation":"[27]","plainCitation":"[27]","noteIndex":0},"citationItems":[{"id":161,"uris":["http://zotero.org/users/11398818/items/JP76KCNB"],"itemData":{"id":161,"type":"article-journal","container-title":"Sensors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Pr="00617BCB">
              <w:rPr>
                <w:lang w:val="en-GB"/>
              </w:rPr>
              <w:fldChar w:fldCharType="separate"/>
            </w:r>
            <w:r w:rsidR="008A5548" w:rsidRPr="00617BCB">
              <w:rPr>
                <w:lang w:val="en-GB"/>
              </w:rPr>
              <w:t>[27]</w:t>
            </w:r>
            <w:r w:rsidRPr="00617BCB">
              <w:rPr>
                <w:lang w:val="en-GB"/>
              </w:rPr>
              <w:fldChar w:fldCharType="end"/>
            </w:r>
          </w:p>
        </w:tc>
        <w:tc>
          <w:tcPr>
            <w:tcW w:w="1410" w:type="dxa"/>
            <w:shd w:val="clear" w:color="auto" w:fill="auto"/>
            <w:vAlign w:val="center"/>
          </w:tcPr>
          <w:p w14:paraId="7053F3BC" w14:textId="77777777" w:rsidR="00AF40AD" w:rsidRPr="00617BCB" w:rsidRDefault="00AF40AD" w:rsidP="00697308">
            <w:pPr>
              <w:pStyle w:val="MDPI42tablebody"/>
              <w:spacing w:line="240" w:lineRule="auto"/>
              <w:rPr>
                <w:lang w:val="en-GB"/>
              </w:rPr>
            </w:pPr>
            <w:r w:rsidRPr="00617BCB">
              <w:rPr>
                <w:lang w:val="en-GB"/>
              </w:rPr>
              <w:t>-</w:t>
            </w:r>
          </w:p>
        </w:tc>
        <w:tc>
          <w:tcPr>
            <w:tcW w:w="1288" w:type="dxa"/>
          </w:tcPr>
          <w:p w14:paraId="5FBA5EBE"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216637A0" w14:textId="77777777" w:rsidTr="00697308">
        <w:trPr>
          <w:trHeight w:val="301"/>
        </w:trPr>
        <w:tc>
          <w:tcPr>
            <w:tcW w:w="5132" w:type="dxa"/>
            <w:shd w:val="clear" w:color="auto" w:fill="auto"/>
            <w:vAlign w:val="center"/>
          </w:tcPr>
          <w:p w14:paraId="00D3E868" w14:textId="7C27ABF8" w:rsidR="00AF40AD" w:rsidRPr="00617BCB" w:rsidRDefault="00AF40AD" w:rsidP="00697308">
            <w:pPr>
              <w:pStyle w:val="MDPI42tablebody"/>
              <w:spacing w:line="240" w:lineRule="auto"/>
              <w:rPr>
                <w:lang w:val="en-GB"/>
              </w:rPr>
            </w:pPr>
            <w:r w:rsidRPr="00617BCB">
              <w:rPr>
                <w:lang w:val="en-GB"/>
              </w:rPr>
              <w:t xml:space="preserve">8x8 Pressure Mat Sensor </w:t>
            </w:r>
            <w:r w:rsidRPr="00617BCB">
              <w:rPr>
                <w:lang w:val="en-GB"/>
              </w:rPr>
              <w:fldChar w:fldCharType="begin"/>
            </w:r>
            <w:r w:rsidR="008A5548" w:rsidRPr="00617BCB">
              <w:rPr>
                <w:lang w:val="en-GB"/>
              </w:rPr>
              <w:instrText xml:space="preserve"> ADDIN ZOTERO_ITEM CSL_CITATION {"citationID":"SRgAzMXS","properties":{"formattedCitation":"[37]","plainCitation":"[37]","noteIndex":0},"citationItems":[{"id":214,"uris":["http://zotero.org/users/11398818/items/SBMQ83RY"],"itemData":{"id":214,"type":"article-journal","abstract":"Sitting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rsidRPr="00617BCB">
              <w:rPr>
                <w:lang w:val="en-GB"/>
              </w:rPr>
              <w:fldChar w:fldCharType="separate"/>
            </w:r>
            <w:r w:rsidR="008A5548" w:rsidRPr="00617BCB">
              <w:rPr>
                <w:lang w:val="en-GB"/>
              </w:rPr>
              <w:t>[37]</w:t>
            </w:r>
            <w:r w:rsidRPr="00617BCB">
              <w:rPr>
                <w:lang w:val="en-GB"/>
              </w:rPr>
              <w:fldChar w:fldCharType="end"/>
            </w:r>
          </w:p>
        </w:tc>
        <w:tc>
          <w:tcPr>
            <w:tcW w:w="1410" w:type="dxa"/>
            <w:shd w:val="clear" w:color="auto" w:fill="auto"/>
            <w:vAlign w:val="center"/>
          </w:tcPr>
          <w:p w14:paraId="5C8788B7" w14:textId="77777777" w:rsidR="00AF40AD" w:rsidRPr="00617BCB" w:rsidRDefault="00AF40AD" w:rsidP="00697308">
            <w:pPr>
              <w:pStyle w:val="MDPI42tablebody"/>
              <w:spacing w:line="240" w:lineRule="auto"/>
              <w:rPr>
                <w:lang w:val="en-GB"/>
              </w:rPr>
            </w:pPr>
            <w:r w:rsidRPr="00617BCB">
              <w:rPr>
                <w:lang w:val="en-GB"/>
              </w:rPr>
              <w:t>95.30%</w:t>
            </w:r>
          </w:p>
        </w:tc>
        <w:tc>
          <w:tcPr>
            <w:tcW w:w="1288" w:type="dxa"/>
          </w:tcPr>
          <w:p w14:paraId="5694B164" w14:textId="77777777" w:rsidR="00AF40AD" w:rsidRPr="00617BCB" w:rsidRDefault="00AF40AD" w:rsidP="00697308">
            <w:pPr>
              <w:pStyle w:val="MDPI42tablebody"/>
              <w:spacing w:line="240" w:lineRule="auto"/>
              <w:rPr>
                <w:lang w:val="en-GB"/>
              </w:rPr>
            </w:pPr>
            <w:r w:rsidRPr="00617BCB">
              <w:rPr>
                <w:lang w:val="en-GB"/>
              </w:rPr>
              <w:t>5</w:t>
            </w:r>
          </w:p>
        </w:tc>
      </w:tr>
      <w:tr w:rsidR="00AF40AD" w:rsidRPr="00617BCB" w14:paraId="1142FD8B" w14:textId="77777777" w:rsidTr="00697308">
        <w:trPr>
          <w:trHeight w:val="301"/>
        </w:trPr>
        <w:tc>
          <w:tcPr>
            <w:tcW w:w="5132" w:type="dxa"/>
            <w:shd w:val="clear" w:color="auto" w:fill="auto"/>
            <w:vAlign w:val="center"/>
          </w:tcPr>
          <w:p w14:paraId="6970B6FC" w14:textId="48CD0920" w:rsidR="00AF40AD" w:rsidRPr="00617BCB" w:rsidRDefault="00AF40AD" w:rsidP="00697308">
            <w:pPr>
              <w:pStyle w:val="MDPI42tablebody"/>
              <w:spacing w:line="240" w:lineRule="auto"/>
              <w:rPr>
                <w:lang w:val="en-GB"/>
              </w:rPr>
            </w:pPr>
            <w:r w:rsidRPr="00617BCB">
              <w:rPr>
                <w:lang w:val="en-GB"/>
              </w:rPr>
              <w:t xml:space="preserve">400mm x 400mm Flexible Array Pressure Sensor </w:t>
            </w:r>
            <w:r w:rsidRPr="00617BCB">
              <w:rPr>
                <w:lang w:val="en-GB"/>
              </w:rPr>
              <w:fldChar w:fldCharType="begin"/>
            </w:r>
            <w:r w:rsidR="008A5548" w:rsidRPr="00617BCB">
              <w:rPr>
                <w:lang w:val="en-GB"/>
              </w:rPr>
              <w:instrText xml:space="preserve"> ADDIN ZOTERO_ITEM CSL_CITATION {"citationID":"BNnUMXYr","properties":{"formattedCitation":"[38]","plainCitation":"[38]","noteIndex":0},"citationItems":[{"id":143,"uris":["http://zotero.org/users/11398818/items/6LWNY69L"],"itemData":{"id":143,"type":"article-journal","abstract":"As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Pr="00617BCB">
              <w:rPr>
                <w:lang w:val="en-GB"/>
              </w:rPr>
              <w:fldChar w:fldCharType="separate"/>
            </w:r>
            <w:r w:rsidR="008A5548" w:rsidRPr="00617BCB">
              <w:rPr>
                <w:lang w:val="en-GB"/>
              </w:rPr>
              <w:t>[38]</w:t>
            </w:r>
            <w:r w:rsidRPr="00617BCB">
              <w:rPr>
                <w:lang w:val="en-GB"/>
              </w:rPr>
              <w:fldChar w:fldCharType="end"/>
            </w:r>
          </w:p>
        </w:tc>
        <w:tc>
          <w:tcPr>
            <w:tcW w:w="1410" w:type="dxa"/>
            <w:shd w:val="clear" w:color="auto" w:fill="auto"/>
            <w:vAlign w:val="center"/>
          </w:tcPr>
          <w:p w14:paraId="2428D4CA" w14:textId="77777777" w:rsidR="00AF40AD" w:rsidRPr="00617BCB" w:rsidRDefault="00AF40AD" w:rsidP="00697308">
            <w:pPr>
              <w:pStyle w:val="MDPI42tablebody"/>
              <w:spacing w:line="240" w:lineRule="auto"/>
              <w:rPr>
                <w:lang w:val="en-GB"/>
              </w:rPr>
            </w:pPr>
            <w:r w:rsidRPr="00617BCB">
              <w:rPr>
                <w:lang w:val="en-GB"/>
              </w:rPr>
              <w:t>95.67%</w:t>
            </w:r>
          </w:p>
        </w:tc>
        <w:tc>
          <w:tcPr>
            <w:tcW w:w="1288" w:type="dxa"/>
          </w:tcPr>
          <w:p w14:paraId="4D780ACB" w14:textId="77777777" w:rsidR="00AF40AD" w:rsidRPr="00617BCB" w:rsidRDefault="00AF40AD" w:rsidP="00697308">
            <w:pPr>
              <w:pStyle w:val="MDPI42tablebody"/>
              <w:spacing w:line="240" w:lineRule="auto"/>
              <w:rPr>
                <w:lang w:val="en-GB"/>
              </w:rPr>
            </w:pPr>
            <w:r w:rsidRPr="00617BCB">
              <w:rPr>
                <w:lang w:val="en-GB"/>
              </w:rPr>
              <w:t>6</w:t>
            </w:r>
          </w:p>
        </w:tc>
      </w:tr>
      <w:tr w:rsidR="00AF40AD" w:rsidRPr="00617BCB" w14:paraId="06F73947" w14:textId="77777777" w:rsidTr="00697308">
        <w:trPr>
          <w:trHeight w:val="301"/>
        </w:trPr>
        <w:tc>
          <w:tcPr>
            <w:tcW w:w="5132" w:type="dxa"/>
            <w:shd w:val="clear" w:color="auto" w:fill="auto"/>
            <w:vAlign w:val="center"/>
          </w:tcPr>
          <w:p w14:paraId="52057145" w14:textId="1865EB5E" w:rsidR="00AF40AD" w:rsidRPr="00617BCB" w:rsidRDefault="00AF40AD" w:rsidP="00697308">
            <w:pPr>
              <w:pStyle w:val="MDPI42tablebody"/>
              <w:spacing w:line="240" w:lineRule="auto"/>
              <w:rPr>
                <w:lang w:val="en-GB"/>
              </w:rPr>
            </w:pPr>
            <w:r w:rsidRPr="00617BCB">
              <w:rPr>
                <w:lang w:val="en-GB"/>
              </w:rPr>
              <w:t xml:space="preserve">11 × 13 Pressure Array (IMM00014, I-MOTION) </w:t>
            </w:r>
            <w:r w:rsidRPr="00617BCB">
              <w:rPr>
                <w:lang w:val="en-GB"/>
              </w:rPr>
              <w:fldChar w:fldCharType="begin"/>
            </w:r>
            <w:r w:rsidR="008A5548" w:rsidRPr="00617BCB">
              <w:rPr>
                <w:lang w:val="en-GB"/>
              </w:rPr>
              <w:instrText xml:space="preserve"> ADDIN ZOTERO_ITEM CSL_CITATION {"citationID":"dWLOO0lR","properties":{"formattedCitation":"[39]","plainCitation":"[39]","noteIndex":0},"citationItems":[{"id":163,"uris":["http://zotero.org/users/11398818/items/L7KAFSQC"],"itemData":{"id":163,"type":"article-journal","container-title":"Sensors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Pr="00617BCB">
              <w:rPr>
                <w:lang w:val="en-GB"/>
              </w:rPr>
              <w:fldChar w:fldCharType="separate"/>
            </w:r>
            <w:r w:rsidR="008A5548" w:rsidRPr="00617BCB">
              <w:rPr>
                <w:lang w:val="en-GB"/>
              </w:rPr>
              <w:t>[39]</w:t>
            </w:r>
            <w:r w:rsidRPr="00617BCB">
              <w:rPr>
                <w:lang w:val="en-GB"/>
              </w:rPr>
              <w:fldChar w:fldCharType="end"/>
            </w:r>
          </w:p>
        </w:tc>
        <w:tc>
          <w:tcPr>
            <w:tcW w:w="1410" w:type="dxa"/>
            <w:shd w:val="clear" w:color="auto" w:fill="auto"/>
            <w:vAlign w:val="center"/>
          </w:tcPr>
          <w:p w14:paraId="35D7519D" w14:textId="77777777" w:rsidR="00AF40AD" w:rsidRPr="00617BCB" w:rsidRDefault="00AF40AD" w:rsidP="00697308">
            <w:pPr>
              <w:pStyle w:val="MDPI42tablebody"/>
              <w:spacing w:line="240" w:lineRule="auto"/>
              <w:rPr>
                <w:lang w:val="en-GB"/>
              </w:rPr>
            </w:pPr>
            <w:r w:rsidRPr="00617BCB">
              <w:rPr>
                <w:lang w:val="en-GB"/>
              </w:rPr>
              <w:t>97.07%</w:t>
            </w:r>
          </w:p>
        </w:tc>
        <w:tc>
          <w:tcPr>
            <w:tcW w:w="1288" w:type="dxa"/>
          </w:tcPr>
          <w:p w14:paraId="2062BCF1"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4BFDFC99" w14:textId="77777777" w:rsidTr="00697308">
        <w:trPr>
          <w:trHeight w:val="301"/>
        </w:trPr>
        <w:tc>
          <w:tcPr>
            <w:tcW w:w="5132" w:type="dxa"/>
            <w:shd w:val="clear" w:color="auto" w:fill="auto"/>
            <w:vAlign w:val="center"/>
          </w:tcPr>
          <w:p w14:paraId="555D1675" w14:textId="104A4B5C" w:rsidR="00AF40AD" w:rsidRPr="00617BCB" w:rsidRDefault="00AF40AD" w:rsidP="00697308">
            <w:pPr>
              <w:pStyle w:val="MDPI42tablebody"/>
              <w:spacing w:line="240" w:lineRule="auto"/>
              <w:rPr>
                <w:lang w:val="en-GB"/>
              </w:rPr>
            </w:pPr>
            <w:r w:rsidRPr="00617BCB">
              <w:rPr>
                <w:lang w:val="en-GB"/>
              </w:rPr>
              <w:t xml:space="preserve">Screen Printed Pressure sensor units (16 Array) </w:t>
            </w:r>
            <w:r w:rsidRPr="00617BCB">
              <w:rPr>
                <w:lang w:val="en-GB"/>
              </w:rPr>
              <w:fldChar w:fldCharType="begin"/>
            </w:r>
            <w:r w:rsidR="008A5548" w:rsidRPr="00617BCB">
              <w:rPr>
                <w:lang w:val="en-GB"/>
              </w:rPr>
              <w:instrText xml:space="preserve"> ADDIN ZOTERO_ITEM CSL_CITATION {"citationID":"bUMa0g88","properties":{"formattedCitation":"[40]","plainCitation":"[40]","noteIndex":0},"citationItems":[{"id":105,"uris":["http://zotero.org/groups/5004747/items/N5KK9WGQ"],"itemData":{"id":105,"type":"article-journal","abstract":"This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sidRPr="00617BCB">
              <w:rPr>
                <w:lang w:val="en-GB"/>
              </w:rPr>
              <w:fldChar w:fldCharType="separate"/>
            </w:r>
            <w:r w:rsidR="008A5548" w:rsidRPr="00617BCB">
              <w:rPr>
                <w:lang w:val="en-GB"/>
              </w:rPr>
              <w:t>[40]</w:t>
            </w:r>
            <w:r w:rsidRPr="00617BCB">
              <w:rPr>
                <w:lang w:val="en-GB"/>
              </w:rPr>
              <w:fldChar w:fldCharType="end"/>
            </w:r>
          </w:p>
        </w:tc>
        <w:tc>
          <w:tcPr>
            <w:tcW w:w="1410" w:type="dxa"/>
            <w:shd w:val="clear" w:color="auto" w:fill="auto"/>
            <w:vAlign w:val="center"/>
          </w:tcPr>
          <w:p w14:paraId="6F337326" w14:textId="77777777" w:rsidR="00AF40AD" w:rsidRPr="00617BCB" w:rsidRDefault="00AF40AD" w:rsidP="00697308">
            <w:pPr>
              <w:pStyle w:val="MDPI42tablebody"/>
              <w:spacing w:line="240" w:lineRule="auto"/>
              <w:rPr>
                <w:lang w:val="en-GB"/>
              </w:rPr>
            </w:pPr>
            <w:r w:rsidRPr="00617BCB">
              <w:rPr>
                <w:lang w:val="en-GB"/>
              </w:rPr>
              <w:t>99.03%</w:t>
            </w:r>
          </w:p>
        </w:tc>
        <w:tc>
          <w:tcPr>
            <w:tcW w:w="1288" w:type="dxa"/>
          </w:tcPr>
          <w:p w14:paraId="23D5612F" w14:textId="77777777" w:rsidR="00AF40AD" w:rsidRPr="00617BCB" w:rsidRDefault="00AF40AD" w:rsidP="00697308">
            <w:pPr>
              <w:pStyle w:val="MDPI42tablebody"/>
              <w:spacing w:line="240" w:lineRule="auto"/>
              <w:rPr>
                <w:lang w:val="en-GB"/>
              </w:rPr>
            </w:pPr>
            <w:r w:rsidRPr="00617BCB">
              <w:rPr>
                <w:lang w:val="en-GB"/>
              </w:rPr>
              <w:t>4</w:t>
            </w:r>
          </w:p>
        </w:tc>
      </w:tr>
      <w:tr w:rsidR="00AF40AD" w:rsidRPr="00617BCB" w14:paraId="27D02F21" w14:textId="77777777" w:rsidTr="00697308">
        <w:trPr>
          <w:trHeight w:val="301"/>
        </w:trPr>
        <w:tc>
          <w:tcPr>
            <w:tcW w:w="5132" w:type="dxa"/>
            <w:shd w:val="clear" w:color="auto" w:fill="auto"/>
            <w:vAlign w:val="center"/>
          </w:tcPr>
          <w:p w14:paraId="69D06015" w14:textId="1136AC16" w:rsidR="00AF40AD" w:rsidRPr="00617BCB" w:rsidRDefault="00AF40AD" w:rsidP="00697308">
            <w:pPr>
              <w:pStyle w:val="MDPI42tablebody"/>
              <w:spacing w:line="240" w:lineRule="auto"/>
              <w:rPr>
                <w:lang w:val="en-GB"/>
              </w:rPr>
            </w:pPr>
            <w:r w:rsidRPr="00617BCB">
              <w:rPr>
                <w:lang w:val="en-GB"/>
              </w:rPr>
              <w:t xml:space="preserve">2 Pressure Sensors Array (FSR) </w:t>
            </w:r>
            <w:r w:rsidRPr="00617BCB">
              <w:rPr>
                <w:lang w:val="en-GB"/>
              </w:rPr>
              <w:fldChar w:fldCharType="begin"/>
            </w:r>
            <w:r w:rsidR="008A5548" w:rsidRPr="00617BCB">
              <w:rPr>
                <w:lang w:val="en-GB"/>
              </w:rPr>
              <w:instrText xml:space="preserve"> ADDIN ZOTERO_ITEM CSL_CITATION {"citationID":"MJaKl07D","properties":{"formattedCitation":"[41]","plainCitation":"[41]","noteIndex":0},"citationItems":[{"id":126,"uris":["http://zotero.org/groups/5004747/items/SZ698YAT"],"itemData":{"id":126,"type":"article-journal","container-title":"IEEE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Pr="00617BCB">
              <w:rPr>
                <w:lang w:val="en-GB"/>
              </w:rPr>
              <w:fldChar w:fldCharType="separate"/>
            </w:r>
            <w:r w:rsidR="008A5548" w:rsidRPr="00617BCB">
              <w:rPr>
                <w:lang w:val="en-GB"/>
              </w:rPr>
              <w:t>[41]</w:t>
            </w:r>
            <w:r w:rsidRPr="00617BCB">
              <w:rPr>
                <w:lang w:val="en-GB"/>
              </w:rPr>
              <w:fldChar w:fldCharType="end"/>
            </w:r>
          </w:p>
        </w:tc>
        <w:tc>
          <w:tcPr>
            <w:tcW w:w="1410" w:type="dxa"/>
            <w:shd w:val="clear" w:color="auto" w:fill="auto"/>
            <w:vAlign w:val="center"/>
          </w:tcPr>
          <w:p w14:paraId="7A02F20C" w14:textId="77777777" w:rsidR="00AF40AD" w:rsidRPr="00617BCB" w:rsidRDefault="00AF40AD" w:rsidP="00697308">
            <w:pPr>
              <w:pStyle w:val="MDPI42tablebody"/>
              <w:spacing w:line="240" w:lineRule="auto"/>
              <w:rPr>
                <w:lang w:val="en-GB"/>
              </w:rPr>
            </w:pPr>
            <w:r w:rsidRPr="00617BCB">
              <w:rPr>
                <w:lang w:val="en-GB"/>
              </w:rPr>
              <w:t>88.52%</w:t>
            </w:r>
          </w:p>
        </w:tc>
        <w:tc>
          <w:tcPr>
            <w:tcW w:w="1288" w:type="dxa"/>
          </w:tcPr>
          <w:p w14:paraId="5E0CB031" w14:textId="77777777" w:rsidR="00AF40AD" w:rsidRPr="00617BCB" w:rsidRDefault="00AF40AD" w:rsidP="00697308">
            <w:pPr>
              <w:pStyle w:val="MDPI42tablebody"/>
              <w:spacing w:line="240" w:lineRule="auto"/>
              <w:rPr>
                <w:lang w:val="en-GB"/>
              </w:rPr>
            </w:pPr>
            <w:r w:rsidRPr="00617BCB">
              <w:rPr>
                <w:lang w:val="en-GB"/>
              </w:rPr>
              <w:t>15</w:t>
            </w:r>
          </w:p>
        </w:tc>
      </w:tr>
      <w:tr w:rsidR="00AF40AD" w:rsidRPr="00617BCB" w14:paraId="6E630FE0" w14:textId="77777777" w:rsidTr="00697308">
        <w:trPr>
          <w:trHeight w:val="301"/>
        </w:trPr>
        <w:tc>
          <w:tcPr>
            <w:tcW w:w="5132" w:type="dxa"/>
            <w:shd w:val="clear" w:color="auto" w:fill="auto"/>
            <w:vAlign w:val="center"/>
          </w:tcPr>
          <w:p w14:paraId="78ACCAF8" w14:textId="6194D549" w:rsidR="00AF40AD" w:rsidRPr="00617BCB" w:rsidRDefault="00AF40AD" w:rsidP="00697308">
            <w:pPr>
              <w:pStyle w:val="MDPI42tablebody"/>
              <w:spacing w:line="240" w:lineRule="auto"/>
              <w:rPr>
                <w:lang w:val="en-GB"/>
              </w:rPr>
            </w:pPr>
            <w:r w:rsidRPr="00617BCB">
              <w:rPr>
                <w:lang w:val="en-GB"/>
              </w:rPr>
              <w:t xml:space="preserve">44 × 52 Pressure Sensor Array </w:t>
            </w:r>
            <w:r w:rsidRPr="00617BCB">
              <w:rPr>
                <w:lang w:val="en-GB"/>
              </w:rPr>
              <w:fldChar w:fldCharType="begin"/>
            </w:r>
            <w:r w:rsidR="008A5548" w:rsidRPr="00617BCB">
              <w:rPr>
                <w:lang w:val="en-GB"/>
              </w:rPr>
              <w:instrText xml:space="preserve"> ADDIN ZOTERO_ITEM CSL_CITATION {"citationID":"5zplmuNL","properties":{"formattedCitation":"[42]","plainCitation":"[42]","noteIndex":0},"citationItems":[{"id":220,"uris":["http://zotero.org/users/11398818/items/L4XCYESC"],"itemData":{"id":220,"type":"article-journal","container-title":"Biomedical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sidRPr="00617BCB">
              <w:rPr>
                <w:lang w:val="en-GB"/>
              </w:rPr>
              <w:fldChar w:fldCharType="separate"/>
            </w:r>
            <w:r w:rsidR="008A5548" w:rsidRPr="00617BCB">
              <w:rPr>
                <w:lang w:val="en-GB"/>
              </w:rPr>
              <w:t>[42]</w:t>
            </w:r>
            <w:r w:rsidRPr="00617BCB">
              <w:rPr>
                <w:lang w:val="en-GB"/>
              </w:rPr>
              <w:fldChar w:fldCharType="end"/>
            </w:r>
          </w:p>
        </w:tc>
        <w:tc>
          <w:tcPr>
            <w:tcW w:w="1410" w:type="dxa"/>
            <w:shd w:val="clear" w:color="auto" w:fill="auto"/>
            <w:vAlign w:val="center"/>
          </w:tcPr>
          <w:p w14:paraId="17F37EF6" w14:textId="77777777" w:rsidR="00AF40AD" w:rsidRPr="00617BCB" w:rsidRDefault="00AF40AD" w:rsidP="00697308">
            <w:pPr>
              <w:pStyle w:val="MDPI42tablebody"/>
              <w:spacing w:line="240" w:lineRule="auto"/>
              <w:rPr>
                <w:lang w:val="en-GB"/>
              </w:rPr>
            </w:pPr>
            <w:r w:rsidRPr="00617BCB">
              <w:rPr>
                <w:lang w:val="en-GB"/>
              </w:rPr>
              <w:t>99.82%</w:t>
            </w:r>
          </w:p>
        </w:tc>
        <w:tc>
          <w:tcPr>
            <w:tcW w:w="1288" w:type="dxa"/>
          </w:tcPr>
          <w:p w14:paraId="735A6860" w14:textId="77777777" w:rsidR="00AF40AD" w:rsidRPr="00617BCB" w:rsidRDefault="00AF40AD" w:rsidP="00697308">
            <w:pPr>
              <w:pStyle w:val="MDPI42tablebody"/>
              <w:spacing w:line="240" w:lineRule="auto"/>
              <w:rPr>
                <w:lang w:val="en-GB"/>
              </w:rPr>
            </w:pPr>
            <w:r w:rsidRPr="00617BCB">
              <w:rPr>
                <w:lang w:val="en-GB"/>
              </w:rPr>
              <w:t>5</w:t>
            </w:r>
          </w:p>
        </w:tc>
      </w:tr>
    </w:tbl>
    <w:p w14:paraId="2FA58570" w14:textId="77777777" w:rsidR="00406786" w:rsidRPr="00617BCB" w:rsidRDefault="00406786" w:rsidP="00AF40AD">
      <w:pPr>
        <w:pStyle w:val="MDPI31text"/>
        <w:ind w:left="0" w:firstLine="0"/>
        <w:rPr>
          <w:lang w:val="en-GB"/>
        </w:rPr>
      </w:pPr>
    </w:p>
    <w:p w14:paraId="17D434C3" w14:textId="77777777" w:rsidR="00197BEE" w:rsidRPr="00617BCB" w:rsidRDefault="00197BEE" w:rsidP="00AF40AD">
      <w:pPr>
        <w:pStyle w:val="MDPI31text"/>
        <w:ind w:left="0" w:firstLine="0"/>
        <w:rPr>
          <w:lang w:val="en-GB"/>
        </w:rPr>
      </w:pPr>
    </w:p>
    <w:p w14:paraId="618FC03D" w14:textId="77777777" w:rsidR="00197BEE" w:rsidRPr="00617BCB" w:rsidRDefault="00197BEE" w:rsidP="00AF40AD">
      <w:pPr>
        <w:pStyle w:val="MDPI31text"/>
        <w:ind w:left="0" w:firstLine="0"/>
        <w:rPr>
          <w:lang w:val="en-GB"/>
        </w:rPr>
      </w:pPr>
    </w:p>
    <w:p w14:paraId="14F6BBFE" w14:textId="77777777" w:rsidR="00197BEE" w:rsidRPr="00617BCB" w:rsidRDefault="00197BEE" w:rsidP="00AF40AD">
      <w:pPr>
        <w:pStyle w:val="MDPI31text"/>
        <w:ind w:left="0" w:firstLine="0"/>
        <w:rPr>
          <w:lang w:val="en-GB"/>
        </w:rPr>
      </w:pPr>
    </w:p>
    <w:p w14:paraId="2B901C2D" w14:textId="77777777" w:rsidR="00197BEE" w:rsidRPr="00617BCB" w:rsidRDefault="00197BEE" w:rsidP="00AF40AD">
      <w:pPr>
        <w:pStyle w:val="MDPI31text"/>
        <w:ind w:left="0" w:firstLine="0"/>
        <w:rPr>
          <w:lang w:val="en-GB"/>
        </w:rPr>
      </w:pPr>
    </w:p>
    <w:p w14:paraId="56DEF3BF" w14:textId="77777777" w:rsidR="00197BEE" w:rsidRPr="00617BCB" w:rsidRDefault="00197BEE" w:rsidP="00AF40AD">
      <w:pPr>
        <w:pStyle w:val="MDPI31text"/>
        <w:ind w:left="0" w:firstLine="0"/>
        <w:rPr>
          <w:lang w:val="en-GB"/>
        </w:rPr>
      </w:pPr>
    </w:p>
    <w:p w14:paraId="6964FEE1" w14:textId="4CD2020D" w:rsidR="00AF40AD" w:rsidRPr="00617BCB" w:rsidRDefault="00000000" w:rsidP="00406786">
      <w:pPr>
        <w:pStyle w:val="MDPI31text"/>
        <w:ind w:left="0" w:firstLine="0"/>
        <w:rPr>
          <w:lang w:val="en-GB"/>
        </w:rPr>
      </w:pPr>
      <w:r>
        <w:rPr>
          <w:lang w:val="en-GB"/>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1665C19C" w:rsidR="00AF40AD" w:rsidRPr="00617BCB" w:rsidRDefault="00BE3980" w:rsidP="00BE3980">
      <w:pPr>
        <w:pStyle w:val="MDPI23heading3"/>
        <w:rPr>
          <w:lang w:val="en-GB"/>
        </w:rPr>
      </w:pPr>
      <w:r w:rsidRPr="00617BCB">
        <w:rPr>
          <w:lang w:val="en-GB"/>
        </w:rPr>
        <w:lastRenderedPageBreak/>
        <w:t xml:space="preserve">4.2.2 </w:t>
      </w:r>
      <w:r w:rsidR="00AF40AD" w:rsidRPr="00617BCB">
        <w:rPr>
          <w:lang w:val="en-GB"/>
        </w:rPr>
        <w:t>Sparse Sensor Array</w:t>
      </w:r>
    </w:p>
    <w:p w14:paraId="3C0DD942" w14:textId="554F3548" w:rsidR="00AF40AD" w:rsidRPr="00617BCB" w:rsidRDefault="00AF40AD" w:rsidP="00AF40AD">
      <w:pPr>
        <w:pStyle w:val="MDPI31text"/>
        <w:rPr>
          <w:lang w:val="en-GB"/>
        </w:rPr>
      </w:pPr>
      <w:r w:rsidRPr="00617BCB">
        <w:rPr>
          <w:lang w:val="en-GB"/>
        </w:rP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Aminosharieh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Luna-Perejón et al. </w:t>
      </w:r>
      <w:r w:rsidRPr="00617BCB">
        <w:rPr>
          <w:lang w:val="en-GB"/>
        </w:rPr>
        <w:fldChar w:fldCharType="begin"/>
      </w:r>
      <w:r w:rsidR="008A5548" w:rsidRPr="00617BCB">
        <w:rPr>
          <w:lang w:val="en-GB"/>
        </w:rPr>
        <w:instrText xml:space="preserve"> ADDIN ZOTERO_ITEM CSL_CITATION {"citationID":"CEdhkYZp","properties":{"formattedCitation":"[43]","plainCitation":"[43]","noteIndex":0},"citationItems":[{"id":216,"uris":["http://zotero.org/users/11398818/items/AU67EL3E"],"itemData":{"id":216,"type":"article-journal","abstract":"Nowadays,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Pr="00617BCB">
        <w:rPr>
          <w:lang w:val="en-GB"/>
        </w:rPr>
        <w:fldChar w:fldCharType="separate"/>
      </w:r>
      <w:r w:rsidR="008A5548" w:rsidRPr="00617BCB">
        <w:rPr>
          <w:lang w:val="en-GB"/>
        </w:rPr>
        <w:t>[43]</w:t>
      </w:r>
      <w:r w:rsidRPr="00617BCB">
        <w:rPr>
          <w:lang w:val="en-GB"/>
        </w:rPr>
        <w:fldChar w:fldCharType="end"/>
      </w:r>
      <w:r w:rsidRPr="00617BCB">
        <w:rPr>
          <w:lang w:val="en-GB"/>
        </w:rPr>
        <w:t xml:space="preserve"> added 6 sensors which was placed on the seating cushion and resulted in an 81.5% classification accuracy using SOM (ISOM-SPR) ML algorithm.</w:t>
      </w:r>
    </w:p>
    <w:p w14:paraId="7A548CF8" w14:textId="77777777" w:rsidR="00AF40AD" w:rsidRPr="00617BCB" w:rsidRDefault="00AF40AD" w:rsidP="00AF40AD">
      <w:pPr>
        <w:pStyle w:val="MDPI41tablecaption"/>
        <w:rPr>
          <w:lang w:val="en-GB"/>
        </w:rPr>
      </w:pPr>
      <w:r w:rsidRPr="00617BCB">
        <w:rPr>
          <w:b/>
          <w:lang w:val="en-GB"/>
        </w:rPr>
        <w:t>Table 5.</w:t>
      </w:r>
      <w:r w:rsidRPr="00617BCB">
        <w:rPr>
          <w:lang w:val="en-GB"/>
        </w:rPr>
        <w:t xml:space="preserve"> 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617BCB"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617BCB" w:rsidRDefault="00AF40AD" w:rsidP="00697308">
            <w:pPr>
              <w:pStyle w:val="MDPI42tablebody"/>
              <w:spacing w:line="240" w:lineRule="auto"/>
              <w:rPr>
                <w:b/>
                <w:snapToGrid/>
                <w:lang w:val="en-GB"/>
              </w:rPr>
            </w:pPr>
            <w:r w:rsidRPr="00617BCB">
              <w:rPr>
                <w:b/>
                <w:snapToGrid/>
                <w:lang w:val="en-GB"/>
              </w:rPr>
              <w:t>Sensor</w:t>
            </w:r>
          </w:p>
        </w:tc>
        <w:tc>
          <w:tcPr>
            <w:tcW w:w="998" w:type="dxa"/>
            <w:tcBorders>
              <w:bottom w:val="single" w:sz="4" w:space="0" w:color="auto"/>
            </w:tcBorders>
            <w:shd w:val="clear" w:color="auto" w:fill="auto"/>
            <w:vAlign w:val="center"/>
          </w:tcPr>
          <w:p w14:paraId="581ADC80" w14:textId="77777777" w:rsidR="00AF40AD" w:rsidRPr="00617BCB" w:rsidRDefault="00AF40AD" w:rsidP="00697308">
            <w:pPr>
              <w:pStyle w:val="MDPI42tablebody"/>
              <w:spacing w:line="240" w:lineRule="auto"/>
              <w:rPr>
                <w:b/>
                <w:snapToGrid/>
                <w:lang w:val="en-GB"/>
              </w:rPr>
            </w:pPr>
            <w:r w:rsidRPr="00617BCB">
              <w:rPr>
                <w:b/>
                <w:snapToGrid/>
                <w:lang w:val="en-GB"/>
              </w:rPr>
              <w:t>Accuracy</w:t>
            </w:r>
          </w:p>
        </w:tc>
        <w:tc>
          <w:tcPr>
            <w:tcW w:w="1178" w:type="dxa"/>
            <w:tcBorders>
              <w:bottom w:val="single" w:sz="4" w:space="0" w:color="auto"/>
            </w:tcBorders>
          </w:tcPr>
          <w:p w14:paraId="1989F1DE" w14:textId="77777777" w:rsidR="00AF40AD" w:rsidRPr="00617BCB" w:rsidRDefault="00AF40AD" w:rsidP="00697308">
            <w:pPr>
              <w:pStyle w:val="MDPI42tablebody"/>
              <w:spacing w:line="240" w:lineRule="auto"/>
              <w:rPr>
                <w:b/>
                <w:snapToGrid/>
                <w:lang w:val="en-GB"/>
              </w:rPr>
            </w:pPr>
            <w:r w:rsidRPr="00617BCB">
              <w:rPr>
                <w:b/>
                <w:snapToGrid/>
                <w:lang w:val="en-GB"/>
              </w:rPr>
              <w:t># of Postures</w:t>
            </w:r>
          </w:p>
        </w:tc>
      </w:tr>
      <w:tr w:rsidR="00AF40AD" w:rsidRPr="00617BCB" w14:paraId="26766DA3" w14:textId="77777777" w:rsidTr="00697308">
        <w:trPr>
          <w:trHeight w:val="286"/>
        </w:trPr>
        <w:tc>
          <w:tcPr>
            <w:tcW w:w="5721" w:type="dxa"/>
            <w:shd w:val="clear" w:color="auto" w:fill="auto"/>
            <w:vAlign w:val="center"/>
          </w:tcPr>
          <w:p w14:paraId="055EF9CB" w14:textId="0C86DDA0" w:rsidR="00AF40AD" w:rsidRPr="00617BCB" w:rsidRDefault="00AF40AD" w:rsidP="00697308">
            <w:pPr>
              <w:pStyle w:val="MDPI42tablebody"/>
              <w:spacing w:line="240" w:lineRule="auto"/>
              <w:rPr>
                <w:lang w:val="en-GB"/>
              </w:rPr>
            </w:pPr>
            <w:r w:rsidRPr="00617BCB">
              <w:rPr>
                <w:lang w:val="en-GB"/>
              </w:rPr>
              <w:t xml:space="preserve">19 4x4 Pressure sensors (Force Sensing Resistors) </w:t>
            </w:r>
            <w:r w:rsidRPr="00617BCB">
              <w:rPr>
                <w:lang w:val="en-GB"/>
              </w:rPr>
              <w:fldChar w:fldCharType="begin"/>
            </w:r>
            <w:r w:rsidR="008A5548" w:rsidRPr="00617BCB">
              <w:rPr>
                <w:lang w:val="en-GB"/>
              </w:rPr>
              <w:instrText xml:space="preserve"> ADDIN ZOTERO_ITEM CSL_CITATION {"citationID":"nMgP6kS8","properties":{"formattedCitation":"[44]","plainCitation":"[44]","noteIndex":0},"citationItems":[{"id":177,"uris":["http://zotero.org/users/11398818/items/TIX5H2JM"],"itemData":{"id":177,"type":"paper-conference","container-title":"Proceedings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Pr="00617BCB">
              <w:rPr>
                <w:lang w:val="en-GB"/>
              </w:rPr>
              <w:fldChar w:fldCharType="separate"/>
            </w:r>
            <w:r w:rsidR="008A5548" w:rsidRPr="00617BCB">
              <w:rPr>
                <w:lang w:val="en-GB"/>
              </w:rPr>
              <w:t>[44]</w:t>
            </w:r>
            <w:r w:rsidRPr="00617BCB">
              <w:rPr>
                <w:lang w:val="en-GB"/>
              </w:rPr>
              <w:fldChar w:fldCharType="end"/>
            </w:r>
          </w:p>
        </w:tc>
        <w:tc>
          <w:tcPr>
            <w:tcW w:w="998" w:type="dxa"/>
            <w:shd w:val="clear" w:color="auto" w:fill="auto"/>
          </w:tcPr>
          <w:p w14:paraId="27A1A29C" w14:textId="77777777" w:rsidR="00AF40AD" w:rsidRPr="00617BCB" w:rsidRDefault="00AF40AD" w:rsidP="00697308">
            <w:pPr>
              <w:pStyle w:val="MDPI42tablebody"/>
              <w:spacing w:line="240" w:lineRule="auto"/>
              <w:rPr>
                <w:lang w:val="en-GB"/>
              </w:rPr>
            </w:pPr>
            <w:r w:rsidRPr="00617BCB">
              <w:rPr>
                <w:lang w:val="en-GB"/>
              </w:rPr>
              <w:t>78%</w:t>
            </w:r>
          </w:p>
        </w:tc>
        <w:tc>
          <w:tcPr>
            <w:tcW w:w="1178" w:type="dxa"/>
          </w:tcPr>
          <w:p w14:paraId="7EE8078B" w14:textId="77777777" w:rsidR="00AF40AD" w:rsidRPr="00617BCB" w:rsidRDefault="00AF40AD" w:rsidP="00697308">
            <w:pPr>
              <w:pStyle w:val="MDPI42tablebody"/>
              <w:spacing w:line="240" w:lineRule="auto"/>
              <w:rPr>
                <w:lang w:val="en-GB"/>
              </w:rPr>
            </w:pPr>
            <w:r w:rsidRPr="00617BCB">
              <w:rPr>
                <w:lang w:val="en-GB"/>
              </w:rPr>
              <w:t>10</w:t>
            </w:r>
          </w:p>
        </w:tc>
      </w:tr>
      <w:tr w:rsidR="00AF40AD" w:rsidRPr="00617BCB" w14:paraId="13823FC0" w14:textId="77777777" w:rsidTr="00697308">
        <w:trPr>
          <w:trHeight w:val="305"/>
        </w:trPr>
        <w:tc>
          <w:tcPr>
            <w:tcW w:w="5721" w:type="dxa"/>
            <w:shd w:val="clear" w:color="auto" w:fill="auto"/>
            <w:vAlign w:val="center"/>
          </w:tcPr>
          <w:p w14:paraId="2858CFB9" w14:textId="59280F5B" w:rsidR="00AF40AD" w:rsidRPr="00617BCB" w:rsidRDefault="00AF40AD" w:rsidP="00697308">
            <w:pPr>
              <w:pStyle w:val="MDPI42tablebody"/>
              <w:spacing w:line="240" w:lineRule="auto"/>
              <w:rPr>
                <w:lang w:val="en-GB"/>
              </w:rPr>
            </w:pPr>
            <w:r w:rsidRPr="00617BCB">
              <w:rPr>
                <w:lang w:val="en-GB"/>
              </w:rPr>
              <w:t xml:space="preserve">6 Flexible Force Sensors (FSR402) </w:t>
            </w:r>
            <w:r w:rsidRPr="00617BCB">
              <w:rPr>
                <w:lang w:val="en-GB"/>
              </w:rPr>
              <w:fldChar w:fldCharType="begin"/>
            </w:r>
            <w:r w:rsidR="008A5548" w:rsidRPr="00617BCB">
              <w:rPr>
                <w:lang w:val="en-GB"/>
              </w:rPr>
              <w:instrText xml:space="preserve"> ADDIN ZOTERO_ITEM CSL_CITATION {"citationID":"JYWsaotW","properties":{"formattedCitation":"[45]","plainCitation":"[45]","noteIndex":0},"citationItems":[{"id":155,"uris":["http://zotero.org/users/11398818/items/UWUTEDIW"],"itemData":{"id":155,"type":"article-journal","abstract":"The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sidRPr="00617BCB">
              <w:rPr>
                <w:lang w:val="en-GB"/>
              </w:rPr>
              <w:fldChar w:fldCharType="separate"/>
            </w:r>
            <w:r w:rsidR="008A5548" w:rsidRPr="00617BCB">
              <w:rPr>
                <w:lang w:val="en-GB"/>
              </w:rPr>
              <w:t>[45]</w:t>
            </w:r>
            <w:r w:rsidRPr="00617BCB">
              <w:rPr>
                <w:lang w:val="en-GB"/>
              </w:rPr>
              <w:fldChar w:fldCharType="end"/>
            </w:r>
          </w:p>
        </w:tc>
        <w:tc>
          <w:tcPr>
            <w:tcW w:w="998" w:type="dxa"/>
            <w:shd w:val="clear" w:color="auto" w:fill="auto"/>
          </w:tcPr>
          <w:p w14:paraId="7225A6F3" w14:textId="77777777" w:rsidR="00AF40AD" w:rsidRPr="00617BCB" w:rsidRDefault="00AF40AD" w:rsidP="00697308">
            <w:pPr>
              <w:pStyle w:val="MDPI42tablebody"/>
              <w:spacing w:line="240" w:lineRule="auto"/>
              <w:rPr>
                <w:lang w:val="en-GB"/>
              </w:rPr>
            </w:pPr>
            <w:r w:rsidRPr="00617BCB">
              <w:rPr>
                <w:lang w:val="en-GB"/>
              </w:rPr>
              <w:t>-</w:t>
            </w:r>
          </w:p>
        </w:tc>
        <w:tc>
          <w:tcPr>
            <w:tcW w:w="1178" w:type="dxa"/>
          </w:tcPr>
          <w:p w14:paraId="2982A1B4" w14:textId="77777777" w:rsidR="00AF40AD" w:rsidRPr="00617BCB" w:rsidRDefault="00AF40AD" w:rsidP="00697308">
            <w:pPr>
              <w:pStyle w:val="MDPI42tablebody"/>
              <w:spacing w:line="240" w:lineRule="auto"/>
              <w:rPr>
                <w:lang w:val="en-GB"/>
              </w:rPr>
            </w:pPr>
            <w:r w:rsidRPr="00617BCB">
              <w:rPr>
                <w:lang w:val="en-GB"/>
              </w:rPr>
              <w:t>9</w:t>
            </w:r>
          </w:p>
        </w:tc>
      </w:tr>
      <w:tr w:rsidR="00AF40AD" w:rsidRPr="00617BCB" w14:paraId="76A676AF" w14:textId="77777777" w:rsidTr="00697308">
        <w:trPr>
          <w:trHeight w:val="305"/>
        </w:trPr>
        <w:tc>
          <w:tcPr>
            <w:tcW w:w="5721" w:type="dxa"/>
            <w:shd w:val="clear" w:color="auto" w:fill="auto"/>
            <w:vAlign w:val="center"/>
          </w:tcPr>
          <w:p w14:paraId="06D45590" w14:textId="660DBE5A" w:rsidR="00AF40AD" w:rsidRPr="00617BCB" w:rsidRDefault="00AF40AD" w:rsidP="00697308">
            <w:pPr>
              <w:pStyle w:val="MDPI42tablebody"/>
              <w:spacing w:line="240" w:lineRule="auto"/>
              <w:rPr>
                <w:lang w:val="en-GB"/>
              </w:rPr>
            </w:pPr>
            <w:r w:rsidRPr="00617BCB">
              <w:rPr>
                <w:lang w:val="en-GB"/>
              </w:rPr>
              <w:t xml:space="preserve">8 Force Sensing Resistors </w:t>
            </w:r>
            <w:r w:rsidRPr="00617BCB">
              <w:rPr>
                <w:lang w:val="en-GB"/>
              </w:rPr>
              <w:fldChar w:fldCharType="begin"/>
            </w:r>
            <w:r w:rsidR="008A5548" w:rsidRPr="00617BCB">
              <w:rPr>
                <w:lang w:val="en-GB"/>
              </w:rPr>
              <w:instrText xml:space="preserve"> ADDIN ZOTERO_ITEM CSL_CITATION {"citationID":"pxe0pT3g","properties":{"formattedCitation":"[46]","plainCitation":"[46]","noteIndex":0},"citationItems":[{"id":157,"uris":["http://zotero.org/users/11398818/items/RFVAKVUE"],"itemData":{"id":157,"type":"article-journal","abstract":"Nowadays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Pr="00617BCB">
              <w:rPr>
                <w:lang w:val="en-GB"/>
              </w:rPr>
              <w:fldChar w:fldCharType="separate"/>
            </w:r>
            <w:r w:rsidR="008A5548" w:rsidRPr="00617BCB">
              <w:rPr>
                <w:lang w:val="en-GB"/>
              </w:rPr>
              <w:t>[46]</w:t>
            </w:r>
            <w:r w:rsidRPr="00617BCB">
              <w:rPr>
                <w:lang w:val="en-GB"/>
              </w:rPr>
              <w:fldChar w:fldCharType="end"/>
            </w:r>
          </w:p>
        </w:tc>
        <w:tc>
          <w:tcPr>
            <w:tcW w:w="998" w:type="dxa"/>
            <w:shd w:val="clear" w:color="auto" w:fill="auto"/>
          </w:tcPr>
          <w:p w14:paraId="1AE31A41" w14:textId="77777777" w:rsidR="00AF40AD" w:rsidRPr="00617BCB" w:rsidRDefault="00AF40AD" w:rsidP="00697308">
            <w:pPr>
              <w:pStyle w:val="MDPI42tablebody"/>
              <w:spacing w:line="240" w:lineRule="auto"/>
              <w:rPr>
                <w:lang w:val="en-GB"/>
              </w:rPr>
            </w:pPr>
            <w:r w:rsidRPr="00617BCB">
              <w:rPr>
                <w:lang w:val="en-GB"/>
              </w:rPr>
              <w:t>91.68%</w:t>
            </w:r>
          </w:p>
        </w:tc>
        <w:tc>
          <w:tcPr>
            <w:tcW w:w="1178" w:type="dxa"/>
          </w:tcPr>
          <w:p w14:paraId="1572F826" w14:textId="77777777" w:rsidR="00AF40AD" w:rsidRPr="00617BCB" w:rsidRDefault="00AF40AD" w:rsidP="00697308">
            <w:pPr>
              <w:pStyle w:val="MDPI42tablebody"/>
              <w:spacing w:line="240" w:lineRule="auto"/>
              <w:rPr>
                <w:lang w:val="en-GB"/>
              </w:rPr>
            </w:pPr>
            <w:r w:rsidRPr="00617BCB">
              <w:rPr>
                <w:lang w:val="en-GB"/>
              </w:rPr>
              <w:t>8</w:t>
            </w:r>
          </w:p>
        </w:tc>
      </w:tr>
      <w:tr w:rsidR="00AF40AD" w:rsidRPr="00617BCB" w14:paraId="1CEE39A9" w14:textId="77777777" w:rsidTr="00697308">
        <w:trPr>
          <w:trHeight w:val="305"/>
        </w:trPr>
        <w:tc>
          <w:tcPr>
            <w:tcW w:w="5721" w:type="dxa"/>
            <w:shd w:val="clear" w:color="auto" w:fill="auto"/>
            <w:vAlign w:val="center"/>
          </w:tcPr>
          <w:p w14:paraId="6B241035" w14:textId="10F67F1A" w:rsidR="00AF40AD" w:rsidRPr="00617BCB" w:rsidRDefault="00AF40AD" w:rsidP="00697308">
            <w:pPr>
              <w:pStyle w:val="MDPI42tablebody"/>
              <w:spacing w:line="240" w:lineRule="auto"/>
              <w:rPr>
                <w:lang w:val="en-GB"/>
              </w:rPr>
            </w:pPr>
            <w:r w:rsidRPr="00617BCB">
              <w:rPr>
                <w:lang w:val="en-GB"/>
              </w:rPr>
              <w:t xml:space="preserve">6 Flex Sensors </w:t>
            </w:r>
            <w:r w:rsidRPr="00617BCB">
              <w:rPr>
                <w:lang w:val="en-GB"/>
              </w:rPr>
              <w:fldChar w:fldCharType="begin"/>
            </w:r>
            <w:r w:rsidR="008A5548" w:rsidRPr="00617BCB">
              <w:rPr>
                <w:lang w:val="en-GB"/>
              </w:rPr>
              <w:instrText xml:space="preserve"> ADDIN ZOTERO_ITEM CSL_CITATION {"citationID":"8mqIR0Tc","properties":{"formattedCitation":"[33]","plainCitation":"[33]","noteIndex":0},"citationItems":[{"id":167,"uris":["http://zotero.org/users/11398818/items/DR5UVBDW"],"itemData":{"id":167,"type":"article-journal","container-title":"IEEE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sidRPr="00617BCB">
              <w:rPr>
                <w:lang w:val="en-GB"/>
              </w:rPr>
              <w:fldChar w:fldCharType="separate"/>
            </w:r>
            <w:r w:rsidR="008A5548" w:rsidRPr="00617BCB">
              <w:rPr>
                <w:lang w:val="en-GB"/>
              </w:rPr>
              <w:t>[33]</w:t>
            </w:r>
            <w:r w:rsidRPr="00617BCB">
              <w:rPr>
                <w:lang w:val="en-GB"/>
              </w:rPr>
              <w:fldChar w:fldCharType="end"/>
            </w:r>
          </w:p>
        </w:tc>
        <w:tc>
          <w:tcPr>
            <w:tcW w:w="998" w:type="dxa"/>
            <w:shd w:val="clear" w:color="auto" w:fill="auto"/>
          </w:tcPr>
          <w:p w14:paraId="618EAC2D" w14:textId="77777777" w:rsidR="00AF40AD" w:rsidRPr="00617BCB" w:rsidRDefault="00AF40AD" w:rsidP="00697308">
            <w:pPr>
              <w:pStyle w:val="MDPI42tablebody"/>
              <w:spacing w:line="240" w:lineRule="auto"/>
              <w:rPr>
                <w:lang w:val="en-GB"/>
              </w:rPr>
            </w:pPr>
            <w:r w:rsidRPr="00617BCB">
              <w:rPr>
                <w:lang w:val="en-GB"/>
              </w:rPr>
              <w:t>97.43%</w:t>
            </w:r>
          </w:p>
        </w:tc>
        <w:tc>
          <w:tcPr>
            <w:tcW w:w="1178" w:type="dxa"/>
          </w:tcPr>
          <w:p w14:paraId="39701BFB"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2B1D13B7" w14:textId="77777777" w:rsidTr="00697308">
        <w:trPr>
          <w:trHeight w:val="305"/>
        </w:trPr>
        <w:tc>
          <w:tcPr>
            <w:tcW w:w="5721" w:type="dxa"/>
            <w:shd w:val="clear" w:color="auto" w:fill="auto"/>
            <w:vAlign w:val="center"/>
          </w:tcPr>
          <w:p w14:paraId="7A26DB30" w14:textId="363FF593" w:rsidR="00AF40AD" w:rsidRPr="00617BCB" w:rsidRDefault="00AF40AD" w:rsidP="00697308">
            <w:pPr>
              <w:pStyle w:val="MDPI42tablebody"/>
              <w:spacing w:line="240" w:lineRule="auto"/>
              <w:rPr>
                <w:lang w:val="en-GB"/>
              </w:rPr>
            </w:pPr>
            <w:r w:rsidRPr="00617BCB">
              <w:rPr>
                <w:lang w:val="en-GB"/>
              </w:rPr>
              <w:t xml:space="preserve">6 Pressure Sensors &amp; 6 Infrared Reflective Distance Sensors </w:t>
            </w:r>
            <w:r w:rsidRPr="00617BCB">
              <w:rPr>
                <w:lang w:val="en-GB"/>
              </w:rPr>
              <w:fldChar w:fldCharType="begin"/>
            </w:r>
            <w:r w:rsidR="008A5548" w:rsidRPr="00617BCB">
              <w:rPr>
                <w:lang w:val="en-GB"/>
              </w:rPr>
              <w:instrText xml:space="preserve"> ADDIN ZOTERO_ITEM CSL_CITATION {"citationID":"IhXEyMsA","properties":{"formattedCitation":"[47]","plainCitation":"[47]","noteIndex":0},"citationItems":[{"id":169,"uris":["http://zotero.org/users/11398818/items/8IPGYUV4"],"itemData":{"id":169,"type":"article-journal","container-title":"IEEE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617BCB">
              <w:rPr>
                <w:lang w:val="en-GB"/>
              </w:rPr>
              <w:fldChar w:fldCharType="separate"/>
            </w:r>
            <w:r w:rsidR="008A5548" w:rsidRPr="00617BCB">
              <w:rPr>
                <w:lang w:val="en-GB"/>
              </w:rPr>
              <w:t>[47]</w:t>
            </w:r>
            <w:r w:rsidRPr="00617BCB">
              <w:rPr>
                <w:lang w:val="en-GB"/>
              </w:rPr>
              <w:fldChar w:fldCharType="end"/>
            </w:r>
          </w:p>
        </w:tc>
        <w:tc>
          <w:tcPr>
            <w:tcW w:w="998" w:type="dxa"/>
            <w:shd w:val="clear" w:color="auto" w:fill="auto"/>
          </w:tcPr>
          <w:p w14:paraId="3FB3B5A0" w14:textId="77777777" w:rsidR="00AF40AD" w:rsidRPr="00617BCB" w:rsidRDefault="00AF40AD" w:rsidP="00697308">
            <w:pPr>
              <w:pStyle w:val="MDPI42tablebody"/>
              <w:spacing w:line="240" w:lineRule="auto"/>
              <w:rPr>
                <w:lang w:val="en-GB"/>
              </w:rPr>
            </w:pPr>
            <w:r w:rsidRPr="00617BCB">
              <w:rPr>
                <w:lang w:val="en-GB"/>
              </w:rPr>
              <w:t>92%</w:t>
            </w:r>
          </w:p>
        </w:tc>
        <w:tc>
          <w:tcPr>
            <w:tcW w:w="1178" w:type="dxa"/>
          </w:tcPr>
          <w:p w14:paraId="6C4B9842" w14:textId="77777777" w:rsidR="00AF40AD" w:rsidRPr="00617BCB" w:rsidRDefault="00AF40AD" w:rsidP="00697308">
            <w:pPr>
              <w:pStyle w:val="MDPI42tablebody"/>
              <w:spacing w:line="240" w:lineRule="auto"/>
              <w:rPr>
                <w:lang w:val="en-GB"/>
              </w:rPr>
            </w:pPr>
            <w:r w:rsidRPr="00617BCB">
              <w:rPr>
                <w:lang w:val="en-GB"/>
              </w:rPr>
              <w:t>11</w:t>
            </w:r>
          </w:p>
        </w:tc>
      </w:tr>
      <w:tr w:rsidR="00AF40AD" w:rsidRPr="00617BCB" w14:paraId="0FC8620A" w14:textId="77777777" w:rsidTr="00697308">
        <w:trPr>
          <w:trHeight w:val="305"/>
        </w:trPr>
        <w:tc>
          <w:tcPr>
            <w:tcW w:w="5721" w:type="dxa"/>
            <w:shd w:val="clear" w:color="auto" w:fill="auto"/>
            <w:vAlign w:val="center"/>
          </w:tcPr>
          <w:p w14:paraId="158A1126" w14:textId="0FEB659A" w:rsidR="00AF40AD" w:rsidRPr="00617BCB" w:rsidRDefault="00AF40AD" w:rsidP="00697308">
            <w:pPr>
              <w:pStyle w:val="MDPI42tablebody"/>
              <w:spacing w:line="240" w:lineRule="auto"/>
              <w:rPr>
                <w:lang w:val="en-GB"/>
              </w:rPr>
            </w:pPr>
            <w:r w:rsidRPr="00617BCB">
              <w:rPr>
                <w:lang w:val="en-GB"/>
              </w:rPr>
              <w:t xml:space="preserve">8 Low resolution matrices of Pressure Sensors </w:t>
            </w:r>
            <w:r w:rsidRPr="00617BCB">
              <w:rPr>
                <w:lang w:val="en-GB"/>
              </w:rPr>
              <w:fldChar w:fldCharType="begin"/>
            </w:r>
            <w:r w:rsidR="008A5548" w:rsidRPr="00617BCB">
              <w:rPr>
                <w:lang w:val="en-GB"/>
              </w:rPr>
              <w:instrText xml:space="preserve"> ADDIN ZOTERO_ITEM CSL_CITATION {"citationID":"A9fOCa3b","properties":{"formattedCitation":"[48]","plainCitation":"[48]","noteIndex":0},"citationItems":[{"id":170,"uris":["http://zotero.org/users/11398818/items/DXZPDRQ4"],"itemData":{"id":170,"type":"chapter","container-title":"Engineering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rsidRPr="00617BCB">
              <w:rPr>
                <w:lang w:val="en-GB"/>
              </w:rPr>
              <w:fldChar w:fldCharType="separate"/>
            </w:r>
            <w:r w:rsidR="008A5548" w:rsidRPr="00617BCB">
              <w:rPr>
                <w:lang w:val="en-GB"/>
              </w:rPr>
              <w:t>[48]</w:t>
            </w:r>
            <w:r w:rsidRPr="00617BCB">
              <w:rPr>
                <w:lang w:val="en-GB"/>
              </w:rPr>
              <w:fldChar w:fldCharType="end"/>
            </w:r>
          </w:p>
        </w:tc>
        <w:tc>
          <w:tcPr>
            <w:tcW w:w="998" w:type="dxa"/>
            <w:shd w:val="clear" w:color="auto" w:fill="auto"/>
          </w:tcPr>
          <w:p w14:paraId="6CC0A516" w14:textId="77777777" w:rsidR="00AF40AD" w:rsidRPr="00617BCB" w:rsidRDefault="00AF40AD" w:rsidP="00697308">
            <w:pPr>
              <w:pStyle w:val="MDPI42tablebody"/>
              <w:spacing w:line="240" w:lineRule="auto"/>
              <w:rPr>
                <w:lang w:val="en-GB"/>
              </w:rPr>
            </w:pPr>
            <w:r w:rsidRPr="00617BCB">
              <w:rPr>
                <w:lang w:val="en-GB"/>
              </w:rPr>
              <w:t>70%</w:t>
            </w:r>
          </w:p>
        </w:tc>
        <w:tc>
          <w:tcPr>
            <w:tcW w:w="1178" w:type="dxa"/>
          </w:tcPr>
          <w:p w14:paraId="358A255E" w14:textId="77777777" w:rsidR="00AF40AD" w:rsidRPr="00617BCB" w:rsidRDefault="00AF40AD" w:rsidP="00697308">
            <w:pPr>
              <w:pStyle w:val="MDPI42tablebody"/>
              <w:spacing w:line="240" w:lineRule="auto"/>
              <w:rPr>
                <w:lang w:val="en-GB"/>
              </w:rPr>
            </w:pPr>
            <w:r w:rsidRPr="00617BCB">
              <w:rPr>
                <w:lang w:val="en-GB"/>
              </w:rPr>
              <w:t>8</w:t>
            </w:r>
          </w:p>
        </w:tc>
      </w:tr>
      <w:tr w:rsidR="00AF40AD" w:rsidRPr="00617BCB" w14:paraId="54DD0F90" w14:textId="77777777" w:rsidTr="00697308">
        <w:trPr>
          <w:trHeight w:val="305"/>
        </w:trPr>
        <w:tc>
          <w:tcPr>
            <w:tcW w:w="5721" w:type="dxa"/>
            <w:shd w:val="clear" w:color="auto" w:fill="auto"/>
            <w:vAlign w:val="center"/>
          </w:tcPr>
          <w:p w14:paraId="1565D9C6" w14:textId="513D9838" w:rsidR="00AF40AD" w:rsidRPr="00617BCB" w:rsidRDefault="00AF40AD" w:rsidP="00697308">
            <w:pPr>
              <w:pStyle w:val="MDPI42tablebody"/>
              <w:spacing w:line="240" w:lineRule="auto"/>
              <w:rPr>
                <w:lang w:val="en-GB"/>
              </w:rPr>
            </w:pPr>
            <w:r w:rsidRPr="00617BCB">
              <w:rPr>
                <w:lang w:val="en-GB"/>
              </w:rPr>
              <w:t xml:space="preserve">12 Pressure Sensor (Force Sensitive Resistor) </w:t>
            </w:r>
            <w:r w:rsidRPr="00617BCB">
              <w:rPr>
                <w:lang w:val="en-GB"/>
              </w:rPr>
              <w:fldChar w:fldCharType="begin"/>
            </w:r>
            <w:r w:rsidR="008A5548" w:rsidRPr="00617BCB">
              <w:rPr>
                <w:lang w:val="en-GB"/>
              </w:rPr>
              <w:instrText xml:space="preserve"> ADDIN ZOTERO_ITEM CSL_CITATION {"citationID":"XbV3quPa","properties":{"formattedCitation":"[49]","plainCitation":"[49]","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rsidRPr="00617BCB">
              <w:rPr>
                <w:lang w:val="en-GB"/>
              </w:rPr>
              <w:fldChar w:fldCharType="separate"/>
            </w:r>
            <w:r w:rsidR="008A5548" w:rsidRPr="00617BCB">
              <w:rPr>
                <w:lang w:val="en-GB"/>
              </w:rPr>
              <w:t>[49]</w:t>
            </w:r>
            <w:r w:rsidRPr="00617BCB">
              <w:rPr>
                <w:lang w:val="en-GB"/>
              </w:rPr>
              <w:fldChar w:fldCharType="end"/>
            </w:r>
          </w:p>
        </w:tc>
        <w:tc>
          <w:tcPr>
            <w:tcW w:w="998" w:type="dxa"/>
            <w:shd w:val="clear" w:color="auto" w:fill="auto"/>
          </w:tcPr>
          <w:p w14:paraId="7F6046FC" w14:textId="77777777" w:rsidR="00AF40AD" w:rsidRPr="00617BCB" w:rsidRDefault="00AF40AD" w:rsidP="00697308">
            <w:pPr>
              <w:pStyle w:val="MDPI42tablebody"/>
              <w:spacing w:line="240" w:lineRule="auto"/>
              <w:rPr>
                <w:lang w:val="en-GB"/>
              </w:rPr>
            </w:pPr>
            <w:r w:rsidRPr="00617BCB">
              <w:rPr>
                <w:lang w:val="en-GB"/>
              </w:rPr>
              <w:t>99.47%</w:t>
            </w:r>
          </w:p>
        </w:tc>
        <w:tc>
          <w:tcPr>
            <w:tcW w:w="1178" w:type="dxa"/>
          </w:tcPr>
          <w:p w14:paraId="2B902B62" w14:textId="77777777" w:rsidR="00AF40AD" w:rsidRPr="00617BCB" w:rsidRDefault="00AF40AD" w:rsidP="00697308">
            <w:pPr>
              <w:pStyle w:val="MDPI42tablebody"/>
              <w:spacing w:line="240" w:lineRule="auto"/>
              <w:rPr>
                <w:lang w:val="en-GB"/>
              </w:rPr>
            </w:pPr>
            <w:r w:rsidRPr="00617BCB">
              <w:rPr>
                <w:lang w:val="en-GB"/>
              </w:rPr>
              <w:t>5</w:t>
            </w:r>
          </w:p>
        </w:tc>
      </w:tr>
      <w:tr w:rsidR="00AF40AD" w:rsidRPr="00617BCB" w14:paraId="2A307B72" w14:textId="77777777" w:rsidTr="00697308">
        <w:trPr>
          <w:trHeight w:val="305"/>
        </w:trPr>
        <w:tc>
          <w:tcPr>
            <w:tcW w:w="5721" w:type="dxa"/>
            <w:shd w:val="clear" w:color="auto" w:fill="auto"/>
            <w:vAlign w:val="center"/>
          </w:tcPr>
          <w:p w14:paraId="3FAAF3A9" w14:textId="5E862974" w:rsidR="00AF40AD" w:rsidRPr="00617BCB" w:rsidRDefault="00AF40AD" w:rsidP="00697308">
            <w:pPr>
              <w:pStyle w:val="MDPI42tablebody"/>
              <w:spacing w:line="240" w:lineRule="auto"/>
              <w:rPr>
                <w:lang w:val="en-GB"/>
              </w:rPr>
            </w:pPr>
            <w:r w:rsidRPr="00617BCB">
              <w:rPr>
                <w:lang w:val="en-GB"/>
              </w:rPr>
              <w:t xml:space="preserve">16 Force Sensor </w:t>
            </w:r>
            <w:r w:rsidRPr="00617BCB">
              <w:rPr>
                <w:lang w:val="en-GB"/>
              </w:rPr>
              <w:fldChar w:fldCharType="begin"/>
            </w:r>
            <w:r w:rsidR="008A5548" w:rsidRPr="00617BCB">
              <w:rPr>
                <w:lang w:val="en-GB"/>
              </w:rPr>
              <w:instrText xml:space="preserve"> ADDIN ZOTERO_ITEM CSL_CITATION {"citationID":"SQwUhxMr","properties":{"formattedCitation":"[50]","plainCitation":"[50]","noteIndex":0},"citationItems":[{"id":182,"uris":["http://zotero.org/users/11398818/items/EJDVGSEA"],"itemData":{"id":182,"type":"article-journal","abstract":"Occupational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sidRPr="00617BCB">
              <w:rPr>
                <w:lang w:val="en-GB"/>
              </w:rPr>
              <w:fldChar w:fldCharType="separate"/>
            </w:r>
            <w:r w:rsidR="008A5548" w:rsidRPr="00617BCB">
              <w:rPr>
                <w:lang w:val="en-GB"/>
              </w:rPr>
              <w:t>[50]</w:t>
            </w:r>
            <w:r w:rsidRPr="00617BCB">
              <w:rPr>
                <w:lang w:val="en-GB"/>
              </w:rPr>
              <w:fldChar w:fldCharType="end"/>
            </w:r>
          </w:p>
        </w:tc>
        <w:tc>
          <w:tcPr>
            <w:tcW w:w="998" w:type="dxa"/>
            <w:shd w:val="clear" w:color="auto" w:fill="auto"/>
          </w:tcPr>
          <w:p w14:paraId="1C5266E6" w14:textId="77777777" w:rsidR="00AF40AD" w:rsidRPr="00617BCB" w:rsidRDefault="00AF40AD" w:rsidP="00697308">
            <w:pPr>
              <w:pStyle w:val="MDPI42tablebody"/>
              <w:spacing w:line="240" w:lineRule="auto"/>
              <w:rPr>
                <w:lang w:val="en-GB"/>
              </w:rPr>
            </w:pPr>
            <w:r w:rsidRPr="00617BCB">
              <w:rPr>
                <w:lang w:val="en-GB"/>
              </w:rPr>
              <w:t>90.90%</w:t>
            </w:r>
          </w:p>
        </w:tc>
        <w:tc>
          <w:tcPr>
            <w:tcW w:w="1178" w:type="dxa"/>
          </w:tcPr>
          <w:p w14:paraId="20424A7E"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0D0F869D" w14:textId="77777777" w:rsidTr="00697308">
        <w:trPr>
          <w:trHeight w:val="305"/>
        </w:trPr>
        <w:tc>
          <w:tcPr>
            <w:tcW w:w="5721" w:type="dxa"/>
            <w:shd w:val="clear" w:color="auto" w:fill="auto"/>
            <w:vAlign w:val="center"/>
          </w:tcPr>
          <w:p w14:paraId="20FC9CAF" w14:textId="6493450C" w:rsidR="00AF40AD" w:rsidRPr="00617BCB" w:rsidRDefault="00AF40AD" w:rsidP="00697308">
            <w:pPr>
              <w:pStyle w:val="MDPI42tablebody"/>
              <w:spacing w:line="240" w:lineRule="auto"/>
              <w:rPr>
                <w:lang w:val="en-GB"/>
              </w:rPr>
            </w:pPr>
            <w:r w:rsidRPr="00617BCB">
              <w:rPr>
                <w:lang w:val="en-GB"/>
              </w:rPr>
              <w:t xml:space="preserve">13 pressure sensors (FSR-406) </w:t>
            </w:r>
            <w:r w:rsidRPr="00617BCB">
              <w:rPr>
                <w:lang w:val="en-GB"/>
              </w:rPr>
              <w:fldChar w:fldCharType="begin"/>
            </w:r>
            <w:r w:rsidR="008A5548" w:rsidRPr="00617BCB">
              <w:rPr>
                <w:lang w:val="en-GB"/>
              </w:rPr>
              <w:instrText xml:space="preserve"> ADDIN ZOTERO_ITEM CSL_CITATION {"citationID":"hLcTSbMd","properties":{"formattedCitation":"[51]","plainCitation":"[51]","noteIndex":0},"citationItems":[{"id":159,"uris":["http://zotero.org/users/11398818/items/UGIYCU8F"],"itemData":{"id":159,"type":"article-journal","abstract":"Prolonged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Pr="00617BCB">
              <w:rPr>
                <w:lang w:val="en-GB"/>
              </w:rPr>
              <w:fldChar w:fldCharType="separate"/>
            </w:r>
            <w:r w:rsidR="008A5548" w:rsidRPr="00617BCB">
              <w:rPr>
                <w:lang w:val="en-GB"/>
              </w:rPr>
              <w:t>[51]</w:t>
            </w:r>
            <w:r w:rsidRPr="00617BCB">
              <w:rPr>
                <w:lang w:val="en-GB"/>
              </w:rPr>
              <w:fldChar w:fldCharType="end"/>
            </w:r>
          </w:p>
        </w:tc>
        <w:tc>
          <w:tcPr>
            <w:tcW w:w="998" w:type="dxa"/>
            <w:shd w:val="clear" w:color="auto" w:fill="auto"/>
          </w:tcPr>
          <w:p w14:paraId="16139801" w14:textId="77777777" w:rsidR="00AF40AD" w:rsidRPr="00617BCB" w:rsidRDefault="00AF40AD" w:rsidP="00697308">
            <w:pPr>
              <w:pStyle w:val="MDPI42tablebody"/>
              <w:spacing w:line="240" w:lineRule="auto"/>
              <w:rPr>
                <w:lang w:val="en-GB"/>
              </w:rPr>
            </w:pPr>
            <w:r w:rsidRPr="00617BCB">
              <w:rPr>
                <w:lang w:val="en-GB"/>
              </w:rPr>
              <w:t>99.10%</w:t>
            </w:r>
          </w:p>
        </w:tc>
        <w:tc>
          <w:tcPr>
            <w:tcW w:w="1178" w:type="dxa"/>
          </w:tcPr>
          <w:p w14:paraId="08BB1B35" w14:textId="77777777" w:rsidR="00AF40AD" w:rsidRPr="00617BCB" w:rsidRDefault="00AF40AD" w:rsidP="00697308">
            <w:pPr>
              <w:pStyle w:val="MDPI42tablebody"/>
              <w:spacing w:line="240" w:lineRule="auto"/>
              <w:rPr>
                <w:lang w:val="en-GB"/>
              </w:rPr>
            </w:pPr>
            <w:r w:rsidRPr="00617BCB">
              <w:rPr>
                <w:lang w:val="en-GB"/>
              </w:rPr>
              <w:t>10</w:t>
            </w:r>
          </w:p>
        </w:tc>
      </w:tr>
      <w:tr w:rsidR="00AF40AD" w:rsidRPr="00617BCB" w14:paraId="64B6085A" w14:textId="77777777" w:rsidTr="00697308">
        <w:trPr>
          <w:trHeight w:val="305"/>
        </w:trPr>
        <w:tc>
          <w:tcPr>
            <w:tcW w:w="5721" w:type="dxa"/>
            <w:shd w:val="clear" w:color="auto" w:fill="auto"/>
            <w:vAlign w:val="center"/>
          </w:tcPr>
          <w:p w14:paraId="27ABFE04" w14:textId="3007404E" w:rsidR="00AF40AD" w:rsidRPr="00617BCB" w:rsidRDefault="00AF40AD" w:rsidP="00697308">
            <w:pPr>
              <w:pStyle w:val="MDPI42tablebody"/>
              <w:spacing w:line="240" w:lineRule="auto"/>
              <w:rPr>
                <w:lang w:val="en-GB"/>
              </w:rPr>
            </w:pPr>
            <w:r w:rsidRPr="00617BCB">
              <w:rPr>
                <w:lang w:val="en-GB"/>
              </w:rPr>
              <w:t xml:space="preserve">6 Force Sensitive Resistors (FSR) </w:t>
            </w:r>
            <w:r w:rsidRPr="00617BCB">
              <w:rPr>
                <w:lang w:val="en-GB"/>
              </w:rPr>
              <w:fldChar w:fldCharType="begin"/>
            </w:r>
            <w:r w:rsidR="008A5548" w:rsidRPr="00617BCB">
              <w:rPr>
                <w:lang w:val="en-GB"/>
              </w:rPr>
              <w:instrText xml:space="preserve"> ADDIN ZOTERO_ITEM CSL_CITATION {"citationID":"EPdh809h","properties":{"formattedCitation":"[43]","plainCitation":"[43]","noteIndex":0},"citationItems":[{"id":216,"uris":["http://zotero.org/users/11398818/items/AU67EL3E"],"itemData":{"id":216,"type":"article-journal","abstract":"Nowadays,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Pr="00617BCB">
              <w:rPr>
                <w:lang w:val="en-GB"/>
              </w:rPr>
              <w:fldChar w:fldCharType="separate"/>
            </w:r>
            <w:r w:rsidR="008A5548" w:rsidRPr="00617BCB">
              <w:rPr>
                <w:lang w:val="en-GB"/>
              </w:rPr>
              <w:t>[43]</w:t>
            </w:r>
            <w:r w:rsidRPr="00617BCB">
              <w:rPr>
                <w:lang w:val="en-GB"/>
              </w:rPr>
              <w:fldChar w:fldCharType="end"/>
            </w:r>
          </w:p>
        </w:tc>
        <w:tc>
          <w:tcPr>
            <w:tcW w:w="998" w:type="dxa"/>
            <w:shd w:val="clear" w:color="auto" w:fill="auto"/>
          </w:tcPr>
          <w:p w14:paraId="0C3CB626" w14:textId="77777777" w:rsidR="00AF40AD" w:rsidRPr="00617BCB" w:rsidRDefault="00AF40AD" w:rsidP="00697308">
            <w:pPr>
              <w:pStyle w:val="MDPI42tablebody"/>
              <w:spacing w:line="240" w:lineRule="auto"/>
              <w:rPr>
                <w:lang w:val="en-GB"/>
              </w:rPr>
            </w:pPr>
            <w:r w:rsidRPr="00617BCB">
              <w:rPr>
                <w:lang w:val="en-GB"/>
              </w:rPr>
              <w:t>81%</w:t>
            </w:r>
          </w:p>
        </w:tc>
        <w:tc>
          <w:tcPr>
            <w:tcW w:w="1178" w:type="dxa"/>
          </w:tcPr>
          <w:p w14:paraId="1024895A"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0ADD8A16" w14:textId="77777777" w:rsidTr="00697308">
        <w:trPr>
          <w:trHeight w:val="305"/>
        </w:trPr>
        <w:tc>
          <w:tcPr>
            <w:tcW w:w="5721" w:type="dxa"/>
            <w:shd w:val="clear" w:color="auto" w:fill="auto"/>
            <w:vAlign w:val="center"/>
          </w:tcPr>
          <w:p w14:paraId="366B498D" w14:textId="3B818E7B" w:rsidR="00AF40AD" w:rsidRPr="00617BCB" w:rsidRDefault="00AF40AD" w:rsidP="00697308">
            <w:pPr>
              <w:pStyle w:val="MDPI42tablebody"/>
              <w:spacing w:line="240" w:lineRule="auto"/>
              <w:rPr>
                <w:lang w:val="en-GB"/>
              </w:rPr>
            </w:pPr>
            <w:r w:rsidRPr="00617BCB">
              <w:rPr>
                <w:lang w:val="en-GB"/>
              </w:rPr>
              <w:t xml:space="preserve">6 FSR Sensors </w:t>
            </w:r>
            <w:r w:rsidRPr="00617BCB">
              <w:rPr>
                <w:lang w:val="en-GB"/>
              </w:rPr>
              <w:fldChar w:fldCharType="begin"/>
            </w:r>
            <w:r w:rsidR="008A5548" w:rsidRPr="00617BCB">
              <w:rPr>
                <w:lang w:val="en-GB"/>
              </w:rPr>
              <w:instrText xml:space="preserve"> ADDIN ZOTERO_ITEM CSL_CITATION {"citationID":"IWnMmPTj","properties":{"formattedCitation":"[35]","plainCitation":"[35]","noteIndex":0},"citationItems":[{"id":223,"uris":["http://zotero.org/users/11398818/items/2HFDN9YP"],"itemData":{"id":223,"type":"article-journal","container-title":"IEEE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617BCB">
              <w:rPr>
                <w:lang w:val="en-GB"/>
              </w:rPr>
              <w:fldChar w:fldCharType="separate"/>
            </w:r>
            <w:r w:rsidR="008A5548" w:rsidRPr="00617BCB">
              <w:rPr>
                <w:lang w:val="en-GB"/>
              </w:rPr>
              <w:t>[35]</w:t>
            </w:r>
            <w:r w:rsidRPr="00617BCB">
              <w:rPr>
                <w:lang w:val="en-GB"/>
              </w:rPr>
              <w:fldChar w:fldCharType="end"/>
            </w:r>
          </w:p>
        </w:tc>
        <w:tc>
          <w:tcPr>
            <w:tcW w:w="998" w:type="dxa"/>
            <w:shd w:val="clear" w:color="auto" w:fill="auto"/>
          </w:tcPr>
          <w:p w14:paraId="4CF16C6E" w14:textId="77777777" w:rsidR="00AF40AD" w:rsidRPr="00617BCB" w:rsidRDefault="00AF40AD" w:rsidP="00697308">
            <w:pPr>
              <w:pStyle w:val="MDPI42tablebody"/>
              <w:spacing w:line="240" w:lineRule="auto"/>
              <w:rPr>
                <w:lang w:val="en-GB"/>
              </w:rPr>
            </w:pPr>
            <w:r w:rsidRPr="00617BCB">
              <w:rPr>
                <w:lang w:val="en-GB"/>
              </w:rPr>
              <w:t>89%</w:t>
            </w:r>
          </w:p>
        </w:tc>
        <w:tc>
          <w:tcPr>
            <w:tcW w:w="1178" w:type="dxa"/>
          </w:tcPr>
          <w:p w14:paraId="64D9995E" w14:textId="77777777" w:rsidR="00AF40AD" w:rsidRPr="00617BCB" w:rsidRDefault="00AF40AD" w:rsidP="00697308">
            <w:pPr>
              <w:pStyle w:val="MDPI42tablebody"/>
              <w:spacing w:line="240" w:lineRule="auto"/>
              <w:rPr>
                <w:lang w:val="en-GB"/>
              </w:rPr>
            </w:pPr>
            <w:r w:rsidRPr="00617BCB">
              <w:rPr>
                <w:lang w:val="en-GB"/>
              </w:rPr>
              <w:t>5</w:t>
            </w:r>
          </w:p>
        </w:tc>
      </w:tr>
      <w:tr w:rsidR="00AF40AD" w:rsidRPr="00617BCB" w14:paraId="388BC136" w14:textId="77777777" w:rsidTr="00697308">
        <w:trPr>
          <w:trHeight w:val="305"/>
        </w:trPr>
        <w:tc>
          <w:tcPr>
            <w:tcW w:w="5721" w:type="dxa"/>
            <w:shd w:val="clear" w:color="auto" w:fill="auto"/>
            <w:vAlign w:val="center"/>
          </w:tcPr>
          <w:p w14:paraId="700726C9" w14:textId="688D0462" w:rsidR="00AF40AD" w:rsidRPr="00617BCB" w:rsidRDefault="00AF40AD" w:rsidP="00697308">
            <w:pPr>
              <w:pStyle w:val="MDPI42tablebody"/>
              <w:spacing w:line="240" w:lineRule="auto"/>
              <w:rPr>
                <w:lang w:val="en-GB"/>
              </w:rPr>
            </w:pPr>
            <w:r w:rsidRPr="00617BCB">
              <w:rPr>
                <w:lang w:val="en-GB"/>
              </w:rPr>
              <w:t xml:space="preserve">6 Square-Type force Sensing Resistors </w:t>
            </w:r>
            <w:r w:rsidRPr="00617BCB">
              <w:rPr>
                <w:lang w:val="en-GB"/>
              </w:rPr>
              <w:fldChar w:fldCharType="begin"/>
            </w:r>
            <w:r w:rsidR="008A5548" w:rsidRPr="00617BCB">
              <w:rPr>
                <w:lang w:val="en-GB"/>
              </w:rPr>
              <w:instrText xml:space="preserve"> ADDIN ZOTERO_ITEM CSL_CITATION {"citationID":"EMq2qBtM","properties":{"formattedCitation":"[52]","plainCitation":"[52]","noteIndex":0},"citationItems":[{"id":228,"uris":["http://zotero.org/users/11398818/items/A72X998B"],"itemData":{"id":228,"type":"article-journal","container-title":"International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Pr="00617BCB">
              <w:rPr>
                <w:lang w:val="en-GB"/>
              </w:rPr>
              <w:fldChar w:fldCharType="separate"/>
            </w:r>
            <w:r w:rsidR="008A5548" w:rsidRPr="00617BCB">
              <w:rPr>
                <w:lang w:val="en-GB"/>
              </w:rPr>
              <w:t>[52]</w:t>
            </w:r>
            <w:r w:rsidRPr="00617BCB">
              <w:rPr>
                <w:lang w:val="en-GB"/>
              </w:rPr>
              <w:fldChar w:fldCharType="end"/>
            </w:r>
          </w:p>
        </w:tc>
        <w:tc>
          <w:tcPr>
            <w:tcW w:w="998" w:type="dxa"/>
            <w:shd w:val="clear" w:color="auto" w:fill="auto"/>
          </w:tcPr>
          <w:p w14:paraId="5D67E115" w14:textId="77777777" w:rsidR="00AF40AD" w:rsidRPr="00617BCB" w:rsidRDefault="00AF40AD" w:rsidP="00697308">
            <w:pPr>
              <w:pStyle w:val="MDPI42tablebody"/>
              <w:spacing w:line="240" w:lineRule="auto"/>
              <w:rPr>
                <w:lang w:val="en-GB"/>
              </w:rPr>
            </w:pPr>
            <w:r w:rsidRPr="00617BCB">
              <w:rPr>
                <w:lang w:val="en-GB"/>
              </w:rPr>
              <w:t>-</w:t>
            </w:r>
          </w:p>
        </w:tc>
        <w:tc>
          <w:tcPr>
            <w:tcW w:w="1178" w:type="dxa"/>
          </w:tcPr>
          <w:p w14:paraId="7532CA67" w14:textId="77777777" w:rsidR="00AF40AD" w:rsidRPr="00617BCB" w:rsidRDefault="00AF40AD" w:rsidP="00697308">
            <w:pPr>
              <w:pStyle w:val="MDPI42tablebody"/>
              <w:spacing w:line="240" w:lineRule="auto"/>
              <w:rPr>
                <w:lang w:val="en-GB"/>
              </w:rPr>
            </w:pPr>
            <w:r w:rsidRPr="00617BCB">
              <w:rPr>
                <w:lang w:val="en-GB"/>
              </w:rPr>
              <w:t>-</w:t>
            </w:r>
          </w:p>
        </w:tc>
      </w:tr>
      <w:tr w:rsidR="00AF40AD" w:rsidRPr="00617BCB" w14:paraId="4B992CB2" w14:textId="77777777" w:rsidTr="00697308">
        <w:trPr>
          <w:trHeight w:val="305"/>
        </w:trPr>
        <w:tc>
          <w:tcPr>
            <w:tcW w:w="5721" w:type="dxa"/>
            <w:shd w:val="clear" w:color="auto" w:fill="auto"/>
            <w:vAlign w:val="center"/>
          </w:tcPr>
          <w:p w14:paraId="64800EC1" w14:textId="32549403" w:rsidR="00AF40AD" w:rsidRPr="00617BCB" w:rsidRDefault="00AF40AD" w:rsidP="00697308">
            <w:pPr>
              <w:pStyle w:val="MDPI42tablebody"/>
              <w:spacing w:line="240" w:lineRule="auto"/>
              <w:rPr>
                <w:lang w:val="en-GB"/>
              </w:rPr>
            </w:pPr>
            <w:r w:rsidRPr="00617BCB">
              <w:rPr>
                <w:lang w:val="en-GB"/>
              </w:rPr>
              <w:t xml:space="preserve">8 Force Sensing Resistors FSR 406 </w:t>
            </w:r>
            <w:r w:rsidRPr="00617BCB">
              <w:rPr>
                <w:lang w:val="en-GB"/>
              </w:rPr>
              <w:fldChar w:fldCharType="begin"/>
            </w:r>
            <w:r w:rsidR="008A5548" w:rsidRPr="00617BCB">
              <w:rPr>
                <w:lang w:val="en-GB"/>
              </w:rPr>
              <w:instrText xml:space="preserve"> ADDIN ZOTERO_ITEM CSL_CITATION {"citationID":"hQ7c4dGO","properties":{"formattedCitation":"[53]","plainCitation":"[53]","noteIndex":0},"citationItems":[{"id":235,"uris":["http://zotero.org/users/11398818/items/MM83R5MW"],"itemData":{"id":235,"type":"paper-conference","container-title":"2014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sidRPr="00617BCB">
              <w:rPr>
                <w:lang w:val="en-GB"/>
              </w:rPr>
              <w:fldChar w:fldCharType="separate"/>
            </w:r>
            <w:r w:rsidR="008A5548" w:rsidRPr="00617BCB">
              <w:rPr>
                <w:lang w:val="en-GB"/>
              </w:rPr>
              <w:t>[53]</w:t>
            </w:r>
            <w:r w:rsidRPr="00617BCB">
              <w:rPr>
                <w:lang w:val="en-GB"/>
              </w:rPr>
              <w:fldChar w:fldCharType="end"/>
            </w:r>
          </w:p>
        </w:tc>
        <w:tc>
          <w:tcPr>
            <w:tcW w:w="998" w:type="dxa"/>
            <w:shd w:val="clear" w:color="auto" w:fill="auto"/>
          </w:tcPr>
          <w:p w14:paraId="1FC2EFA9" w14:textId="77777777" w:rsidR="00AF40AD" w:rsidRPr="00617BCB" w:rsidRDefault="00AF40AD" w:rsidP="00697308">
            <w:pPr>
              <w:pStyle w:val="MDPI42tablebody"/>
              <w:spacing w:line="240" w:lineRule="auto"/>
              <w:rPr>
                <w:lang w:val="en-GB"/>
              </w:rPr>
            </w:pPr>
            <w:r w:rsidRPr="00617BCB">
              <w:rPr>
                <w:lang w:val="en-GB"/>
              </w:rPr>
              <w:t>-</w:t>
            </w:r>
          </w:p>
        </w:tc>
        <w:tc>
          <w:tcPr>
            <w:tcW w:w="1178" w:type="dxa"/>
          </w:tcPr>
          <w:p w14:paraId="1470EF4E"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40A62BB2" w14:textId="77777777" w:rsidTr="00697308">
        <w:trPr>
          <w:trHeight w:val="305"/>
        </w:trPr>
        <w:tc>
          <w:tcPr>
            <w:tcW w:w="5721" w:type="dxa"/>
            <w:shd w:val="clear" w:color="auto" w:fill="auto"/>
            <w:vAlign w:val="center"/>
          </w:tcPr>
          <w:p w14:paraId="4E548CB1" w14:textId="6CBE6519" w:rsidR="00AF40AD" w:rsidRPr="00617BCB" w:rsidRDefault="00AF40AD" w:rsidP="00697308">
            <w:pPr>
              <w:pStyle w:val="MDPI42tablebody"/>
              <w:spacing w:line="240" w:lineRule="auto"/>
              <w:rPr>
                <w:lang w:val="en-GB"/>
              </w:rPr>
            </w:pPr>
            <w:r w:rsidRPr="00617BCB">
              <w:rPr>
                <w:lang w:val="en-GB"/>
              </w:rPr>
              <w:t xml:space="preserve">5 Flex sensors </w:t>
            </w:r>
            <w:r w:rsidRPr="00617BCB">
              <w:rPr>
                <w:lang w:val="en-GB"/>
              </w:rPr>
              <w:fldChar w:fldCharType="begin"/>
            </w:r>
            <w:r w:rsidR="008A5548" w:rsidRPr="00617BCB">
              <w:rPr>
                <w:lang w:val="en-GB"/>
              </w:rPr>
              <w:instrText xml:space="preserve"> ADDIN ZOTERO_ITEM CSL_CITATION {"citationID":"MkL5FbQy","properties":{"formattedCitation":"[34]","plainCitation":"[34]","noteIndex":0},"citationItems":[{"id":254,"uris":["http://zotero.org/users/11398818/items/65CCGVLQ"],"itemData":{"id":254,"type":"paper-conference","container-title":"2022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Pr="00617BCB">
              <w:rPr>
                <w:lang w:val="en-GB"/>
              </w:rPr>
              <w:fldChar w:fldCharType="separate"/>
            </w:r>
            <w:r w:rsidR="008A5548" w:rsidRPr="00617BCB">
              <w:rPr>
                <w:lang w:val="en-GB"/>
              </w:rPr>
              <w:t>[34]</w:t>
            </w:r>
            <w:r w:rsidRPr="00617BCB">
              <w:rPr>
                <w:lang w:val="en-GB"/>
              </w:rPr>
              <w:fldChar w:fldCharType="end"/>
            </w:r>
          </w:p>
        </w:tc>
        <w:tc>
          <w:tcPr>
            <w:tcW w:w="998" w:type="dxa"/>
            <w:shd w:val="clear" w:color="auto" w:fill="auto"/>
          </w:tcPr>
          <w:p w14:paraId="1CA64EF3" w14:textId="77777777" w:rsidR="00AF40AD" w:rsidRPr="00617BCB" w:rsidRDefault="00AF40AD" w:rsidP="00697308">
            <w:pPr>
              <w:pStyle w:val="MDPI42tablebody"/>
              <w:spacing w:line="240" w:lineRule="auto"/>
              <w:rPr>
                <w:lang w:val="en-GB"/>
              </w:rPr>
            </w:pPr>
            <w:r w:rsidRPr="00617BCB">
              <w:rPr>
                <w:lang w:val="en-GB"/>
              </w:rPr>
              <w:t>-</w:t>
            </w:r>
          </w:p>
        </w:tc>
        <w:tc>
          <w:tcPr>
            <w:tcW w:w="1178" w:type="dxa"/>
          </w:tcPr>
          <w:p w14:paraId="332F824A" w14:textId="77777777" w:rsidR="00AF40AD" w:rsidRPr="00617BCB" w:rsidRDefault="00AF40AD" w:rsidP="00697308">
            <w:pPr>
              <w:pStyle w:val="MDPI42tablebody"/>
              <w:spacing w:line="240" w:lineRule="auto"/>
              <w:rPr>
                <w:lang w:val="en-GB"/>
              </w:rPr>
            </w:pPr>
            <w:r w:rsidRPr="00617BCB">
              <w:rPr>
                <w:lang w:val="en-GB"/>
              </w:rPr>
              <w:t>7</w:t>
            </w:r>
          </w:p>
        </w:tc>
      </w:tr>
      <w:tr w:rsidR="00AF40AD" w:rsidRPr="00617BCB" w14:paraId="24F88E88" w14:textId="77777777" w:rsidTr="00697308">
        <w:trPr>
          <w:trHeight w:val="305"/>
        </w:trPr>
        <w:tc>
          <w:tcPr>
            <w:tcW w:w="5721" w:type="dxa"/>
            <w:shd w:val="clear" w:color="auto" w:fill="auto"/>
            <w:vAlign w:val="center"/>
          </w:tcPr>
          <w:p w14:paraId="41E72B33" w14:textId="7274A7D0" w:rsidR="00AF40AD" w:rsidRPr="00617BCB" w:rsidRDefault="00AF40AD" w:rsidP="00697308">
            <w:pPr>
              <w:pStyle w:val="MDPI42tablebody"/>
              <w:spacing w:line="240" w:lineRule="auto"/>
              <w:rPr>
                <w:lang w:val="en-GB"/>
              </w:rPr>
            </w:pPr>
            <w:r w:rsidRPr="00617BCB">
              <w:rPr>
                <w:lang w:val="en-GB"/>
              </w:rPr>
              <w:t xml:space="preserve">4 FSR Pressure Sensors </w:t>
            </w:r>
            <w:r w:rsidRPr="00617BCB">
              <w:rPr>
                <w:lang w:val="en-GB"/>
              </w:rPr>
              <w:fldChar w:fldCharType="begin"/>
            </w:r>
            <w:r w:rsidR="008A5548" w:rsidRPr="00617BCB">
              <w:rPr>
                <w:lang w:val="en-GB"/>
              </w:rPr>
              <w:instrText xml:space="preserve"> ADDIN ZOTERO_ITEM CSL_CITATION {"citationID":"40sE9qpk","properties":{"formattedCitation":"[54]","plainCitation":"[54]","noteIndex":0},"citationItems":[{"id":261,"uris":["http://zotero.org/users/11398818/items/ETZJENJJ"],"itemData":{"id":261,"type":"article-journal","abstract":"The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rsidRPr="00617BCB">
              <w:rPr>
                <w:lang w:val="en-GB"/>
              </w:rPr>
              <w:fldChar w:fldCharType="separate"/>
            </w:r>
            <w:r w:rsidR="008A5548" w:rsidRPr="00617BCB">
              <w:rPr>
                <w:lang w:val="en-GB"/>
              </w:rPr>
              <w:t>[54]</w:t>
            </w:r>
            <w:r w:rsidRPr="00617BCB">
              <w:rPr>
                <w:lang w:val="en-GB"/>
              </w:rPr>
              <w:fldChar w:fldCharType="end"/>
            </w:r>
          </w:p>
        </w:tc>
        <w:tc>
          <w:tcPr>
            <w:tcW w:w="998" w:type="dxa"/>
            <w:shd w:val="clear" w:color="auto" w:fill="auto"/>
          </w:tcPr>
          <w:p w14:paraId="5C710DB4" w14:textId="77777777" w:rsidR="00AF40AD" w:rsidRPr="00617BCB" w:rsidRDefault="00AF40AD" w:rsidP="00697308">
            <w:pPr>
              <w:pStyle w:val="MDPI42tablebody"/>
              <w:spacing w:line="240" w:lineRule="auto"/>
              <w:rPr>
                <w:lang w:val="en-GB"/>
              </w:rPr>
            </w:pPr>
            <w:r w:rsidRPr="00617BCB">
              <w:rPr>
                <w:lang w:val="en-GB"/>
              </w:rPr>
              <w:t>-</w:t>
            </w:r>
          </w:p>
        </w:tc>
        <w:tc>
          <w:tcPr>
            <w:tcW w:w="1178" w:type="dxa"/>
          </w:tcPr>
          <w:p w14:paraId="7827ABD9" w14:textId="77777777" w:rsidR="00AF40AD" w:rsidRPr="00617BCB" w:rsidRDefault="00AF40AD" w:rsidP="00697308">
            <w:pPr>
              <w:pStyle w:val="MDPI42tablebody"/>
              <w:spacing w:line="240" w:lineRule="auto"/>
              <w:rPr>
                <w:lang w:val="en-GB"/>
              </w:rPr>
            </w:pPr>
            <w:r w:rsidRPr="00617BCB">
              <w:rPr>
                <w:lang w:val="en-GB"/>
              </w:rPr>
              <w:t>6</w:t>
            </w:r>
          </w:p>
        </w:tc>
      </w:tr>
      <w:tr w:rsidR="00AF40AD" w:rsidRPr="00617BCB" w14:paraId="48A625E3" w14:textId="77777777" w:rsidTr="00697308">
        <w:trPr>
          <w:trHeight w:val="305"/>
        </w:trPr>
        <w:tc>
          <w:tcPr>
            <w:tcW w:w="5721" w:type="dxa"/>
            <w:shd w:val="clear" w:color="auto" w:fill="auto"/>
            <w:vAlign w:val="center"/>
          </w:tcPr>
          <w:p w14:paraId="6E80C40E" w14:textId="778543BC" w:rsidR="00AF40AD" w:rsidRPr="00617BCB" w:rsidRDefault="00AF40AD" w:rsidP="00697308">
            <w:pPr>
              <w:pStyle w:val="MDPI42tablebody"/>
              <w:spacing w:line="240" w:lineRule="auto"/>
              <w:rPr>
                <w:lang w:val="en-GB"/>
              </w:rPr>
            </w:pPr>
            <w:r w:rsidRPr="00617BCB">
              <w:rPr>
                <w:lang w:val="en-GB"/>
              </w:rPr>
              <w:t xml:space="preserve">16 Pressure sensors &amp; 2 Ultrasonic sensors </w:t>
            </w:r>
            <w:r w:rsidRPr="00617BCB">
              <w:rPr>
                <w:lang w:val="en-GB"/>
              </w:rPr>
              <w:fldChar w:fldCharType="begin"/>
            </w:r>
            <w:r w:rsidR="008A5548" w:rsidRPr="00617BCB">
              <w:rPr>
                <w:lang w:val="en-GB"/>
              </w:rPr>
              <w:instrText xml:space="preserve"> ADDIN ZOTERO_ITEM CSL_CITATION {"citationID":"TZlooGw9","properties":{"formattedCitation":"[55]","plainCitation":"[55]","noteIndex":0},"citationItems":[{"id":265,"uris":["http://zotero.org/users/11398818/items/89B29YFX"],"itemData":{"id":265,"type":"paper-conference","container-title":"2019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617BCB">
              <w:rPr>
                <w:lang w:val="en-GB"/>
              </w:rPr>
              <w:fldChar w:fldCharType="separate"/>
            </w:r>
            <w:r w:rsidR="008A5548" w:rsidRPr="00617BCB">
              <w:rPr>
                <w:lang w:val="en-GB"/>
              </w:rPr>
              <w:t>[55]</w:t>
            </w:r>
            <w:r w:rsidRPr="00617BCB">
              <w:rPr>
                <w:lang w:val="en-GB"/>
              </w:rPr>
              <w:fldChar w:fldCharType="end"/>
            </w:r>
          </w:p>
        </w:tc>
        <w:tc>
          <w:tcPr>
            <w:tcW w:w="998" w:type="dxa"/>
            <w:shd w:val="clear" w:color="auto" w:fill="auto"/>
          </w:tcPr>
          <w:p w14:paraId="5CEE4652" w14:textId="77777777" w:rsidR="00AF40AD" w:rsidRPr="00617BCB" w:rsidRDefault="00AF40AD" w:rsidP="00697308">
            <w:pPr>
              <w:pStyle w:val="MDPI42tablebody"/>
              <w:spacing w:line="240" w:lineRule="auto"/>
              <w:rPr>
                <w:lang w:val="en-GB"/>
              </w:rPr>
            </w:pPr>
            <w:r w:rsidRPr="00617BCB">
              <w:rPr>
                <w:lang w:val="en-GB"/>
              </w:rPr>
              <w:t>96%</w:t>
            </w:r>
          </w:p>
        </w:tc>
        <w:tc>
          <w:tcPr>
            <w:tcW w:w="1178" w:type="dxa"/>
          </w:tcPr>
          <w:p w14:paraId="3C0C8DBB" w14:textId="77777777" w:rsidR="00AF40AD" w:rsidRPr="00617BCB" w:rsidRDefault="00AF40AD" w:rsidP="00697308">
            <w:pPr>
              <w:pStyle w:val="MDPI42tablebody"/>
              <w:spacing w:line="240" w:lineRule="auto"/>
              <w:rPr>
                <w:lang w:val="en-GB"/>
              </w:rPr>
            </w:pPr>
            <w:r w:rsidRPr="00617BCB">
              <w:rPr>
                <w:lang w:val="en-GB"/>
              </w:rPr>
              <w:t>15</w:t>
            </w:r>
          </w:p>
        </w:tc>
      </w:tr>
      <w:tr w:rsidR="00AF40AD" w:rsidRPr="00617BCB" w14:paraId="57996BEB" w14:textId="77777777" w:rsidTr="00697308">
        <w:trPr>
          <w:trHeight w:val="305"/>
        </w:trPr>
        <w:tc>
          <w:tcPr>
            <w:tcW w:w="5721" w:type="dxa"/>
            <w:shd w:val="clear" w:color="auto" w:fill="auto"/>
            <w:vAlign w:val="center"/>
          </w:tcPr>
          <w:p w14:paraId="29083EF9" w14:textId="3A5104E2" w:rsidR="00AF40AD" w:rsidRPr="00617BCB" w:rsidRDefault="00AF40AD" w:rsidP="00697308">
            <w:pPr>
              <w:pStyle w:val="MDPI42tablebody"/>
              <w:spacing w:line="240" w:lineRule="auto"/>
              <w:rPr>
                <w:lang w:val="en-GB"/>
              </w:rPr>
            </w:pPr>
            <w:r w:rsidRPr="00617BCB">
              <w:rPr>
                <w:lang w:val="en-GB"/>
              </w:rPr>
              <w:t xml:space="preserve">9 E-Textile Pressure Sensor </w:t>
            </w:r>
            <w:r w:rsidRPr="00617BCB">
              <w:rPr>
                <w:lang w:val="en-GB"/>
              </w:rPr>
              <w:fldChar w:fldCharType="begin"/>
            </w:r>
            <w:r w:rsidR="008A5548" w:rsidRPr="00617BCB">
              <w:rPr>
                <w:lang w:val="en-GB"/>
              </w:rPr>
              <w:instrText xml:space="preserve"> ADDIN ZOTERO_ITEM CSL_CITATION {"citationID":"KGWfZMUl","properties":{"formattedCitation":"[56]","plainCitation":"[56]","noteIndex":0},"citationItems":[{"id":272,"uris":["http://zotero.org/users/11398818/items/7ANKQUF4"],"itemData":{"id":272,"type":"article-journal","abstract":"We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rsidRPr="00617BCB">
              <w:rPr>
                <w:lang w:val="en-GB"/>
              </w:rPr>
              <w:fldChar w:fldCharType="separate"/>
            </w:r>
            <w:r w:rsidR="008A5548" w:rsidRPr="00617BCB">
              <w:rPr>
                <w:lang w:val="en-GB"/>
              </w:rPr>
              <w:t>[56]</w:t>
            </w:r>
            <w:r w:rsidRPr="00617BCB">
              <w:rPr>
                <w:lang w:val="en-GB"/>
              </w:rPr>
              <w:fldChar w:fldCharType="end"/>
            </w:r>
          </w:p>
        </w:tc>
        <w:tc>
          <w:tcPr>
            <w:tcW w:w="998" w:type="dxa"/>
            <w:shd w:val="clear" w:color="auto" w:fill="auto"/>
          </w:tcPr>
          <w:p w14:paraId="3C649134" w14:textId="77777777" w:rsidR="00AF40AD" w:rsidRPr="00617BCB" w:rsidRDefault="00AF40AD" w:rsidP="00697308">
            <w:pPr>
              <w:pStyle w:val="MDPI42tablebody"/>
              <w:spacing w:line="240" w:lineRule="auto"/>
              <w:rPr>
                <w:lang w:val="en-GB"/>
              </w:rPr>
            </w:pPr>
            <w:r w:rsidRPr="00617BCB">
              <w:rPr>
                <w:lang w:val="en-GB"/>
              </w:rPr>
              <w:t>98.82%</w:t>
            </w:r>
          </w:p>
        </w:tc>
        <w:tc>
          <w:tcPr>
            <w:tcW w:w="1178" w:type="dxa"/>
          </w:tcPr>
          <w:p w14:paraId="79233AF3" w14:textId="77777777" w:rsidR="00AF40AD" w:rsidRPr="00617BCB" w:rsidRDefault="00AF40AD" w:rsidP="00697308">
            <w:pPr>
              <w:pStyle w:val="MDPI42tablebody"/>
              <w:spacing w:line="240" w:lineRule="auto"/>
              <w:rPr>
                <w:lang w:val="en-GB"/>
              </w:rPr>
            </w:pPr>
            <w:r w:rsidRPr="00617BCB">
              <w:rPr>
                <w:lang w:val="en-GB"/>
              </w:rPr>
              <w:t>15</w:t>
            </w:r>
          </w:p>
        </w:tc>
      </w:tr>
      <w:tr w:rsidR="00DE630E" w:rsidRPr="00617BCB" w14:paraId="4D71547A" w14:textId="77777777" w:rsidTr="00697308">
        <w:trPr>
          <w:trHeight w:val="305"/>
        </w:trPr>
        <w:tc>
          <w:tcPr>
            <w:tcW w:w="5721" w:type="dxa"/>
            <w:shd w:val="clear" w:color="auto" w:fill="auto"/>
            <w:vAlign w:val="center"/>
          </w:tcPr>
          <w:p w14:paraId="726B50C8" w14:textId="13E13CBC" w:rsidR="00DE630E" w:rsidRPr="00617BCB" w:rsidRDefault="00DE630E" w:rsidP="00697308">
            <w:pPr>
              <w:pStyle w:val="MDPI42tablebody"/>
              <w:spacing w:line="240" w:lineRule="auto"/>
              <w:rPr>
                <w:lang w:val="en-GB"/>
              </w:rPr>
            </w:pPr>
            <w:r>
              <w:rPr>
                <w:lang w:val="en-GB"/>
              </w:rPr>
              <w:t xml:space="preserve">16 FSR Sensors </w:t>
            </w:r>
            <w:r w:rsidR="00093B72">
              <w:rPr>
                <w:lang w:val="en-GB"/>
              </w:rPr>
              <w:fldChar w:fldCharType="begin"/>
            </w:r>
            <w:r w:rsidR="00093B72">
              <w:rPr>
                <w:lang w:val="en-GB"/>
              </w:rPr>
              <w:instrText xml:space="preserve"> ADDIN ZOTERO_ITEM CSL_CITATION {"citationID":"uLCCHXPs","properties":{"formattedCitation":"[57]","plainCitation":"[57]","noteIndex":0},"citationItems":[{"id":318,"uris":["http://zotero.org/users/11398818/items/I4X3N9TS"],"itemData":{"id":318,"type":"article-journal","container-title":"IEEE Transactions on Neural Systems and Rehabilitation Engineering","DOI":"10.1109/TNSRE.2023.3236692","ISSN":"1534-4320, 1558-0210","journalAbbreviation":"IEEE Trans. Neural Syst. Rehabil. Eng.","page":"944-953","source":"DOI.org (Crossref)","title":"Intelligent Sitting Posture Classifier for Wheelchair Users","volume":"31","author":[{"family":"Vermander","given":"Patrick"},{"family":"Mancisidor","given":"Aitziber"},{"family":"Cabanes","given":"Itziar"},{"family":"Perez","given":"Nerea"},{"family":"Torres-Unda","given":"Jon"}],"issued":{"date-parts":[["2023"]]}}}],"schema":"https://github.com/citation-style-language/schema/raw/master/csl-citation.json"} </w:instrText>
            </w:r>
            <w:r w:rsidR="00093B72">
              <w:rPr>
                <w:lang w:val="en-GB"/>
              </w:rPr>
              <w:fldChar w:fldCharType="separate"/>
            </w:r>
            <w:r w:rsidR="00093B72" w:rsidRPr="00093B72">
              <w:t>[57]</w:t>
            </w:r>
            <w:r w:rsidR="00093B72">
              <w:rPr>
                <w:lang w:val="en-GB"/>
              </w:rPr>
              <w:fldChar w:fldCharType="end"/>
            </w:r>
          </w:p>
        </w:tc>
        <w:tc>
          <w:tcPr>
            <w:tcW w:w="998" w:type="dxa"/>
            <w:shd w:val="clear" w:color="auto" w:fill="auto"/>
          </w:tcPr>
          <w:p w14:paraId="1A070411" w14:textId="3CC9FCA7" w:rsidR="00DE630E" w:rsidRPr="00617BCB" w:rsidRDefault="00DE630E" w:rsidP="00697308">
            <w:pPr>
              <w:pStyle w:val="MDPI42tablebody"/>
              <w:spacing w:line="240" w:lineRule="auto"/>
              <w:rPr>
                <w:lang w:val="en-GB"/>
              </w:rPr>
            </w:pPr>
            <w:r>
              <w:rPr>
                <w:lang w:val="en-GB"/>
              </w:rPr>
              <w:t>95%</w:t>
            </w:r>
          </w:p>
        </w:tc>
        <w:tc>
          <w:tcPr>
            <w:tcW w:w="1178" w:type="dxa"/>
          </w:tcPr>
          <w:p w14:paraId="1A33B9F3" w14:textId="2BEE5F8C" w:rsidR="00DE630E" w:rsidRPr="00617BCB" w:rsidRDefault="00DE630E" w:rsidP="00697308">
            <w:pPr>
              <w:pStyle w:val="MDPI42tablebody"/>
              <w:spacing w:line="240" w:lineRule="auto"/>
              <w:rPr>
                <w:lang w:val="en-GB"/>
              </w:rPr>
            </w:pPr>
            <w:r>
              <w:rPr>
                <w:lang w:val="en-GB"/>
              </w:rPr>
              <w:t>6</w:t>
            </w:r>
          </w:p>
        </w:tc>
      </w:tr>
    </w:tbl>
    <w:p w14:paraId="31BE46DD" w14:textId="77777777" w:rsidR="00841F78" w:rsidRPr="00617BCB" w:rsidRDefault="00841F78" w:rsidP="00841F78">
      <w:pPr>
        <w:pStyle w:val="MDPI22heading2"/>
        <w:rPr>
          <w:noProof w:val="0"/>
          <w:lang w:val="en-GB"/>
        </w:rPr>
      </w:pPr>
    </w:p>
    <w:p w14:paraId="2D14DC43" w14:textId="17A50BB1" w:rsidR="002423A8" w:rsidRPr="00617BCB" w:rsidRDefault="00841F78" w:rsidP="00841F78">
      <w:pPr>
        <w:pStyle w:val="MDPI22heading2"/>
        <w:rPr>
          <w:noProof w:val="0"/>
          <w:lang w:val="en-GB"/>
        </w:rPr>
      </w:pPr>
      <w:r w:rsidRPr="00617BCB">
        <w:rPr>
          <w:noProof w:val="0"/>
          <w:lang w:val="en-GB"/>
        </w:rPr>
        <w:t xml:space="preserve">4.3 </w:t>
      </w:r>
      <w:r w:rsidR="00573025" w:rsidRPr="00617BCB">
        <w:rPr>
          <w:noProof w:val="0"/>
          <w:lang w:val="en-GB"/>
        </w:rPr>
        <w:t>Machine Learning Model</w:t>
      </w:r>
      <w:r w:rsidR="002423A8" w:rsidRPr="00617BCB">
        <w:rPr>
          <w:noProof w:val="0"/>
          <w:lang w:val="en-GB"/>
        </w:rPr>
        <w:t>s</w:t>
      </w:r>
    </w:p>
    <w:p w14:paraId="1275FD72" w14:textId="11E0E2AC" w:rsidR="002423A8" w:rsidRPr="00617BCB" w:rsidRDefault="002423A8" w:rsidP="00AE42D0">
      <w:pPr>
        <w:pStyle w:val="MDPI31text"/>
        <w:rPr>
          <w:lang w:val="en-GB"/>
        </w:rPr>
      </w:pPr>
      <w:r w:rsidRPr="00617BCB">
        <w:rPr>
          <w:lang w:val="en-GB"/>
        </w:rPr>
        <w:t xml:space="preserve">Multiple machine learning algorithms across various studies are being adopted to classify different sitting postures. Two of the most used ML models among research studies were the CNN (Convolutional Neural Networks) </w:t>
      </w:r>
      <w:r w:rsidRPr="00617BCB">
        <w:rPr>
          <w:lang w:val="en-GB"/>
        </w:rPr>
        <w:fldChar w:fldCharType="begin"/>
      </w:r>
      <w:r w:rsidR="00093B72">
        <w:rPr>
          <w:lang w:val="en-GB"/>
        </w:rPr>
        <w:instrText xml:space="preserve"> ADDIN ZOTERO_ITEM CSL_CITATION {"citationID":"gXKMbrup","properties":{"formattedCitation":"[37,42,55,58,59]","plainCitation":"[37,42,55,58,59]","noteIndex":0},"citationItems":[{"id":214,"uris":["http://zotero.org/users/11398818/items/SBMQ83RY"],"itemData":{"id":214,"type":"article-journal","abstract":"Sitting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sidRPr="00617BCB">
        <w:rPr>
          <w:lang w:val="en-GB"/>
        </w:rPr>
        <w:fldChar w:fldCharType="separate"/>
      </w:r>
      <w:r w:rsidR="00093B72" w:rsidRPr="00093B72">
        <w:rPr>
          <w:lang w:val="en-GB"/>
        </w:rPr>
        <w:t>[37,42,55,58,59]</w:t>
      </w:r>
      <w:r w:rsidRPr="00617BCB">
        <w:rPr>
          <w:lang w:val="en-GB"/>
        </w:rPr>
        <w:fldChar w:fldCharType="end"/>
      </w:r>
      <w:r w:rsidRPr="00617BCB">
        <w:rPr>
          <w:lang w:val="en-GB"/>
        </w:rPr>
        <w:t xml:space="preserve"> and ANN (Artificial Neural Networks) </w:t>
      </w:r>
      <w:r w:rsidRPr="00617BCB">
        <w:rPr>
          <w:lang w:val="en-GB"/>
        </w:rPr>
        <w:fldChar w:fldCharType="begin"/>
      </w:r>
      <w:r w:rsidR="008A5548" w:rsidRPr="00617BCB">
        <w:rPr>
          <w:lang w:val="en-GB"/>
        </w:rPr>
        <w:instrText xml:space="preserve"> ADDIN ZOTERO_ITEM CSL_CITATION {"citationID":"UVYBaN0e","properties":{"formattedCitation":"[36,39,43,48,52]","plainCitation":"[36,39,43,48,52]","noteIndex":0},"citationItems":[{"id":151,"uris":["http://zotero.org/users/11398818/items/IH6ZVDXW"],"itemData":{"id":151,"type":"article-journal","abstract":"&lt;p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Pr="00617BCB">
        <w:rPr>
          <w:lang w:val="en-GB"/>
        </w:rPr>
        <w:fldChar w:fldCharType="separate"/>
      </w:r>
      <w:r w:rsidR="008A5548" w:rsidRPr="00617BCB">
        <w:rPr>
          <w:lang w:val="en-GB"/>
        </w:rPr>
        <w:t>[36,39,43,48,52]</w:t>
      </w:r>
      <w:r w:rsidRPr="00617BCB">
        <w:rPr>
          <w:lang w:val="en-GB"/>
        </w:rPr>
        <w:fldChar w:fldCharType="end"/>
      </w:r>
      <w:r w:rsidRPr="00617BCB">
        <w:rPr>
          <w:lang w:val="en-GB"/>
        </w:rPr>
        <w:t xml:space="preserve">. Other algorithms being used were KNN (K-Nearest Neighbors) </w:t>
      </w:r>
      <w:r w:rsidRPr="00617BCB">
        <w:rPr>
          <w:lang w:val="en-GB"/>
        </w:rPr>
        <w:fldChar w:fldCharType="begin"/>
      </w:r>
      <w:r w:rsidR="008A5548" w:rsidRPr="00617BCB">
        <w:rPr>
          <w:lang w:val="en-GB"/>
        </w:rPr>
        <w:instrText xml:space="preserve"> ADDIN ZOTERO_ITEM CSL_CITATION {"citationID":"6KWy0F8a","properties":{"formattedCitation":"[31,48]","plainCitation":"[31,48]","noteIndex":0},"citationItems":[{"id":170,"uris":["http://zotero.org/users/11398818/items/DXZPDRQ4"],"itemData":{"id":170,"type":"chapter","container-title":"Engineering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Pr="00617BCB">
        <w:rPr>
          <w:lang w:val="en-GB"/>
        </w:rPr>
        <w:fldChar w:fldCharType="separate"/>
      </w:r>
      <w:r w:rsidR="008A5548" w:rsidRPr="00617BCB">
        <w:rPr>
          <w:lang w:val="en-GB"/>
        </w:rPr>
        <w:t>[31,48]</w:t>
      </w:r>
      <w:r w:rsidRPr="00617BCB">
        <w:rPr>
          <w:lang w:val="en-GB"/>
        </w:rPr>
        <w:fldChar w:fldCharType="end"/>
      </w:r>
      <w:r w:rsidRPr="00617BCB">
        <w:rPr>
          <w:lang w:val="en-GB"/>
        </w:rPr>
        <w:t xml:space="preserve">, Decision Tree </w:t>
      </w:r>
      <w:r w:rsidRPr="00617BCB">
        <w:rPr>
          <w:lang w:val="en-GB"/>
        </w:rPr>
        <w:fldChar w:fldCharType="begin"/>
      </w:r>
      <w:r w:rsidR="008A5548" w:rsidRPr="00617BCB">
        <w:rPr>
          <w:lang w:val="en-GB"/>
        </w:rPr>
        <w:instrText xml:space="preserve"> ADDIN ZOTERO_ITEM CSL_CITATION {"citationID":"XPFGUbQO","properties":{"formattedCitation":"[35,53]","plainCitation":"[35,53]","noteIndex":0},"citationItems":[{"id":223,"uris":["http://zotero.org/users/11398818/items/2HFDN9YP"],"itemData":{"id":223,"type":"article-journal","container-title":"IEEE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sidRPr="00617BCB">
        <w:rPr>
          <w:lang w:val="en-GB"/>
        </w:rPr>
        <w:fldChar w:fldCharType="separate"/>
      </w:r>
      <w:r w:rsidR="008A5548" w:rsidRPr="00617BCB">
        <w:rPr>
          <w:lang w:val="en-GB"/>
        </w:rPr>
        <w:t>[35,53]</w:t>
      </w:r>
      <w:r w:rsidRPr="00617BCB">
        <w:rPr>
          <w:lang w:val="en-GB"/>
        </w:rPr>
        <w:fldChar w:fldCharType="end"/>
      </w:r>
      <w:r w:rsidRPr="00617BCB">
        <w:rPr>
          <w:lang w:val="en-GB"/>
        </w:rPr>
        <w:t xml:space="preserve">, SVM (Support Vector Machine) </w:t>
      </w:r>
      <w:r w:rsidRPr="00617BCB">
        <w:rPr>
          <w:lang w:val="en-GB"/>
        </w:rPr>
        <w:fldChar w:fldCharType="begin"/>
      </w:r>
      <w:r w:rsidR="008A5548" w:rsidRPr="00617BCB">
        <w:rPr>
          <w:lang w:val="en-GB"/>
        </w:rPr>
        <w:instrText xml:space="preserve"> ADDIN ZOTERO_ITEM CSL_CITATION {"citationID":"DlMTjBQy","properties":{"formattedCitation":"[30,51]","plainCitation":"[30,51]","noteIndex":0},"citationItems":[{"id":159,"uris":["http://zotero.org/users/11398818/items/UGIYCU8F"],"itemData":{"id":159,"type":"article-journal","abstract":"Prolonged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Pr="00617BCB">
        <w:rPr>
          <w:lang w:val="en-GB"/>
        </w:rPr>
        <w:fldChar w:fldCharType="separate"/>
      </w:r>
      <w:r w:rsidR="008A5548" w:rsidRPr="00617BCB">
        <w:rPr>
          <w:lang w:val="en-GB"/>
        </w:rPr>
        <w:t>[30,51]</w:t>
      </w:r>
      <w:r w:rsidRPr="00617BCB">
        <w:rPr>
          <w:lang w:val="en-GB"/>
        </w:rPr>
        <w:fldChar w:fldCharType="end"/>
      </w:r>
      <w:r w:rsidRPr="00617BCB">
        <w:rPr>
          <w:lang w:val="en-GB"/>
        </w:rPr>
        <w:t xml:space="preserve">, RF (Random Forest) </w:t>
      </w:r>
      <w:r w:rsidRPr="00617BCB">
        <w:rPr>
          <w:lang w:val="en-GB"/>
        </w:rPr>
        <w:fldChar w:fldCharType="begin"/>
      </w:r>
      <w:r w:rsidR="00093B72">
        <w:rPr>
          <w:lang w:val="en-GB"/>
        </w:rPr>
        <w:instrText xml:space="preserve"> ADDIN ZOTERO_ITEM CSL_CITATION {"citationID":"7dtp7dkU","properties":{"formattedCitation":"[50,60]","plainCitation":"[50,60]","noteIndex":0},"citationItems":[{"id":182,"uris":["http://zotero.org/users/11398818/items/EJDVGSEA"],"itemData":{"id":182,"type":"article-journal","abstract":"Occupational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Pr="00617BCB">
        <w:rPr>
          <w:lang w:val="en-GB"/>
        </w:rPr>
        <w:fldChar w:fldCharType="separate"/>
      </w:r>
      <w:r w:rsidR="00093B72" w:rsidRPr="00093B72">
        <w:rPr>
          <w:lang w:val="en-GB"/>
        </w:rPr>
        <w:t>[50,60]</w:t>
      </w:r>
      <w:r w:rsidRPr="00617BCB">
        <w:rPr>
          <w:lang w:val="en-GB"/>
        </w:rPr>
        <w:fldChar w:fldCharType="end"/>
      </w:r>
      <w:r w:rsidRPr="00617BCB">
        <w:rPr>
          <w:lang w:val="en-GB"/>
        </w:rPr>
        <w:t xml:space="preserve">, SNN (Spiking Neural Network) </w:t>
      </w:r>
      <w:r w:rsidRPr="00617BCB">
        <w:rPr>
          <w:lang w:val="en-GB"/>
        </w:rPr>
        <w:fldChar w:fldCharType="begin"/>
      </w:r>
      <w:r w:rsidR="008A5548" w:rsidRPr="00617BCB">
        <w:rPr>
          <w:lang w:val="en-GB"/>
        </w:rPr>
        <w:instrText xml:space="preserve"> ADDIN ZOTERO_ITEM CSL_CITATION {"citationID":"OarpLD3f","properties":{"formattedCitation":"[41]","plainCitation":"[41]","noteIndex":0},"citationItems":[{"id":126,"uris":["http://zotero.org/groups/5004747/items/SZ698YAT"],"itemData":{"id":126,"type":"article-journal","container-title":"IEEE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Pr="00617BCB">
        <w:rPr>
          <w:lang w:val="en-GB"/>
        </w:rPr>
        <w:fldChar w:fldCharType="separate"/>
      </w:r>
      <w:r w:rsidR="008A5548" w:rsidRPr="00617BCB">
        <w:rPr>
          <w:lang w:val="en-GB"/>
        </w:rPr>
        <w:t>[41]</w:t>
      </w:r>
      <w:r w:rsidRPr="00617BCB">
        <w:rPr>
          <w:lang w:val="en-GB"/>
        </w:rPr>
        <w:fldChar w:fldCharType="end"/>
      </w:r>
      <w:r w:rsidRPr="00617BCB">
        <w:rPr>
          <w:lang w:val="en-GB"/>
        </w:rPr>
        <w:t xml:space="preserve">, SLR (Simple Logistic Regression) </w:t>
      </w:r>
      <w:r w:rsidRPr="00617BCB">
        <w:rPr>
          <w:lang w:val="en-GB"/>
        </w:rPr>
        <w:fldChar w:fldCharType="begin"/>
      </w:r>
      <w:r w:rsidR="008A5548" w:rsidRPr="00617BCB">
        <w:rPr>
          <w:lang w:val="en-GB"/>
        </w:rPr>
        <w:instrText xml:space="preserve"> ADDIN ZOTERO_ITEM CSL_CITATION {"citationID":"dy83aUit","properties":{"formattedCitation":"[44]","plainCitation":"[44]","noteIndex":0},"citationItems":[{"id":177,"uris":["http://zotero.org/users/11398818/items/TIX5H2JM"],"itemData":{"id":177,"type":"paper-conference","container-title":"Proceedings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Pr="00617BCB">
        <w:rPr>
          <w:lang w:val="en-GB"/>
        </w:rPr>
        <w:fldChar w:fldCharType="separate"/>
      </w:r>
      <w:r w:rsidR="008A5548" w:rsidRPr="00617BCB">
        <w:rPr>
          <w:lang w:val="en-GB"/>
        </w:rPr>
        <w:t>[44]</w:t>
      </w:r>
      <w:r w:rsidRPr="00617BCB">
        <w:rPr>
          <w:lang w:val="en-GB"/>
        </w:rPr>
        <w:fldChar w:fldCharType="end"/>
      </w:r>
      <w:r w:rsidRPr="00617BCB">
        <w:rPr>
          <w:lang w:val="en-GB"/>
        </w:rPr>
        <w:t xml:space="preserve">, Self-Organizing Map </w:t>
      </w:r>
      <w:r w:rsidRPr="00617BCB">
        <w:rPr>
          <w:lang w:val="en-GB"/>
        </w:rPr>
        <w:fldChar w:fldCharType="begin"/>
      </w:r>
      <w:r w:rsidR="008A5548" w:rsidRPr="00617BCB">
        <w:rPr>
          <w:lang w:val="en-GB"/>
        </w:rPr>
        <w:instrText xml:space="preserve"> ADDIN ZOTERO_ITEM CSL_CITATION {"citationID":"XRsOSJqs","properties":{"formattedCitation":"[38]","plainCitation":"[38]","noteIndex":0},"citationItems":[{"id":143,"uris":["http://zotero.org/users/11398818/items/6LWNY69L"],"itemData":{"id":143,"type":"article-journal","abstract":"As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Pr="00617BCB">
        <w:rPr>
          <w:lang w:val="en-GB"/>
        </w:rPr>
        <w:fldChar w:fldCharType="separate"/>
      </w:r>
      <w:r w:rsidR="008A5548" w:rsidRPr="00617BCB">
        <w:rPr>
          <w:lang w:val="en-GB"/>
        </w:rPr>
        <w:t>[38]</w:t>
      </w:r>
      <w:r w:rsidRPr="00617BCB">
        <w:rPr>
          <w:lang w:val="en-GB"/>
        </w:rPr>
        <w:fldChar w:fldCharType="end"/>
      </w:r>
      <w:r w:rsidRPr="00617BCB">
        <w:rPr>
          <w:lang w:val="en-GB"/>
        </w:rPr>
        <w:t xml:space="preserve">, and Dynamic time Wrapping </w:t>
      </w:r>
      <w:r w:rsidRPr="00617BCB">
        <w:rPr>
          <w:lang w:val="en-GB"/>
        </w:rPr>
        <w:fldChar w:fldCharType="begin"/>
      </w:r>
      <w:r w:rsidR="008A5548" w:rsidRPr="00617BCB">
        <w:rPr>
          <w:lang w:val="en-GB"/>
        </w:rPr>
        <w:instrText xml:space="preserve"> ADDIN ZOTERO_ITEM CSL_CITATION {"citationID":"l6v9Fv0T","properties":{"formattedCitation":"[28]","plainCitation":"[28]","noteIndex":0},"citationItems":[{"id":232,"uris":["http://zotero.org/users/11398818/items/ZMS5CAZB"],"itemData":{"id":232,"type":"article-journal","container-title":"IEEE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Pr="00617BCB">
        <w:rPr>
          <w:lang w:val="en-GB"/>
        </w:rPr>
        <w:fldChar w:fldCharType="separate"/>
      </w:r>
      <w:r w:rsidR="008A5548" w:rsidRPr="00617BCB">
        <w:rPr>
          <w:lang w:val="en-GB"/>
        </w:rPr>
        <w:t>[28]</w:t>
      </w:r>
      <w:r w:rsidRPr="00617BCB">
        <w:rPr>
          <w:lang w:val="en-GB"/>
        </w:rPr>
        <w:fldChar w:fldCharType="end"/>
      </w:r>
      <w:r w:rsidRPr="00617BCB">
        <w:rPr>
          <w:lang w:val="en-GB"/>
        </w:rPr>
        <w:t xml:space="preserve">. On the other hand, there were 7 studies that didn’t employ the use ML models in the classification of sitting postures </w:t>
      </w:r>
      <w:r w:rsidRPr="00617BCB">
        <w:rPr>
          <w:lang w:val="en-GB"/>
        </w:rPr>
        <w:fldChar w:fldCharType="begin"/>
      </w:r>
      <w:r w:rsidR="00093B72">
        <w:rPr>
          <w:lang w:val="en-GB"/>
        </w:rPr>
        <w:instrText xml:space="preserve"> ADDIN ZOTERO_ITEM CSL_CITATION {"citationID":"Uq3xL9PL","properties":{"formattedCitation":"[26,27,45,52,61,62]","plainCitation":"[26,27,45,52,61,62]","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sidRPr="00617BCB">
        <w:rPr>
          <w:lang w:val="en-GB"/>
        </w:rPr>
        <w:fldChar w:fldCharType="separate"/>
      </w:r>
      <w:r w:rsidR="00093B72" w:rsidRPr="00093B72">
        <w:rPr>
          <w:lang w:val="en-GB"/>
        </w:rPr>
        <w:t>[26,27,45,52,61,62]</w:t>
      </w:r>
      <w:r w:rsidRPr="00617BCB">
        <w:rPr>
          <w:lang w:val="en-GB"/>
        </w:rPr>
        <w:fldChar w:fldCharType="end"/>
      </w:r>
      <w:r w:rsidRPr="00617BCB">
        <w:rPr>
          <w:lang w:val="en-GB"/>
        </w:rPr>
        <w:t xml:space="preserve">. Instead, most of these studies resulted in the implementation of straightforward threshold-based system. In the implementation of this approach, if the sensor data surpassed a specified threshold, a given posture is identified. </w:t>
      </w:r>
    </w:p>
    <w:p w14:paraId="3C2CD46B" w14:textId="5D0F3220" w:rsidR="002423A8" w:rsidRPr="00617BCB" w:rsidRDefault="000F27B1" w:rsidP="00E3177A">
      <w:pPr>
        <w:pStyle w:val="MDPI31text"/>
        <w:rPr>
          <w:lang w:val="en-GB"/>
        </w:rPr>
      </w:pPr>
      <w:r w:rsidRPr="00617BCB">
        <w:rPr>
          <w:lang w:val="en-GB"/>
        </w:rPr>
        <w:t>To</w:t>
      </w:r>
      <w:r w:rsidR="002423A8" w:rsidRPr="00617BCB">
        <w:rPr>
          <w:lang w:val="en-GB"/>
        </w:rPr>
        <w:t xml:space="preserve"> perform</w:t>
      </w:r>
      <w:r w:rsidR="002C2519" w:rsidRPr="00617BCB">
        <w:rPr>
          <w:lang w:val="en-GB"/>
        </w:rPr>
        <w:t xml:space="preserve"> </w:t>
      </w:r>
      <w:r w:rsidR="00353834" w:rsidRPr="00617BCB">
        <w:rPr>
          <w:lang w:val="en-GB"/>
        </w:rPr>
        <w:t>a</w:t>
      </w:r>
      <w:r w:rsidR="002423A8" w:rsidRPr="00617BCB">
        <w:rPr>
          <w:lang w:val="en-GB"/>
        </w:rPr>
        <w:t xml:space="preserve"> concrete validation on an ML model’s performance and accuracy, most studies result in various methods such as the use of a confusion matrix and performance comparison between different ML models. A confusion matrix is a powerful </w:t>
      </w:r>
      <w:r w:rsidR="002423A8" w:rsidRPr="00617BCB">
        <w:rPr>
          <w:lang w:val="en-GB"/>
        </w:rPr>
        <w:lastRenderedPageBreak/>
        <w:t xml:space="preserve">analytical tool that is used to measure the performance of machine learning algorithms. For binary classification models, there are only 4 possible options within a 2x2 matrix table which is True Positive (TP), True Negative (TN), False Positive (FP), and a False Negative (FN). On the other hand, for multi-class models, the confusion matrix goes beyond a 2x2 matrix, for it becomes a NxN matrix. The N value signifies the number of classes being present </w:t>
      </w:r>
      <w:r w:rsidR="002423A8" w:rsidRPr="00617BCB">
        <w:rPr>
          <w:lang w:val="en-GB"/>
        </w:rPr>
        <w:fldChar w:fldCharType="begin"/>
      </w:r>
      <w:r w:rsidR="00093B72">
        <w:rPr>
          <w:lang w:val="en-GB"/>
        </w:rPr>
        <w:instrText xml:space="preserve"> ADDIN ZOTERO_ITEM CSL_CITATION {"citationID":"3ahQCF3c","properties":{"formattedCitation":"[63]","plainCitation":"[63]","noteIndex":0},"citationItems":[{"id":274,"uris":["http://zotero.org/users/11398818/items/7XCRKCYS"],"itemData":{"id":274,"type":"article-journal","abstract":"Classification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rsidRPr="00617BCB">
        <w:rPr>
          <w:lang w:val="en-GB"/>
        </w:rPr>
        <w:fldChar w:fldCharType="separate"/>
      </w:r>
      <w:r w:rsidR="00093B72" w:rsidRPr="00093B72">
        <w:rPr>
          <w:lang w:val="en-GB"/>
        </w:rPr>
        <w:t>[63]</w:t>
      </w:r>
      <w:r w:rsidR="002423A8" w:rsidRPr="00617BCB">
        <w:rPr>
          <w:lang w:val="en-GB"/>
        </w:rPr>
        <w:fldChar w:fldCharType="end"/>
      </w:r>
      <w:r w:rsidR="002423A8" w:rsidRPr="00617BCB">
        <w:rPr>
          <w:lang w:val="en-GB"/>
        </w:rPr>
        <w:t>.</w:t>
      </w:r>
    </w:p>
    <w:p w14:paraId="73AECDF8" w14:textId="77777777" w:rsidR="00071E79" w:rsidRPr="00617BCB" w:rsidRDefault="00071E79" w:rsidP="00E3177A">
      <w:pPr>
        <w:pStyle w:val="MDPI31text"/>
        <w:rPr>
          <w:lang w:val="en-GB"/>
        </w:rPr>
      </w:pPr>
    </w:p>
    <w:p w14:paraId="03E7CB2A" w14:textId="75F9326B" w:rsidR="007E17D5" w:rsidRPr="00617BCB" w:rsidRDefault="00740AB3" w:rsidP="00740AB3">
      <w:pPr>
        <w:pStyle w:val="MDPI22heading2"/>
        <w:rPr>
          <w:noProof w:val="0"/>
          <w:lang w:val="en-GB"/>
        </w:rPr>
      </w:pPr>
      <w:r w:rsidRPr="00617BCB">
        <w:rPr>
          <w:noProof w:val="0"/>
          <w:lang w:val="en-GB"/>
        </w:rPr>
        <w:t xml:space="preserve">4.4 </w:t>
      </w:r>
      <w:r w:rsidR="007E17D5" w:rsidRPr="00617BCB">
        <w:rPr>
          <w:noProof w:val="0"/>
          <w:lang w:val="en-GB"/>
        </w:rPr>
        <w:t>Integration with (Internet of Things) IoT</w:t>
      </w:r>
    </w:p>
    <w:p w14:paraId="6E69B14B" w14:textId="4F60AE8D" w:rsidR="007E17D5" w:rsidRPr="00617BCB" w:rsidRDefault="007E17D5" w:rsidP="007E17D5">
      <w:pPr>
        <w:pStyle w:val="MDPI31text"/>
        <w:rPr>
          <w:lang w:val="en-GB"/>
        </w:rPr>
      </w:pPr>
      <w:r w:rsidRPr="00617BCB">
        <w:rPr>
          <w:lang w:val="en-GB"/>
        </w:rPr>
        <w:t>Over recent years, IoT has gained in popularity and has become a game changer within certain industries. It was projected that by the year 2030, there would be over 50 billion devices interconnected through IoT [45].</w:t>
      </w:r>
      <w:r w:rsidR="00916640" w:rsidRPr="00617BCB">
        <w:rPr>
          <w:lang w:val="en-GB"/>
        </w:rPr>
        <w:t xml:space="preserve"> Within the context of smart sensing chair system, </w:t>
      </w:r>
      <w:r w:rsidRPr="00617BCB">
        <w:rPr>
          <w:lang w:val="en-GB"/>
        </w:rPr>
        <w:t xml:space="preserve">Ma </w:t>
      </w:r>
      <w:r w:rsidR="00972C85" w:rsidRPr="00617BCB">
        <w:rPr>
          <w:lang w:val="en-GB"/>
        </w:rPr>
        <w:t>et al. [</w:t>
      </w:r>
      <w:r w:rsidRPr="00617BCB">
        <w:rPr>
          <w:lang w:val="en-GB"/>
        </w:rP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08406746" w:rsidR="00071E79" w:rsidRPr="00617BCB" w:rsidRDefault="007E17D5" w:rsidP="007E17D5">
      <w:pPr>
        <w:pStyle w:val="MDPI31text"/>
        <w:rPr>
          <w:lang w:val="en-GB"/>
        </w:rPr>
      </w:pPr>
      <w:r w:rsidRPr="00617BCB">
        <w:rPr>
          <w:lang w:val="en-GB"/>
        </w:rPr>
        <w:t xml:space="preserve">Now focusing on papers on smart sensing chairs that utilized IoT-based technology, Matuska et al. </w:t>
      </w:r>
      <w:r w:rsidR="004B61F5">
        <w:rPr>
          <w:lang w:val="en-GB"/>
        </w:rPr>
        <w:fldChar w:fldCharType="begin"/>
      </w:r>
      <w:r w:rsidR="004B61F5">
        <w:rPr>
          <w:lang w:val="en-GB"/>
        </w:rPr>
        <w:instrText xml:space="preserve"> ADDIN ZOTERO_ITEM CSL_CITATION {"citationID":"vDoo4rKn","properties":{"formattedCitation":"[45]","plainCitation":"[45]","noteIndex":0},"citationItems":[{"id":155,"uris":["http://zotero.org/users/11398818/items/UWUTEDIW"],"itemData":{"id":155,"type":"article-journal","abstract":"The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sidR="004B61F5">
        <w:rPr>
          <w:lang w:val="en-GB"/>
        </w:rPr>
        <w:fldChar w:fldCharType="separate"/>
      </w:r>
      <w:r w:rsidR="004B61F5" w:rsidRPr="004B61F5">
        <w:t>[45]</w:t>
      </w:r>
      <w:r w:rsidR="004B61F5">
        <w:rPr>
          <w:lang w:val="en-GB"/>
        </w:rPr>
        <w:fldChar w:fldCharType="end"/>
      </w:r>
      <w:r w:rsidRPr="00617BCB">
        <w:rPr>
          <w:lang w:val="en-GB"/>
        </w:rPr>
        <w:t xml:space="preserve">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w:t>
      </w:r>
      <w:r w:rsidR="00A95AB6">
        <w:rPr>
          <w:lang w:val="en-GB"/>
        </w:rPr>
        <w:fldChar w:fldCharType="begin"/>
      </w:r>
      <w:r w:rsidR="00A95AB6">
        <w:rPr>
          <w:lang w:val="en-GB"/>
        </w:rPr>
        <w:instrText xml:space="preserve"> ADDIN ZOTERO_ITEM CSL_CITATION {"citationID":"Ntf91qnP","properties":{"formattedCitation":"[61]","plainCitation":"[61]","noteIndex":0},"citationItems":[{"id":189,"uris":["http://zotero.org/users/11398818/items/WR377RER"],"itemData":{"id":189,"type":"report","abstract":"Abstract\n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A95AB6">
        <w:rPr>
          <w:lang w:val="en-GB"/>
        </w:rPr>
        <w:fldChar w:fldCharType="separate"/>
      </w:r>
      <w:r w:rsidR="00A95AB6" w:rsidRPr="00475DD2">
        <w:t>[61]</w:t>
      </w:r>
      <w:r w:rsidR="00A95AB6">
        <w:rPr>
          <w:lang w:val="en-GB"/>
        </w:rPr>
        <w:fldChar w:fldCharType="end"/>
      </w:r>
      <w:r w:rsidRPr="00617BCB">
        <w:rPr>
          <w:lang w:val="en-GB"/>
        </w:rPr>
        <w:t xml:space="preserve"> developed a smart sensing chair which used the Blynk 2.0 platform to stream the sensor data to the web. Other studies such as </w:t>
      </w:r>
      <w:r w:rsidR="00A95AB6">
        <w:rPr>
          <w:lang w:val="en-GB"/>
        </w:rPr>
        <w:fldChar w:fldCharType="begin"/>
      </w:r>
      <w:r w:rsidR="00A95AB6">
        <w:rPr>
          <w:lang w:val="en-GB"/>
        </w:rPr>
        <w:instrText xml:space="preserve"> ADDIN ZOTERO_ITEM CSL_CITATION {"citationID":"oq7q51rc","properties":{"formattedCitation":"[54]","plainCitation":"[54]","noteIndex":0},"citationItems":[{"id":261,"uris":["http://zotero.org/users/11398818/items/ETZJENJJ"],"itemData":{"id":261,"type":"article-journal","abstract":"The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rsidR="00A95AB6">
        <w:rPr>
          <w:lang w:val="en-GB"/>
        </w:rPr>
        <w:fldChar w:fldCharType="separate"/>
      </w:r>
      <w:r w:rsidR="00A95AB6" w:rsidRPr="00A95AB6">
        <w:t>[54]</w:t>
      </w:r>
      <w:r w:rsidR="00A95AB6">
        <w:rPr>
          <w:lang w:val="en-GB"/>
        </w:rPr>
        <w:fldChar w:fldCharType="end"/>
      </w:r>
      <w:r w:rsidRPr="00617BCB">
        <w:rPr>
          <w:lang w:val="en-GB"/>
        </w:rPr>
        <w:t xml:space="preserve"> and </w:t>
      </w:r>
      <w:r w:rsidR="00477E00">
        <w:rPr>
          <w:lang w:val="en-GB"/>
        </w:rPr>
        <w:fldChar w:fldCharType="begin"/>
      </w:r>
      <w:r w:rsidR="00477E00">
        <w:rPr>
          <w:lang w:val="en-GB"/>
        </w:rPr>
        <w:instrText xml:space="preserve"> ADDIN ZOTERO_ITEM CSL_CITATION {"citationID":"vNWDhP9J","properties":{"formattedCitation":"[56]","plainCitation":"[56]","noteIndex":0},"citationItems":[{"id":272,"uris":["http://zotero.org/users/11398818/items/7ANKQUF4"],"itemData":{"id":272,"type":"article-journal","abstract":"We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rsidR="00477E00">
        <w:rPr>
          <w:lang w:val="en-GB"/>
        </w:rPr>
        <w:fldChar w:fldCharType="separate"/>
      </w:r>
      <w:r w:rsidR="00477E00" w:rsidRPr="00477E00">
        <w:t>[56]</w:t>
      </w:r>
      <w:r w:rsidR="00477E00">
        <w:rPr>
          <w:lang w:val="en-GB"/>
        </w:rPr>
        <w:fldChar w:fldCharType="end"/>
      </w:r>
      <w:r w:rsidR="00477E00">
        <w:rPr>
          <w:lang w:val="en-GB"/>
        </w:rPr>
        <w:t xml:space="preserve"> </w:t>
      </w:r>
      <w:r w:rsidRPr="00617BCB">
        <w:rPr>
          <w:lang w:val="en-GB"/>
        </w:rPr>
        <w:t>similarly used IoT for bad postures detection as well as providing valuable feedback to the end-user.</w:t>
      </w:r>
    </w:p>
    <w:p w14:paraId="37288916" w14:textId="77777777" w:rsidR="00AA6644" w:rsidRPr="00617BCB" w:rsidRDefault="00AA6644" w:rsidP="002423A8">
      <w:pPr>
        <w:pStyle w:val="MDPI31text"/>
        <w:rPr>
          <w:lang w:val="en-GB"/>
        </w:rPr>
      </w:pPr>
    </w:p>
    <w:p w14:paraId="39F1B746" w14:textId="76470535" w:rsidR="002926F8" w:rsidRPr="00617BCB" w:rsidRDefault="00740AB3" w:rsidP="00740AB3">
      <w:pPr>
        <w:pStyle w:val="MDPI22heading2"/>
        <w:rPr>
          <w:noProof w:val="0"/>
          <w:lang w:val="en-GB"/>
        </w:rPr>
      </w:pPr>
      <w:r w:rsidRPr="00617BCB">
        <w:rPr>
          <w:noProof w:val="0"/>
          <w:lang w:val="en-GB"/>
        </w:rPr>
        <w:t xml:space="preserve">4.5 </w:t>
      </w:r>
      <w:r w:rsidR="002926F8" w:rsidRPr="00617BCB">
        <w:rPr>
          <w:noProof w:val="0"/>
          <w:lang w:val="en-GB"/>
        </w:rPr>
        <w:t>User Feedback System</w:t>
      </w:r>
    </w:p>
    <w:p w14:paraId="67282EB3" w14:textId="2D618132" w:rsidR="00CD5673" w:rsidRPr="00617BCB" w:rsidRDefault="002926F8" w:rsidP="00740AB3">
      <w:pPr>
        <w:pStyle w:val="MDPI31text"/>
        <w:rPr>
          <w:lang w:val="en-GB"/>
        </w:rPr>
      </w:pPr>
      <w:r w:rsidRPr="00617BCB">
        <w:rPr>
          <w:lang w:val="en-GB"/>
        </w:rPr>
        <w:t>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w:t>
      </w:r>
      <w:r w:rsidR="004B61F5">
        <w:rPr>
          <w:lang w:val="en-GB"/>
        </w:rPr>
        <w:t>5</w:t>
      </w:r>
      <w:r w:rsidRPr="00617BCB">
        <w:rPr>
          <w:lang w:val="en-GB"/>
        </w:rPr>
        <w:t>% (1</w:t>
      </w:r>
      <w:r w:rsidR="002E1B1B">
        <w:rPr>
          <w:lang w:val="en-GB"/>
        </w:rPr>
        <w:t>2</w:t>
      </w:r>
      <w:r w:rsidRPr="00617BCB">
        <w:rPr>
          <w:lang w:val="en-GB"/>
        </w:rPr>
        <w:t xml:space="preserve">) of all the studies incorporated a feedback platform that would encourage the user to maintain a correct posture. The implementation of mobile application was seen as the most used platform for alerting a user whenever an improper sitting posture is being detected </w:t>
      </w:r>
      <w:r w:rsidRPr="00617BCB">
        <w:rPr>
          <w:lang w:val="en-GB"/>
        </w:rPr>
        <w:fldChar w:fldCharType="begin"/>
      </w:r>
      <w:r w:rsidR="00093B72">
        <w:rPr>
          <w:lang w:val="en-GB"/>
        </w:rPr>
        <w:instrText xml:space="preserve"> ADDIN ZOTERO_ITEM CSL_CITATION {"citationID":"LddtncA6","properties":{"formattedCitation":"[38,45,48,55,61]","plainCitation":"[38,45,48,55,61]","noteIndex":0},"citationItems":[{"id":143,"uris":["http://zotero.org/users/11398818/items/6LWNY69L"],"itemData":{"id":143,"type":"article-journal","abstract":"As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Pr="00617BCB">
        <w:rPr>
          <w:lang w:val="en-GB"/>
        </w:rPr>
        <w:fldChar w:fldCharType="separate"/>
      </w:r>
      <w:r w:rsidR="00093B72" w:rsidRPr="00093B72">
        <w:rPr>
          <w:lang w:val="en-GB"/>
        </w:rPr>
        <w:t>[38,45,48,55,61]</w:t>
      </w:r>
      <w:r w:rsidRPr="00617BCB">
        <w:rPr>
          <w:lang w:val="en-GB"/>
        </w:rPr>
        <w:fldChar w:fldCharType="end"/>
      </w:r>
      <w:r w:rsidRPr="00617BCB">
        <w:rPr>
          <w:lang w:val="en-GB"/>
        </w:rPr>
        <w:t xml:space="preserve">. Another common method was the use of a Desktop application which was done by some studies </w:t>
      </w:r>
      <w:r w:rsidRPr="00617BCB">
        <w:rPr>
          <w:lang w:val="en-GB"/>
        </w:rPr>
        <w:fldChar w:fldCharType="begin"/>
      </w:r>
      <w:r w:rsidR="00093B72">
        <w:rPr>
          <w:lang w:val="en-GB"/>
        </w:rPr>
        <w:instrText xml:space="preserve"> ADDIN ZOTERO_ITEM CSL_CITATION {"citationID":"fflZDuek","properties":{"formattedCitation":"[41,51,54,58]","plainCitation":"[41,51,54,58]","noteIndex":0},"citationItems":[{"id":126,"uris":["http://zotero.org/groups/5004747/items/SZ698YAT"],"itemData":{"id":126,"type":"article-journal","container-title":"IEEE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Pr="00617BCB">
        <w:rPr>
          <w:lang w:val="en-GB"/>
        </w:rPr>
        <w:fldChar w:fldCharType="separate"/>
      </w:r>
      <w:r w:rsidR="00093B72" w:rsidRPr="00093B72">
        <w:rPr>
          <w:lang w:val="en-GB"/>
        </w:rPr>
        <w:t>[41,51,54,58]</w:t>
      </w:r>
      <w:r w:rsidRPr="00617BCB">
        <w:rPr>
          <w:lang w:val="en-GB"/>
        </w:rPr>
        <w:fldChar w:fldCharType="end"/>
      </w:r>
      <w:r w:rsidRPr="00617BCB">
        <w:rPr>
          <w:lang w:val="en-GB"/>
        </w:rPr>
        <w:t xml:space="preserve">. Alternatively, instead of implementing an interactive platform such as a mobile or a desktop app, Ran et al. </w:t>
      </w:r>
      <w:r w:rsidRPr="00617BCB">
        <w:rPr>
          <w:lang w:val="en-GB"/>
        </w:rPr>
        <w:fldChar w:fldCharType="begin"/>
      </w:r>
      <w:r w:rsidR="00093B72">
        <w:rPr>
          <w:lang w:val="en-GB"/>
        </w:rPr>
        <w:instrText xml:space="preserve"> ADDIN ZOTERO_ITEM CSL_CITATION {"citationID":"BayxwZBd","properties":{"formattedCitation":"[64]","plainCitation":"[64]","noteIndex":0},"citationItems":[{"id":103,"uris":["http://zotero.org/groups/5004747/items/JS76S86Q"],"itemData":{"id":103,"type":"article-journal","container-title":"Sensors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Pr="00617BCB">
        <w:rPr>
          <w:lang w:val="en-GB"/>
        </w:rPr>
        <w:fldChar w:fldCharType="separate"/>
      </w:r>
      <w:r w:rsidR="00093B72" w:rsidRPr="00093B72">
        <w:rPr>
          <w:lang w:val="en-GB"/>
        </w:rPr>
        <w:t>[64]</w:t>
      </w:r>
      <w:r w:rsidRPr="00617BCB">
        <w:rPr>
          <w:lang w:val="en-GB"/>
        </w:rPr>
        <w:fldChar w:fldCharType="end"/>
      </w:r>
      <w:r w:rsidRPr="00617BCB">
        <w:rPr>
          <w:lang w:val="en-GB"/>
        </w:rPr>
        <w:t xml:space="preserve">, proposed the use of a haptic motor system integrated into the seating which would vibrate whenever an incorrect sitting posture is being detected. To even make the system as unintrusive as possible, </w:t>
      </w:r>
      <w:r w:rsidRPr="00617BCB">
        <w:rPr>
          <w:lang w:val="en-GB"/>
        </w:rPr>
        <w:fldChar w:fldCharType="begin"/>
      </w:r>
      <w:r w:rsidR="008A5548" w:rsidRPr="00617BCB">
        <w:rPr>
          <w:lang w:val="en-GB"/>
        </w:rPr>
        <w:instrText xml:space="preserve"> ADDIN ZOTERO_ITEM CSL_CITATION {"citationID":"G2YLu9L6","properties":{"formattedCitation":"[52]","plainCitation":"[52]","noteIndex":0},"citationItems":[{"id":228,"uris":["http://zotero.org/users/11398818/items/A72X998B"],"itemData":{"id":228,"type":"article-journal","container-title":"International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Pr="00617BCB">
        <w:rPr>
          <w:lang w:val="en-GB"/>
        </w:rPr>
        <w:fldChar w:fldCharType="separate"/>
      </w:r>
      <w:r w:rsidR="008A5548" w:rsidRPr="00617BCB">
        <w:rPr>
          <w:lang w:val="en-GB"/>
        </w:rPr>
        <w:t>[52]</w:t>
      </w:r>
      <w:r w:rsidRPr="00617BCB">
        <w:rPr>
          <w:lang w:val="en-GB"/>
        </w:rPr>
        <w:fldChar w:fldCharType="end"/>
      </w:r>
      <w:r w:rsidRPr="00617BCB">
        <w:rPr>
          <w:lang w:val="en-GB"/>
        </w:rPr>
        <w:t xml:space="preserve"> looked at using a RGB bulb capable of changing </w:t>
      </w:r>
      <w:r w:rsidR="002E1B1B" w:rsidRPr="00617BCB">
        <w:rPr>
          <w:lang w:val="en-GB"/>
        </w:rPr>
        <w:t>colours</w:t>
      </w:r>
      <w:r w:rsidRPr="00617BCB">
        <w:rPr>
          <w:lang w:val="en-GB"/>
        </w:rPr>
        <w:t xml:space="preserve"> whenever an incorrect posture is being detected</w:t>
      </w:r>
      <w:r w:rsidR="006E664B" w:rsidRPr="00617BCB">
        <w:rPr>
          <w:lang w:val="en-GB"/>
        </w:rPr>
        <w:t>.</w:t>
      </w:r>
    </w:p>
    <w:p w14:paraId="71D4CE98" w14:textId="25083541" w:rsidR="009056E2" w:rsidRPr="00617BCB" w:rsidRDefault="00740AB3" w:rsidP="00740AB3">
      <w:pPr>
        <w:pStyle w:val="MDPI21heading1"/>
        <w:rPr>
          <w:lang w:val="en-GB"/>
        </w:rPr>
      </w:pPr>
      <w:r w:rsidRPr="00617BCB">
        <w:rPr>
          <w:lang w:val="en-GB"/>
        </w:rPr>
        <w:t xml:space="preserve">5. </w:t>
      </w:r>
      <w:r w:rsidR="00735236" w:rsidRPr="00617BCB">
        <w:rPr>
          <w:lang w:val="en-GB"/>
        </w:rPr>
        <w:t>Discussion</w:t>
      </w:r>
    </w:p>
    <w:p w14:paraId="74A432E4" w14:textId="2959B34C" w:rsidR="00F60165" w:rsidRPr="00617BCB" w:rsidRDefault="00740AB3" w:rsidP="00740AB3">
      <w:pPr>
        <w:pStyle w:val="MDPI22heading2"/>
        <w:rPr>
          <w:noProof w:val="0"/>
          <w:lang w:val="en-GB"/>
        </w:rPr>
      </w:pPr>
      <w:r w:rsidRPr="00617BCB">
        <w:rPr>
          <w:noProof w:val="0"/>
          <w:lang w:val="en-GB"/>
        </w:rPr>
        <w:t xml:space="preserve">5.1 </w:t>
      </w:r>
      <w:r w:rsidR="00161A32" w:rsidRPr="00617BCB">
        <w:rPr>
          <w:noProof w:val="0"/>
          <w:lang w:val="en-GB"/>
        </w:rPr>
        <w:t>Technology</w:t>
      </w:r>
    </w:p>
    <w:p w14:paraId="0B6D8E74" w14:textId="30D6F057" w:rsidR="00D71F6C" w:rsidRPr="00617BCB" w:rsidRDefault="00387B6E" w:rsidP="006E664B">
      <w:pPr>
        <w:pStyle w:val="MDPI31text"/>
        <w:rPr>
          <w:color w:val="auto"/>
          <w:lang w:val="en-GB"/>
        </w:rPr>
      </w:pPr>
      <w:r w:rsidRPr="00617BCB">
        <w:rPr>
          <w:color w:val="auto"/>
          <w:lang w:val="en-GB"/>
        </w:rPr>
        <w:t>The vast</w:t>
      </w:r>
      <w:r w:rsidR="007A0AC5" w:rsidRPr="00617BCB">
        <w:rPr>
          <w:color w:val="auto"/>
          <w:lang w:val="en-GB"/>
        </w:rPr>
        <w:t xml:space="preserve"> majority of the research studies </w:t>
      </w:r>
      <w:r w:rsidRPr="00617BCB">
        <w:rPr>
          <w:color w:val="auto"/>
          <w:lang w:val="en-GB"/>
        </w:rPr>
        <w:t>revealed that</w:t>
      </w:r>
      <w:r w:rsidR="00515335" w:rsidRPr="00617BCB">
        <w:rPr>
          <w:color w:val="auto"/>
          <w:lang w:val="en-GB"/>
        </w:rPr>
        <w:t xml:space="preserve"> the most popular approach to develop a smart sensing chair is to employ the</w:t>
      </w:r>
      <w:r w:rsidR="00FE24CC" w:rsidRPr="00617BCB">
        <w:rPr>
          <w:color w:val="auto"/>
          <w:lang w:val="en-GB"/>
        </w:rPr>
        <w:t xml:space="preserve"> use of pressure sensors</w:t>
      </w:r>
      <w:r w:rsidR="00515335" w:rsidRPr="00617BCB">
        <w:rPr>
          <w:color w:val="auto"/>
          <w:lang w:val="en-GB"/>
        </w:rPr>
        <w:t>.</w:t>
      </w:r>
      <w:r w:rsidR="002D12FE" w:rsidRPr="00617BCB">
        <w:rPr>
          <w:color w:val="auto"/>
          <w:lang w:val="en-GB"/>
        </w:rPr>
        <w:t xml:space="preserve"> </w:t>
      </w:r>
      <w:r w:rsidR="008D4950" w:rsidRPr="00617BCB">
        <w:rPr>
          <w:color w:val="auto"/>
          <w:lang w:val="en-GB"/>
        </w:rPr>
        <w:t>Figure</w:t>
      </w:r>
      <w:r w:rsidR="002D12FE" w:rsidRPr="00617BCB">
        <w:rPr>
          <w:color w:val="auto"/>
          <w:lang w:val="en-GB"/>
        </w:rPr>
        <w:t xml:space="preserve"> </w:t>
      </w:r>
      <w:r w:rsidR="00CD5673" w:rsidRPr="00617BCB">
        <w:rPr>
          <w:color w:val="auto"/>
          <w:lang w:val="en-GB"/>
        </w:rPr>
        <w:t>6</w:t>
      </w:r>
      <w:r w:rsidR="002D12FE" w:rsidRPr="00617BCB">
        <w:rPr>
          <w:color w:val="auto"/>
          <w:lang w:val="en-GB"/>
        </w:rPr>
        <w:t xml:space="preserve"> </w:t>
      </w:r>
      <w:r w:rsidR="001B118D" w:rsidRPr="00617BCB">
        <w:rPr>
          <w:color w:val="auto"/>
          <w:lang w:val="en-GB"/>
        </w:rPr>
        <w:t xml:space="preserve">clearly </w:t>
      </w:r>
      <w:r w:rsidR="00430BB9" w:rsidRPr="00617BCB">
        <w:rPr>
          <w:color w:val="auto"/>
          <w:lang w:val="en-GB"/>
        </w:rPr>
        <w:t>shows</w:t>
      </w:r>
      <w:r w:rsidR="001B118D" w:rsidRPr="00617BCB">
        <w:rPr>
          <w:color w:val="auto"/>
          <w:lang w:val="en-GB"/>
        </w:rPr>
        <w:t xml:space="preserve"> that over the years pressure sensors </w:t>
      </w:r>
      <w:r w:rsidR="00A74C4F" w:rsidRPr="00617BCB">
        <w:rPr>
          <w:color w:val="auto"/>
          <w:lang w:val="en-GB"/>
        </w:rPr>
        <w:t xml:space="preserve">have </w:t>
      </w:r>
      <w:r w:rsidR="001B118D" w:rsidRPr="00617BCB">
        <w:rPr>
          <w:color w:val="auto"/>
          <w:lang w:val="en-GB"/>
        </w:rPr>
        <w:t>always</w:t>
      </w:r>
      <w:r w:rsidR="00A74C4F" w:rsidRPr="00617BCB">
        <w:rPr>
          <w:color w:val="auto"/>
          <w:lang w:val="en-GB"/>
        </w:rPr>
        <w:t xml:space="preserve"> been</w:t>
      </w:r>
      <w:r w:rsidR="003D409E" w:rsidRPr="00617BCB">
        <w:rPr>
          <w:color w:val="auto"/>
          <w:lang w:val="en-GB"/>
        </w:rPr>
        <w:t xml:space="preserve"> the preferred </w:t>
      </w:r>
      <w:r w:rsidR="00A74C4F" w:rsidRPr="00617BCB">
        <w:rPr>
          <w:color w:val="auto"/>
          <w:lang w:val="en-GB"/>
        </w:rPr>
        <w:t>option</w:t>
      </w:r>
      <w:r w:rsidR="003D409E" w:rsidRPr="00617BCB">
        <w:rPr>
          <w:color w:val="auto"/>
          <w:lang w:val="en-GB"/>
        </w:rPr>
        <w:t xml:space="preserve"> in the classification of sitting posture among researchers</w:t>
      </w:r>
      <w:r w:rsidR="00567D00" w:rsidRPr="00617BCB">
        <w:rPr>
          <w:color w:val="auto"/>
          <w:lang w:val="en-GB"/>
        </w:rPr>
        <w:t>; o</w:t>
      </w:r>
      <w:r w:rsidR="00A74C4F" w:rsidRPr="00617BCB">
        <w:rPr>
          <w:color w:val="auto"/>
          <w:lang w:val="en-GB"/>
        </w:rPr>
        <w:t>u</w:t>
      </w:r>
      <w:r w:rsidR="00430BB9" w:rsidRPr="00617BCB">
        <w:rPr>
          <w:color w:val="auto"/>
          <w:lang w:val="en-GB"/>
        </w:rPr>
        <w:t xml:space="preserve">t of which, FSR </w:t>
      </w:r>
      <w:r w:rsidR="006570B6" w:rsidRPr="00617BCB">
        <w:rPr>
          <w:color w:val="auto"/>
          <w:lang w:val="en-GB"/>
        </w:rPr>
        <w:t>sensors were</w:t>
      </w:r>
      <w:r w:rsidR="000567A1" w:rsidRPr="00617BCB">
        <w:rPr>
          <w:color w:val="auto"/>
          <w:lang w:val="en-GB"/>
        </w:rPr>
        <w:t xml:space="preserve"> </w:t>
      </w:r>
      <w:r w:rsidR="00567D00" w:rsidRPr="00617BCB">
        <w:rPr>
          <w:color w:val="auto"/>
          <w:lang w:val="en-GB"/>
        </w:rPr>
        <w:t>the preferred option</w:t>
      </w:r>
      <w:r w:rsidR="000567A1" w:rsidRPr="00617BCB">
        <w:rPr>
          <w:color w:val="auto"/>
          <w:lang w:val="en-GB"/>
        </w:rPr>
        <w:t xml:space="preserve"> compared to textile pressure sensors</w:t>
      </w:r>
      <w:r w:rsidR="00567D00" w:rsidRPr="00617BCB">
        <w:rPr>
          <w:color w:val="auto"/>
          <w:lang w:val="en-GB"/>
        </w:rPr>
        <w:t>.</w:t>
      </w:r>
    </w:p>
    <w:p w14:paraId="614CEE6A" w14:textId="77777777" w:rsidR="00D71F6C" w:rsidRPr="00617BCB" w:rsidRDefault="00D71F6C" w:rsidP="00D71F6C">
      <w:pPr>
        <w:pStyle w:val="MDPI52figure"/>
        <w:rPr>
          <w:lang w:val="en-GB"/>
        </w:rPr>
      </w:pPr>
      <w:r w:rsidRPr="00617BCB">
        <w:rPr>
          <w:noProof/>
          <w:lang w:val="en-GB"/>
        </w:rPr>
        <w:lastRenderedPageBreak/>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F634753" w14:textId="7B397C31" w:rsidR="00D71F6C" w:rsidRPr="00617BCB" w:rsidRDefault="00D71F6C" w:rsidP="00D71F6C">
      <w:pPr>
        <w:pStyle w:val="MDPI51figurecaption"/>
        <w:rPr>
          <w:color w:val="auto"/>
          <w:lang w:val="en-GB"/>
        </w:rPr>
      </w:pPr>
      <w:r w:rsidRPr="00617BCB">
        <w:rPr>
          <w:b/>
          <w:bCs/>
          <w:color w:val="auto"/>
          <w:lang w:val="en-GB"/>
        </w:rPr>
        <w:t xml:space="preserve">Figure </w:t>
      </w:r>
      <w:r w:rsidR="00CD5673" w:rsidRPr="00617BCB">
        <w:rPr>
          <w:b/>
          <w:bCs/>
          <w:color w:val="auto"/>
          <w:lang w:val="en-GB"/>
        </w:rPr>
        <w:t>6</w:t>
      </w:r>
      <w:r w:rsidR="00740594" w:rsidRPr="00617BCB">
        <w:rPr>
          <w:color w:val="auto"/>
          <w:lang w:val="en-GB"/>
        </w:rPr>
        <w:t xml:space="preserve">. </w:t>
      </w:r>
      <w:r w:rsidRPr="00617BCB">
        <w:rPr>
          <w:color w:val="auto"/>
          <w:lang w:val="en-GB"/>
        </w:rPr>
        <w:t>Number of Research Papers published on smart sensing chair technology along with the sensor being used from 2007 to 2023.</w:t>
      </w:r>
    </w:p>
    <w:p w14:paraId="3A04B2D2" w14:textId="58525997" w:rsidR="00D71F6C" w:rsidRPr="00617BCB" w:rsidRDefault="00705ADE" w:rsidP="008C4C38">
      <w:pPr>
        <w:pStyle w:val="MDPI31text"/>
        <w:rPr>
          <w:color w:val="auto"/>
          <w:lang w:val="en-GB"/>
        </w:rPr>
      </w:pPr>
      <w:r w:rsidRPr="00617BCB">
        <w:rPr>
          <w:color w:val="auto"/>
          <w:lang w:val="en-GB"/>
        </w:rPr>
        <w:t xml:space="preserve">In terms of the sensor placement </w:t>
      </w:r>
      <w:r w:rsidR="00C71991" w:rsidRPr="00617BCB">
        <w:rPr>
          <w:color w:val="auto"/>
          <w:lang w:val="en-GB"/>
        </w:rPr>
        <w:t>configuration</w:t>
      </w:r>
      <w:r w:rsidRPr="00617BCB">
        <w:rPr>
          <w:color w:val="auto"/>
          <w:lang w:val="en-GB"/>
        </w:rPr>
        <w:t xml:space="preserve">, </w:t>
      </w:r>
      <w:r w:rsidR="004C3EA5" w:rsidRPr="00617BCB">
        <w:rPr>
          <w:color w:val="auto"/>
          <w:lang w:val="en-GB"/>
        </w:rPr>
        <w:t>placing</w:t>
      </w:r>
      <w:r w:rsidR="00790D45" w:rsidRPr="00617BCB">
        <w:rPr>
          <w:color w:val="auto"/>
          <w:lang w:val="en-GB"/>
        </w:rPr>
        <w:t xml:space="preserve"> various</w:t>
      </w:r>
      <w:r w:rsidR="004C3EA5" w:rsidRPr="00617BCB">
        <w:rPr>
          <w:color w:val="auto"/>
          <w:lang w:val="en-GB"/>
        </w:rPr>
        <w:t xml:space="preserve"> ind</w:t>
      </w:r>
      <w:r w:rsidR="00790D45" w:rsidRPr="00617BCB">
        <w:rPr>
          <w:color w:val="auto"/>
          <w:lang w:val="en-GB"/>
        </w:rPr>
        <w:t xml:space="preserve">ividual pressure </w:t>
      </w:r>
      <w:r w:rsidR="00C71991" w:rsidRPr="00617BCB">
        <w:rPr>
          <w:color w:val="auto"/>
          <w:lang w:val="en-GB"/>
        </w:rPr>
        <w:t>sensor</w:t>
      </w:r>
      <w:r w:rsidR="00790D45" w:rsidRPr="00617BCB">
        <w:rPr>
          <w:color w:val="auto"/>
          <w:lang w:val="en-GB"/>
        </w:rPr>
        <w:t>s around the chair</w:t>
      </w:r>
      <w:r w:rsidR="00986511" w:rsidRPr="00617BCB">
        <w:rPr>
          <w:color w:val="auto"/>
          <w:lang w:val="en-GB"/>
        </w:rPr>
        <w:t xml:space="preserve"> tends to be preferred method, rather than utilizing dense pressure arrays. </w:t>
      </w:r>
      <w:r w:rsidR="00E02FF8" w:rsidRPr="00617BCB">
        <w:rPr>
          <w:color w:val="auto"/>
          <w:lang w:val="en-GB"/>
        </w:rPr>
        <w:t xml:space="preserve">So far </w:t>
      </w:r>
      <w:r w:rsidR="00333BCC" w:rsidRPr="00617BCB">
        <w:rPr>
          <w:color w:val="auto"/>
          <w:lang w:val="en-GB"/>
        </w:rPr>
        <w:t>there was no correlation seen that suggested that one placement strategy that produces higher classification accuracy over the other.</w:t>
      </w:r>
      <w:r w:rsidR="002D0BA0" w:rsidRPr="00617BCB">
        <w:rPr>
          <w:color w:val="auto"/>
          <w:lang w:val="en-GB"/>
        </w:rPr>
        <w:t xml:space="preserve"> However, there </w:t>
      </w:r>
      <w:r w:rsidR="000A659D" w:rsidRPr="00617BCB">
        <w:rPr>
          <w:color w:val="auto"/>
          <w:lang w:val="en-GB"/>
        </w:rPr>
        <w:t>are other variables that should be considered such as</w:t>
      </w:r>
      <w:r w:rsidR="009F2F0E" w:rsidRPr="00617BCB">
        <w:rPr>
          <w:color w:val="auto"/>
          <w:lang w:val="en-GB"/>
        </w:rPr>
        <w:t xml:space="preserve"> maintenance and</w:t>
      </w:r>
      <w:r w:rsidR="000A659D" w:rsidRPr="00617BCB">
        <w:rPr>
          <w:color w:val="auto"/>
          <w:lang w:val="en-GB"/>
        </w:rPr>
        <w:t xml:space="preserve"> cost</w:t>
      </w:r>
      <w:r w:rsidR="009F2F0E" w:rsidRPr="00617BCB">
        <w:rPr>
          <w:color w:val="auto"/>
          <w:lang w:val="en-GB"/>
        </w:rPr>
        <w:t>s</w:t>
      </w:r>
      <w:r w:rsidR="000A659D" w:rsidRPr="00617BCB">
        <w:rPr>
          <w:color w:val="auto"/>
          <w:lang w:val="en-GB"/>
        </w:rPr>
        <w:t xml:space="preserve">. </w:t>
      </w:r>
      <w:r w:rsidR="009F2F0E" w:rsidRPr="00617BCB">
        <w:rPr>
          <w:color w:val="auto"/>
          <w:lang w:val="en-GB"/>
        </w:rPr>
        <w:t xml:space="preserve">Dense sensor arrays </w:t>
      </w:r>
      <w:r w:rsidR="00CC6A4D" w:rsidRPr="00617BCB">
        <w:rPr>
          <w:color w:val="auto"/>
          <w:lang w:val="en-GB"/>
        </w:rPr>
        <w:t>are known to be more costly</w:t>
      </w:r>
      <w:r w:rsidR="001E29A3" w:rsidRPr="00617BCB">
        <w:rPr>
          <w:color w:val="auto"/>
          <w:lang w:val="en-GB"/>
        </w:rPr>
        <w:t xml:space="preserve"> and harder to manage</w:t>
      </w:r>
      <w:r w:rsidR="00CC6A4D" w:rsidRPr="00617BCB">
        <w:rPr>
          <w:color w:val="auto"/>
          <w:lang w:val="en-GB"/>
        </w:rPr>
        <w:t xml:space="preserve"> compared to </w:t>
      </w:r>
      <w:r w:rsidR="00255EC1" w:rsidRPr="00617BCB">
        <w:rPr>
          <w:color w:val="auto"/>
          <w:lang w:val="en-GB"/>
        </w:rPr>
        <w:t xml:space="preserve">their counterparts </w:t>
      </w:r>
      <w:r w:rsidR="00255EC1" w:rsidRPr="00617BCB">
        <w:rPr>
          <w:color w:val="auto"/>
          <w:lang w:val="en-GB"/>
        </w:rPr>
        <w:fldChar w:fldCharType="begin"/>
      </w:r>
      <w:r w:rsidR="008A5548" w:rsidRPr="00617BCB">
        <w:rPr>
          <w:color w:val="auto"/>
          <w:lang w:val="en-GB"/>
        </w:rPr>
        <w:instrText xml:space="preserve"> ADDIN ZOTERO_ITEM CSL_CITATION {"citationID":"2iPkpE0C","properties":{"formattedCitation":"[35]","plainCitation":"[35]","noteIndex":0},"citationItems":[{"id":223,"uris":["http://zotero.org/users/11398818/items/2HFDN9YP"],"itemData":{"id":223,"type":"article-journal","container-title":"IEEE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617BCB">
        <w:rPr>
          <w:color w:val="auto"/>
          <w:lang w:val="en-GB"/>
        </w:rPr>
        <w:fldChar w:fldCharType="separate"/>
      </w:r>
      <w:r w:rsidR="008A5548" w:rsidRPr="00617BCB">
        <w:rPr>
          <w:lang w:val="en-GB"/>
        </w:rPr>
        <w:t>[35]</w:t>
      </w:r>
      <w:r w:rsidR="00255EC1" w:rsidRPr="00617BCB">
        <w:rPr>
          <w:color w:val="auto"/>
          <w:lang w:val="en-GB"/>
        </w:rPr>
        <w:fldChar w:fldCharType="end"/>
      </w:r>
      <w:r w:rsidR="00255EC1" w:rsidRPr="00617BCB">
        <w:rPr>
          <w:color w:val="auto"/>
          <w:lang w:val="en-GB"/>
        </w:rPr>
        <w:t xml:space="preserve">. </w:t>
      </w:r>
      <w:r w:rsidR="001E29A3" w:rsidRPr="00617BCB">
        <w:rPr>
          <w:color w:val="auto"/>
          <w:lang w:val="en-GB"/>
        </w:rPr>
        <w:t xml:space="preserve">Due to the fact that </w:t>
      </w:r>
      <w:r w:rsidR="00255EC1" w:rsidRPr="00617BCB">
        <w:rPr>
          <w:color w:val="auto"/>
          <w:lang w:val="en-GB"/>
        </w:rPr>
        <w:t xml:space="preserve">if one or more of the individual sensing units </w:t>
      </w:r>
      <w:r w:rsidR="001E29A3" w:rsidRPr="00617BCB">
        <w:rPr>
          <w:color w:val="auto"/>
          <w:lang w:val="en-GB"/>
        </w:rPr>
        <w:t xml:space="preserve">within the array </w:t>
      </w:r>
      <w:r w:rsidR="00255EC1" w:rsidRPr="00617BCB">
        <w:rPr>
          <w:color w:val="auto"/>
          <w:lang w:val="en-GB"/>
        </w:rPr>
        <w:t xml:space="preserve">is faulty, it would be required to replace the entire sensor </w:t>
      </w:r>
      <w:r w:rsidR="0060773B" w:rsidRPr="00617BCB">
        <w:rPr>
          <w:color w:val="auto"/>
          <w:lang w:val="en-GB"/>
        </w:rPr>
        <w:t>array</w:t>
      </w:r>
      <w:r w:rsidR="00F46871" w:rsidRPr="00617BCB">
        <w:rPr>
          <w:color w:val="auto"/>
          <w:lang w:val="en-GB"/>
        </w:rPr>
        <w:t xml:space="preserve"> unit</w:t>
      </w:r>
      <w:r w:rsidR="00255EC1" w:rsidRPr="00617BCB">
        <w:rPr>
          <w:color w:val="auto"/>
          <w:lang w:val="en-GB"/>
        </w:rPr>
        <w:t xml:space="preserve"> instead of the individual sensor</w:t>
      </w:r>
      <w:r w:rsidR="00554956" w:rsidRPr="00617BCB">
        <w:rPr>
          <w:color w:val="auto"/>
          <w:lang w:val="en-GB"/>
        </w:rPr>
        <w:t xml:space="preserve"> leading to maintenance costs</w:t>
      </w:r>
      <w:r w:rsidR="00255EC1" w:rsidRPr="00617BCB">
        <w:rPr>
          <w:color w:val="auto"/>
          <w:lang w:val="en-GB"/>
        </w:rPr>
        <w:t>.</w:t>
      </w:r>
    </w:p>
    <w:p w14:paraId="5A353245" w14:textId="77777777" w:rsidR="003E0776" w:rsidRPr="00617BCB" w:rsidRDefault="003E0776" w:rsidP="003E0776">
      <w:pPr>
        <w:pStyle w:val="MDPI31text"/>
        <w:rPr>
          <w:lang w:val="en-GB"/>
        </w:rPr>
      </w:pPr>
      <w:r w:rsidRPr="00617BCB">
        <w:rPr>
          <w:lang w:val="en-GB"/>
        </w:rPr>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3485AA8F" w:rsidR="003E0776" w:rsidRPr="00617BCB" w:rsidRDefault="003E0776" w:rsidP="003E0776">
      <w:pPr>
        <w:pStyle w:val="MDPI31text"/>
        <w:rPr>
          <w:color w:val="auto"/>
          <w:lang w:val="en-GB"/>
        </w:rPr>
      </w:pPr>
      <w:r w:rsidRPr="00617BCB">
        <w:rPr>
          <w:color w:val="auto"/>
          <w:lang w:val="en-GB"/>
        </w:rPr>
        <w:t xml:space="preserve">Jeong and Park </w:t>
      </w:r>
      <w:r w:rsidRPr="00617BCB">
        <w:rPr>
          <w:color w:val="auto"/>
          <w:lang w:val="en-GB"/>
        </w:rPr>
        <w:fldChar w:fldCharType="begin"/>
      </w:r>
      <w:r w:rsidR="008A5548" w:rsidRPr="00617BCB">
        <w:rPr>
          <w:color w:val="auto"/>
          <w:lang w:val="en-GB"/>
        </w:rPr>
        <w:instrText xml:space="preserve"> ADDIN ZOTERO_ITEM CSL_CITATION {"citationID":"HvMeLFHb","properties":{"formattedCitation":"[47]","plainCitation":"[47]","noteIndex":0},"citationItems":[{"id":169,"uris":["http://zotero.org/users/11398818/items/8IPGYUV4"],"itemData":{"id":169,"type":"article-journal","container-title":"IEEE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617BCB">
        <w:rPr>
          <w:color w:val="auto"/>
          <w:lang w:val="en-GB"/>
        </w:rPr>
        <w:fldChar w:fldCharType="separate"/>
      </w:r>
      <w:r w:rsidR="008A5548" w:rsidRPr="00617BCB">
        <w:rPr>
          <w:lang w:val="en-GB"/>
        </w:rPr>
        <w:t>[47]</w:t>
      </w:r>
      <w:r w:rsidRPr="00617BCB">
        <w:rPr>
          <w:color w:val="auto"/>
          <w:lang w:val="en-GB"/>
        </w:rPr>
        <w:fldChar w:fldCharType="end"/>
      </w:r>
      <w:r w:rsidRPr="00617BCB">
        <w:rPr>
          <w:color w:val="auto"/>
          <w:lang w:val="en-GB"/>
        </w:rPr>
        <w:t xml:space="preserve"> utilized 6 pressure sensors (placed on the seating cushion) along with 6 Infrared Reflective Distance Sensors (placed on the back rest). By using the 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detected, which is an important aspect of a sitting posture. Similarly, Cho et al. </w:t>
      </w:r>
      <w:r w:rsidRPr="00617BCB">
        <w:rPr>
          <w:color w:val="auto"/>
          <w:lang w:val="en-GB"/>
        </w:rPr>
        <w:fldChar w:fldCharType="begin"/>
      </w:r>
      <w:r w:rsidR="008A5548" w:rsidRPr="00617BCB">
        <w:rPr>
          <w:color w:val="auto"/>
          <w:lang w:val="en-GB"/>
        </w:rPr>
        <w:instrText xml:space="preserve"> ADDIN ZOTERO_ITEM CSL_CITATION {"citationID":"QEnFagwC","properties":{"formattedCitation":"[55]","plainCitation":"[55]","noteIndex":0},"citationItems":[{"id":265,"uris":["http://zotero.org/users/11398818/items/89B29YFX"],"itemData":{"id":265,"type":"paper-conference","container-title":"2019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617BCB">
        <w:rPr>
          <w:color w:val="auto"/>
          <w:lang w:val="en-GB"/>
        </w:rPr>
        <w:fldChar w:fldCharType="separate"/>
      </w:r>
      <w:r w:rsidR="008A5548" w:rsidRPr="00617BCB">
        <w:rPr>
          <w:lang w:val="en-GB"/>
        </w:rPr>
        <w:t>[55]</w:t>
      </w:r>
      <w:r w:rsidRPr="00617BCB">
        <w:rPr>
          <w:color w:val="auto"/>
          <w:lang w:val="en-GB"/>
        </w:rPr>
        <w:fldChar w:fldCharType="end"/>
      </w:r>
      <w:r w:rsidRPr="00617BCB">
        <w:rPr>
          <w:color w:val="auto"/>
          <w:lang w:val="en-GB"/>
        </w:rPr>
        <w:t xml:space="preserve">, used 16 pressure sensors place on the sitting cushion along with 2 ultrasonic sensors placed at the neck support region. With this configuration, they were able to achieve 96% accuracy using LBCNet to classify fifteen sitting postures. Ma et al. </w:t>
      </w:r>
      <w:r w:rsidRPr="00617BCB">
        <w:rPr>
          <w:color w:val="auto"/>
          <w:lang w:val="en-GB"/>
        </w:rPr>
        <w:fldChar w:fldCharType="begin"/>
      </w:r>
      <w:r w:rsidR="008A5548" w:rsidRPr="00617BCB">
        <w:rPr>
          <w:color w:val="auto"/>
          <w:lang w:val="en-GB"/>
        </w:rPr>
        <w:instrText xml:space="preserve"> ADDIN ZOTERO_ITEM CSL_CITATION {"citationID":"JpvHa0BZ","properties":{"formattedCitation":"[35]","plainCitation":"[35]","noteIndex":0},"citationItems":[{"id":223,"uris":["http://zotero.org/users/11398818/items/2HFDN9YP"],"itemData":{"id":223,"type":"article-journal","container-title":"IEEE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617BCB">
        <w:rPr>
          <w:color w:val="auto"/>
          <w:lang w:val="en-GB"/>
        </w:rPr>
        <w:fldChar w:fldCharType="separate"/>
      </w:r>
      <w:r w:rsidR="008A5548" w:rsidRPr="00617BCB">
        <w:rPr>
          <w:lang w:val="en-GB"/>
        </w:rPr>
        <w:t>[35]</w:t>
      </w:r>
      <w:r w:rsidRPr="00617BCB">
        <w:rPr>
          <w:color w:val="auto"/>
          <w:lang w:val="en-GB"/>
        </w:rPr>
        <w:fldChar w:fldCharType="end"/>
      </w:r>
      <w:r w:rsidRPr="00617BCB">
        <w:rPr>
          <w:color w:val="auto"/>
          <w:lang w:val="en-GB"/>
        </w:rPr>
        <w:t xml:space="preserve"> developed a smart seating cushion which employed the use of 6 FSR sensors for detecting different sitting postures and an Inertial measurement unit (IMU) sensor to monitor user activity. </w:t>
      </w:r>
    </w:p>
    <w:p w14:paraId="3DAD16EB" w14:textId="77777777" w:rsidR="003E0776" w:rsidRPr="00617BCB" w:rsidRDefault="003E0776" w:rsidP="006E664B">
      <w:pPr>
        <w:pStyle w:val="MDPI31text"/>
        <w:rPr>
          <w:lang w:val="en-GB"/>
        </w:rPr>
      </w:pPr>
    </w:p>
    <w:p w14:paraId="38ADFD0F" w14:textId="7B058BB2" w:rsidR="00161A32" w:rsidRPr="00617BCB" w:rsidRDefault="00470774" w:rsidP="00470774">
      <w:pPr>
        <w:pStyle w:val="MDPI22heading2"/>
        <w:rPr>
          <w:noProof w:val="0"/>
          <w:lang w:val="en-GB"/>
        </w:rPr>
      </w:pPr>
      <w:r w:rsidRPr="00617BCB">
        <w:rPr>
          <w:noProof w:val="0"/>
          <w:lang w:val="en-GB"/>
        </w:rPr>
        <w:t xml:space="preserve">5.2 </w:t>
      </w:r>
      <w:r w:rsidR="009708D1" w:rsidRPr="00617BCB">
        <w:rPr>
          <w:noProof w:val="0"/>
          <w:lang w:val="en-GB"/>
        </w:rPr>
        <w:t>Classification Algorithm</w:t>
      </w:r>
    </w:p>
    <w:p w14:paraId="18441A26" w14:textId="5A2A5226" w:rsidR="00B40CF3" w:rsidRPr="00617BCB" w:rsidRDefault="00B40CF3" w:rsidP="00F66393">
      <w:pPr>
        <w:pStyle w:val="MDPI31text"/>
        <w:rPr>
          <w:lang w:val="en-GB"/>
        </w:rPr>
      </w:pPr>
      <w:r w:rsidRPr="00617BCB">
        <w:rPr>
          <w:lang w:val="en-GB"/>
        </w:rPr>
        <w:t xml:space="preserve">Figure </w:t>
      </w:r>
      <w:r w:rsidR="00A96F1E" w:rsidRPr="00617BCB">
        <w:rPr>
          <w:lang w:val="en-GB"/>
        </w:rPr>
        <w:t>7</w:t>
      </w:r>
      <w:r w:rsidRPr="00617BCB">
        <w:rPr>
          <w:lang w:val="en-GB"/>
        </w:rPr>
        <w:t xml:space="preserve"> as shown below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It </w:t>
      </w:r>
      <w:r w:rsidRPr="00617BCB">
        <w:rPr>
          <w:lang w:val="en-GB"/>
        </w:rPr>
        <w:lastRenderedPageBreak/>
        <w:t xml:space="preserve">is evident to see that the more sitting postures that are being classified, the less accuracy its classification accuracy would be. Hence, that is one of the main reasons why most studies on average limit the number of postures to 5-7 positions, which are leaning left, leaning right, leaning backward, upright sitting, and leaning forwards. The study that had the least number of postures classified was by Feng et al. [52] who used RFID tag along with a camera sensor to classify 3 sitting postures (a. Sitting straight, b. Leaning Forward, c. Leaning Backward). On the other hand, Wang et al. </w:t>
      </w:r>
      <w:r w:rsidR="00B25361">
        <w:rPr>
          <w:lang w:val="en-GB"/>
        </w:rPr>
        <w:fldChar w:fldCharType="begin"/>
      </w:r>
      <w:r w:rsidR="00B25361">
        <w:rPr>
          <w:lang w:val="en-GB"/>
        </w:rPr>
        <w:instrText xml:space="preserve"> ADDIN ZOTERO_ITEM CSL_CITATION {"citationID":"6EZUoEaf","properties":{"formattedCitation":"[41]","plainCitation":"[41]","noteIndex":0},"citationItems":[{"id":126,"uris":["http://zotero.org/groups/5004747/items/SZ698YAT"],"itemData":{"id":126,"type":"article-journal","container-title":"IEEE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B25361">
        <w:rPr>
          <w:lang w:val="en-GB"/>
        </w:rPr>
        <w:fldChar w:fldCharType="separate"/>
      </w:r>
      <w:r w:rsidR="00B25361" w:rsidRPr="00B25361">
        <w:t>[41]</w:t>
      </w:r>
      <w:r w:rsidR="00B25361">
        <w:rPr>
          <w:lang w:val="en-GB"/>
        </w:rPr>
        <w:fldChar w:fldCharType="end"/>
      </w:r>
      <w:r w:rsidRPr="00617BCB">
        <w:rPr>
          <w:lang w:val="en-GB"/>
        </w:rPr>
        <w:t>, Cho et el.</w:t>
      </w:r>
      <w:r w:rsidR="00B25361">
        <w:rPr>
          <w:lang w:val="en-GB"/>
        </w:rPr>
        <w:t xml:space="preserve"> </w:t>
      </w:r>
      <w:r w:rsidR="00B25361">
        <w:rPr>
          <w:lang w:val="en-GB"/>
        </w:rPr>
        <w:fldChar w:fldCharType="begin"/>
      </w:r>
      <w:r w:rsidR="00B25361">
        <w:rPr>
          <w:lang w:val="en-GB"/>
        </w:rPr>
        <w:instrText xml:space="preserve"> ADDIN ZOTERO_ITEM CSL_CITATION {"citationID":"DlCw9ohg","properties":{"formattedCitation":"[55]","plainCitation":"[55]","noteIndex":0},"citationItems":[{"id":265,"uris":["http://zotero.org/users/11398818/items/89B29YFX"],"itemData":{"id":265,"type":"paper-conference","container-title":"2019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B25361">
        <w:rPr>
          <w:lang w:val="en-GB"/>
        </w:rPr>
        <w:fldChar w:fldCharType="separate"/>
      </w:r>
      <w:r w:rsidR="00B25361" w:rsidRPr="00B25361">
        <w:t>[55]</w:t>
      </w:r>
      <w:r w:rsidR="00B25361">
        <w:rPr>
          <w:lang w:val="en-GB"/>
        </w:rPr>
        <w:fldChar w:fldCharType="end"/>
      </w:r>
      <w:r w:rsidRPr="00617BCB">
        <w:rPr>
          <w:lang w:val="en-GB"/>
        </w:rPr>
        <w:t xml:space="preserve">, Bourahmoune et al. </w:t>
      </w:r>
      <w:r w:rsidRPr="00617BCB">
        <w:rPr>
          <w:lang w:val="en-GB"/>
        </w:rPr>
        <w:fldChar w:fldCharType="begin"/>
      </w:r>
      <w:r w:rsidR="008A5548" w:rsidRPr="00617BCB">
        <w:rPr>
          <w:lang w:val="en-GB"/>
        </w:rPr>
        <w:instrText xml:space="preserve"> ADDIN ZOTERO_ITEM CSL_CITATION {"citationID":"s6hSzK5C","properties":{"formattedCitation":"[56]","plainCitation":"[56]","noteIndex":0},"citationItems":[{"id":272,"uris":["http://zotero.org/users/11398818/items/7ANKQUF4"],"itemData":{"id":272,"type":"article-journal","abstract":"We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rsidRPr="00617BCB">
        <w:rPr>
          <w:lang w:val="en-GB"/>
        </w:rPr>
        <w:fldChar w:fldCharType="separate"/>
      </w:r>
      <w:r w:rsidR="008A5548" w:rsidRPr="00617BCB">
        <w:rPr>
          <w:lang w:val="en-GB"/>
        </w:rPr>
        <w:t>[56]</w:t>
      </w:r>
      <w:r w:rsidRPr="00617BCB">
        <w:rPr>
          <w:lang w:val="en-GB"/>
        </w:rPr>
        <w:fldChar w:fldCharType="end"/>
      </w:r>
      <w:r w:rsidRPr="00617BCB">
        <w:rPr>
          <w:lang w:val="en-GB"/>
        </w:rPr>
        <w:t xml:space="preserve"> and looked at detecting up to 15 different postures which was the highest number seen among other studies found; achieving an accuracy of 88.52% , 96%, and 98.82% respectively.</w:t>
      </w:r>
    </w:p>
    <w:p w14:paraId="7C4C54CD" w14:textId="77777777" w:rsidR="00AB0B3E" w:rsidRPr="00617BCB" w:rsidRDefault="00AB0B3E" w:rsidP="006E664B">
      <w:pPr>
        <w:pStyle w:val="MDPI52figure"/>
        <w:rPr>
          <w:lang w:val="en-GB"/>
        </w:rPr>
      </w:pPr>
      <w:r w:rsidRPr="00617BCB">
        <w:rPr>
          <w:noProof/>
          <w:lang w:val="en-GB"/>
        </w:rPr>
        <w:drawing>
          <wp:inline distT="0" distB="0" distL="0" distR="0" wp14:anchorId="127ECAE0" wp14:editId="032F5638">
            <wp:extent cx="4491990" cy="2628900"/>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1A1B80" w14:textId="7FD2C8F1" w:rsidR="00632C59" w:rsidRPr="00617BCB" w:rsidRDefault="00AB0B3E" w:rsidP="009D1DE7">
      <w:pPr>
        <w:pStyle w:val="MDPI51figurecaption"/>
        <w:rPr>
          <w:lang w:val="en-GB"/>
        </w:rPr>
      </w:pPr>
      <w:r w:rsidRPr="00617BCB">
        <w:rPr>
          <w:b/>
          <w:bCs/>
          <w:lang w:val="en-GB"/>
        </w:rPr>
        <w:t xml:space="preserve">Figure </w:t>
      </w:r>
      <w:r w:rsidR="00A96F1E" w:rsidRPr="00617BCB">
        <w:rPr>
          <w:b/>
          <w:bCs/>
          <w:lang w:val="en-GB"/>
        </w:rPr>
        <w:t>7</w:t>
      </w:r>
      <w:r w:rsidRPr="00617BCB">
        <w:rPr>
          <w:b/>
          <w:bCs/>
          <w:lang w:val="en-GB"/>
        </w:rPr>
        <w:t>.</w:t>
      </w:r>
      <w:r w:rsidRPr="00617BCB">
        <w:rPr>
          <w:lang w:val="en-GB"/>
        </w:rPr>
        <w:t xml:space="preserve"> Comparison of Machine Learning Models: Number of Postures vs Accuracy vs Test Subjects</w:t>
      </w:r>
    </w:p>
    <w:p w14:paraId="3A787540" w14:textId="54DA8134" w:rsidR="00A96F1E" w:rsidRPr="00617BCB" w:rsidRDefault="00D47AE1" w:rsidP="00681808">
      <w:pPr>
        <w:pStyle w:val="MDPI31text"/>
        <w:rPr>
          <w:lang w:val="en-GB"/>
        </w:rPr>
      </w:pPr>
      <w:r w:rsidRPr="00617BCB">
        <w:rPr>
          <w:lang w:val="en-GB"/>
        </w:rPr>
        <w:t>Additionally, from Figure 7 it was quite interesting to see deep learning models such as CNN and ANN aren’t much better in achieving higher classification accuracies compared to other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w:t>
      </w:r>
    </w:p>
    <w:p w14:paraId="6A7EDC2E" w14:textId="77777777" w:rsidR="00A96F1E" w:rsidRPr="00617BCB" w:rsidRDefault="00A96F1E" w:rsidP="00D47AE1">
      <w:pPr>
        <w:pStyle w:val="MDPI31text"/>
        <w:rPr>
          <w:lang w:val="en-GB"/>
        </w:rPr>
      </w:pPr>
    </w:p>
    <w:p w14:paraId="34A6B156" w14:textId="205E1864" w:rsidR="00AE4DC0" w:rsidRPr="00617BCB" w:rsidRDefault="00681808" w:rsidP="00430029">
      <w:pPr>
        <w:pStyle w:val="MDPI22heading2"/>
        <w:rPr>
          <w:noProof w:val="0"/>
          <w:lang w:val="en-GB"/>
        </w:rPr>
      </w:pPr>
      <w:r w:rsidRPr="00617BCB">
        <w:rPr>
          <w:noProof w:val="0"/>
          <w:lang w:val="en-GB"/>
        </w:rPr>
        <w:t>5</w:t>
      </w:r>
      <w:r w:rsidR="002A0DBE" w:rsidRPr="00617BCB">
        <w:rPr>
          <w:noProof w:val="0"/>
          <w:lang w:val="en-GB"/>
        </w:rPr>
        <w:t xml:space="preserve">.3 </w:t>
      </w:r>
      <w:r w:rsidR="00AE4DC0" w:rsidRPr="00617BCB">
        <w:rPr>
          <w:noProof w:val="0"/>
          <w:lang w:val="en-GB"/>
        </w:rPr>
        <w:t>Research Gaps</w:t>
      </w:r>
    </w:p>
    <w:p w14:paraId="33751028" w14:textId="33E35C8D" w:rsidR="000C482B" w:rsidRPr="00617BCB" w:rsidRDefault="00681808" w:rsidP="002A0DBE">
      <w:pPr>
        <w:pStyle w:val="MDPI23heading3"/>
        <w:rPr>
          <w:lang w:val="en-GB"/>
        </w:rPr>
      </w:pPr>
      <w:r w:rsidRPr="00617BCB">
        <w:rPr>
          <w:lang w:val="en-GB"/>
        </w:rPr>
        <w:t>5</w:t>
      </w:r>
      <w:r w:rsidR="00681FF0" w:rsidRPr="00617BCB">
        <w:rPr>
          <w:lang w:val="en-GB"/>
        </w:rPr>
        <w:t xml:space="preserve">.3.1 </w:t>
      </w:r>
      <w:r w:rsidR="002A0DBE" w:rsidRPr="00617BCB">
        <w:rPr>
          <w:lang w:val="en-GB"/>
        </w:rPr>
        <w:t>Lack</w:t>
      </w:r>
      <w:r w:rsidR="00681FF0" w:rsidRPr="00617BCB">
        <w:rPr>
          <w:lang w:val="en-GB"/>
        </w:rPr>
        <w:t xml:space="preserve"> of User Feedback Evaluation</w:t>
      </w:r>
    </w:p>
    <w:p w14:paraId="71833CDB" w14:textId="37B14C0F" w:rsidR="00B52F9D" w:rsidRPr="00617BCB" w:rsidRDefault="00681808" w:rsidP="00681808">
      <w:pPr>
        <w:pStyle w:val="MDPI31text"/>
        <w:rPr>
          <w:color w:val="auto"/>
          <w:lang w:val="en-GB"/>
        </w:rPr>
      </w:pPr>
      <w:r w:rsidRPr="00617BCB">
        <w:rPr>
          <w:color w:val="auto"/>
          <w:lang w:val="en-GB"/>
        </w:rPr>
        <w:t>In examining the current state of this research field, many of the studies predominantly focus on the development of algorithms that would achieve high classification accuracy. Although the pursuit of enhanced algorithmic performance in posture detection is important, there exists a noticeable void in the integration and subsequent evaluation of user feedback methods. Most studies tend to prioritize other aspects such as sensor placement and classification accuracy and leave out the need to perform critical evaluation on user feedback systems for posture correction. As previously discussed, only 11 studies implemented a user feedback system for posture correction; 5 of which used a mobile application. This limited adoption underscores a significant research gap in the assessment of such feedback systems.</w:t>
      </w:r>
    </w:p>
    <w:p w14:paraId="6CC7E8A9" w14:textId="4C358438" w:rsidR="0030229D" w:rsidRPr="00617BCB" w:rsidRDefault="001379C6" w:rsidP="0030229D">
      <w:pPr>
        <w:pStyle w:val="MDPI31text"/>
        <w:rPr>
          <w:color w:val="auto"/>
          <w:lang w:val="en-GB"/>
        </w:rPr>
      </w:pPr>
      <w:r w:rsidRPr="00617BCB">
        <w:rPr>
          <w:color w:val="auto"/>
          <w:lang w:val="en-GB"/>
        </w:rPr>
        <w:t>With the</w:t>
      </w:r>
      <w:r w:rsidR="00AE4DC0" w:rsidRPr="00617BCB">
        <w:rPr>
          <w:color w:val="auto"/>
          <w:lang w:val="en-GB"/>
        </w:rPr>
        <w:t xml:space="preserve"> lack of a comprehensive evaluation being conducted, a few questions </w:t>
      </w:r>
      <w:r w:rsidR="00712C26" w:rsidRPr="00617BCB">
        <w:rPr>
          <w:color w:val="auto"/>
          <w:lang w:val="en-GB"/>
        </w:rPr>
        <w:t xml:space="preserve">can be </w:t>
      </w:r>
      <w:r w:rsidR="00AE4DC0" w:rsidRPr="00617BCB">
        <w:rPr>
          <w:color w:val="auto"/>
          <w:lang w:val="en-GB"/>
        </w:rPr>
        <w:t xml:space="preserve">raised regarding the effectiveness, feasibility, and overall </w:t>
      </w:r>
      <w:r w:rsidR="0095626D" w:rsidRPr="00617BCB">
        <w:rPr>
          <w:color w:val="auto"/>
          <w:lang w:val="en-GB"/>
        </w:rPr>
        <w:t>usability</w:t>
      </w:r>
      <w:r w:rsidR="00AE4DC0" w:rsidRPr="00617BCB">
        <w:rPr>
          <w:color w:val="auto"/>
          <w:lang w:val="en-GB"/>
        </w:rPr>
        <w:t xml:space="preserve"> from the </w:t>
      </w:r>
      <w:r w:rsidR="0095626D" w:rsidRPr="00617BCB">
        <w:rPr>
          <w:color w:val="auto"/>
          <w:lang w:val="en-GB"/>
        </w:rPr>
        <w:t xml:space="preserve">end </w:t>
      </w:r>
      <w:r w:rsidR="00AE4DC0" w:rsidRPr="00617BCB">
        <w:rPr>
          <w:color w:val="auto"/>
          <w:lang w:val="en-GB"/>
        </w:rPr>
        <w:t xml:space="preserve">user’s perspective when interacting with these </w:t>
      </w:r>
      <w:r w:rsidR="00712C26" w:rsidRPr="00617BCB">
        <w:rPr>
          <w:color w:val="auto"/>
          <w:lang w:val="en-GB"/>
        </w:rPr>
        <w:t>systems</w:t>
      </w:r>
      <w:r w:rsidR="008D3321" w:rsidRPr="00617BCB">
        <w:rPr>
          <w:color w:val="auto"/>
          <w:lang w:val="en-GB"/>
        </w:rPr>
        <w:t>.</w:t>
      </w:r>
      <w:r w:rsidR="0095626D" w:rsidRPr="00617BCB">
        <w:rPr>
          <w:color w:val="auto"/>
          <w:lang w:val="en-GB"/>
        </w:rPr>
        <w:t xml:space="preserve"> </w:t>
      </w:r>
      <w:r w:rsidR="0030229D" w:rsidRPr="00617BCB">
        <w:rPr>
          <w:color w:val="auto"/>
          <w:lang w:val="en-GB"/>
        </w:rPr>
        <w:t xml:space="preserve">Are these systems truly effective in </w:t>
      </w:r>
      <w:r w:rsidR="0030229D" w:rsidRPr="00617BCB">
        <w:rPr>
          <w:color w:val="auto"/>
          <w:lang w:val="en-GB"/>
        </w:rPr>
        <w:lastRenderedPageBreak/>
        <w:t xml:space="preserve">motivating and guiding users towards adopting healthier sitting postures? Performing a critical evaluation on these systems would be beneficial in various aspects. Firstly, it would provide vital information regarding the user experience while interacting with these systems, making it quite easy to find potential gaps that could be further improved upon. Moreover, a detailed examination would elucidate whether user expectations align with the system’s outcomes, thereby facilitating targeted improvements to ensure agreement between user needs and system functionality. Employing methodologies such as user interviews, surveys, and usability testing stands to offer invaluable feedback, paving the way for the refinement of feedback mechanisms within smart sensing chair systems. </w:t>
      </w:r>
    </w:p>
    <w:p w14:paraId="6E247EFC" w14:textId="77777777" w:rsidR="0030229D" w:rsidRPr="00617BCB" w:rsidRDefault="0030229D" w:rsidP="0030229D">
      <w:pPr>
        <w:pStyle w:val="MDPI31text"/>
        <w:rPr>
          <w:color w:val="auto"/>
          <w:lang w:val="en-GB"/>
        </w:rPr>
      </w:pPr>
    </w:p>
    <w:p w14:paraId="16906FD2" w14:textId="7098BAC2" w:rsidR="003A79BE" w:rsidRPr="00617BCB" w:rsidRDefault="0030229D" w:rsidP="002901A8">
      <w:pPr>
        <w:pStyle w:val="MDPI23heading3"/>
        <w:rPr>
          <w:color w:val="auto"/>
          <w:lang w:val="en-GB"/>
        </w:rPr>
      </w:pPr>
      <w:r w:rsidRPr="00617BCB">
        <w:rPr>
          <w:color w:val="auto"/>
          <w:lang w:val="en-GB"/>
        </w:rPr>
        <w:t>5</w:t>
      </w:r>
      <w:r w:rsidR="002901A8" w:rsidRPr="00617BCB">
        <w:rPr>
          <w:color w:val="auto"/>
          <w:lang w:val="en-GB"/>
        </w:rPr>
        <w:t xml:space="preserve">.3.2 </w:t>
      </w:r>
      <w:r w:rsidR="00BE421A" w:rsidRPr="00617BCB">
        <w:rPr>
          <w:color w:val="auto"/>
          <w:lang w:val="en-GB"/>
        </w:rPr>
        <w:t>Lack of</w:t>
      </w:r>
      <w:r w:rsidR="0028090A" w:rsidRPr="00617BCB">
        <w:rPr>
          <w:color w:val="auto"/>
          <w:lang w:val="en-GB"/>
        </w:rPr>
        <w:t xml:space="preserve"> </w:t>
      </w:r>
      <w:r w:rsidR="00BE421A" w:rsidRPr="00617BCB">
        <w:rPr>
          <w:color w:val="auto"/>
          <w:lang w:val="en-GB"/>
        </w:rPr>
        <w:t xml:space="preserve">diversity </w:t>
      </w:r>
      <w:r w:rsidR="00A92BFA" w:rsidRPr="00617BCB">
        <w:rPr>
          <w:color w:val="auto"/>
          <w:lang w:val="en-GB"/>
        </w:rPr>
        <w:t xml:space="preserve">on the </w:t>
      </w:r>
      <w:r w:rsidR="0028090A" w:rsidRPr="00617BCB">
        <w:rPr>
          <w:color w:val="auto"/>
          <w:lang w:val="en-GB"/>
        </w:rPr>
        <w:t>training data</w:t>
      </w:r>
      <w:r w:rsidR="00BE421A" w:rsidRPr="00617BCB">
        <w:rPr>
          <w:color w:val="auto"/>
          <w:lang w:val="en-GB"/>
        </w:rPr>
        <w:t>set</w:t>
      </w:r>
    </w:p>
    <w:p w14:paraId="3C995651" w14:textId="77777777" w:rsidR="00897CEE" w:rsidRPr="00617BCB" w:rsidRDefault="00897CEE" w:rsidP="00897CEE">
      <w:pPr>
        <w:pStyle w:val="MDPI31text"/>
        <w:rPr>
          <w:b/>
          <w:lang w:val="en-GB"/>
        </w:rPr>
      </w:pPr>
      <w:r w:rsidRPr="00617BCB">
        <w:rPr>
          <w:lang w:val="en-GB"/>
        </w:rPr>
        <w:t>The quality of the training dataset is very important during the training of machine learning</w:t>
      </w:r>
      <w:r w:rsidRPr="00617BCB">
        <w:rPr>
          <w:b/>
          <w:lang w:val="en-GB"/>
        </w:rPr>
        <w:t xml:space="preserve"> </w:t>
      </w:r>
      <w:r w:rsidRPr="00617BCB">
        <w:rPr>
          <w:lang w:val="en-GB"/>
        </w:rPr>
        <w:t>model. In the process of model training, test subjects are commonly enlisted to simulate</w:t>
      </w:r>
      <w:r w:rsidRPr="00617BCB">
        <w:rPr>
          <w:b/>
          <w:lang w:val="en-GB"/>
        </w:rPr>
        <w:t xml:space="preserve"> </w:t>
      </w:r>
      <w:r w:rsidRPr="00617BCB">
        <w:rPr>
          <w:lang w:val="en-GB"/>
        </w:rPr>
        <w:t>various sitting postures over designated periods. On average, the research studies utilize a</w:t>
      </w:r>
      <w:r w:rsidRPr="00617BCB">
        <w:rPr>
          <w:b/>
          <w:lang w:val="en-GB"/>
        </w:rPr>
        <w:t xml:space="preserve"> </w:t>
      </w:r>
      <w:r w:rsidRPr="00617BCB">
        <w:rPr>
          <w:lang w:val="en-GB"/>
        </w:rPr>
        <w:t>low number of test subjects, typically around 21 individuals. A sample size this small might</w:t>
      </w:r>
      <w:r w:rsidRPr="00617BCB">
        <w:rPr>
          <w:b/>
          <w:lang w:val="en-GB"/>
        </w:rPr>
        <w:t xml:space="preserve"> </w:t>
      </w:r>
      <w:r w:rsidRPr="00617BCB">
        <w:rPr>
          <w:lang w:val="en-GB"/>
        </w:rPr>
        <w:t>not be adequate to fully represent the wide postural variances that exist within the wider</w:t>
      </w:r>
      <w:r w:rsidRPr="00617BCB">
        <w:rPr>
          <w:b/>
          <w:lang w:val="en-GB"/>
        </w:rPr>
        <w:t xml:space="preserve"> </w:t>
      </w:r>
      <w:r w:rsidRPr="00617BCB">
        <w:rPr>
          <w:lang w:val="en-GB"/>
        </w:rPr>
        <w:t>population. Additionally, there also seems to be a bias towards the test subjects involved in</w:t>
      </w:r>
      <w:r w:rsidRPr="00617BCB">
        <w:rPr>
          <w:b/>
          <w:lang w:val="en-GB"/>
        </w:rPr>
        <w:t xml:space="preserve"> </w:t>
      </w:r>
      <w:r w:rsidRPr="00617BCB">
        <w:rPr>
          <w:lang w:val="en-GB"/>
        </w:rPr>
        <w:t>the data collection, most of which are healthy individuals who are mocking poor sitting</w:t>
      </w:r>
      <w:r w:rsidRPr="00617BCB">
        <w:rPr>
          <w:b/>
          <w:lang w:val="en-GB"/>
        </w:rPr>
        <w:t xml:space="preserve"> </w:t>
      </w:r>
      <w:r w:rsidRPr="00617BCB">
        <w:rPr>
          <w:lang w:val="en-GB"/>
        </w:rPr>
        <w:t>postures.</w:t>
      </w:r>
    </w:p>
    <w:p w14:paraId="26EB3D85" w14:textId="1BA8FA5C" w:rsidR="00897CEE" w:rsidRPr="00617BCB" w:rsidRDefault="00897CEE" w:rsidP="00897CEE">
      <w:pPr>
        <w:pStyle w:val="MDPI31text"/>
        <w:rPr>
          <w:lang w:val="en-GB"/>
        </w:rPr>
      </w:pPr>
      <w:r w:rsidRPr="00617BCB">
        <w:rPr>
          <w:lang w:val="en-GB"/>
        </w:rPr>
        <w:t>While this no doubt simplifies the data collection phase for most studies, it fails to account</w:t>
      </w:r>
      <w:r w:rsidRPr="00617BCB">
        <w:rPr>
          <w:b/>
          <w:lang w:val="en-GB"/>
        </w:rPr>
        <w:t xml:space="preserve"> </w:t>
      </w:r>
      <w:r w:rsidRPr="00617BCB">
        <w:rPr>
          <w:lang w:val="en-GB"/>
        </w:rPr>
        <w:t>for the different challenges involved in the recognition of poor sitting postures among</w:t>
      </w:r>
      <w:r w:rsidRPr="00617BCB">
        <w:rPr>
          <w:b/>
          <w:lang w:val="en-GB"/>
        </w:rPr>
        <w:t xml:space="preserve"> </w:t>
      </w:r>
      <w:r w:rsidRPr="00617BCB">
        <w:rPr>
          <w:lang w:val="en-GB"/>
        </w:rPr>
        <w:t>individuals that are suffering musculoskeletal conditions. Consequently, the effectiveness of</w:t>
      </w:r>
      <w:r w:rsidRPr="00617BCB">
        <w:rPr>
          <w:b/>
          <w:lang w:val="en-GB"/>
        </w:rPr>
        <w:t xml:space="preserve"> </w:t>
      </w:r>
      <w:r w:rsidRPr="00617BCB">
        <w:rPr>
          <w:lang w:val="en-GB"/>
        </w:rPr>
        <w:t>the machine learning model might be compromised when applied in real scenario settings</w:t>
      </w:r>
      <w:r w:rsidRPr="00617BCB">
        <w:rPr>
          <w:b/>
          <w:lang w:val="en-GB"/>
        </w:rPr>
        <w:t xml:space="preserve"> </w:t>
      </w:r>
      <w:r w:rsidRPr="00617BCB">
        <w:rPr>
          <w:lang w:val="en-GB"/>
        </w:rPr>
        <w:t>involving a much wider demographic.</w:t>
      </w:r>
    </w:p>
    <w:p w14:paraId="1392ED50" w14:textId="77777777" w:rsidR="00897CEE" w:rsidRPr="00617BCB" w:rsidRDefault="00897CEE" w:rsidP="00897CEE">
      <w:pPr>
        <w:pStyle w:val="MDPI31text"/>
        <w:rPr>
          <w:b/>
          <w:lang w:val="en-GB"/>
        </w:rPr>
      </w:pPr>
      <w:r w:rsidRPr="00617BCB">
        <w:rPr>
          <w:lang w:val="en-GB"/>
        </w:rPr>
        <w:t>Addressing this issue requires a lot of effort which involves broadening the dataset by the</w:t>
      </w:r>
      <w:r w:rsidRPr="00617BCB">
        <w:rPr>
          <w:b/>
          <w:lang w:val="en-GB"/>
        </w:rPr>
        <w:t xml:space="preserve"> </w:t>
      </w:r>
      <w:r w:rsidRPr="00617BCB">
        <w:rPr>
          <w:lang w:val="en-GB"/>
        </w:rPr>
        <w:t>inclusion of wider demographic ranging from different age groups, body shapes, and health</w:t>
      </w:r>
      <w:r w:rsidRPr="00617BCB">
        <w:rPr>
          <w:b/>
          <w:lang w:val="en-GB"/>
        </w:rPr>
        <w:t xml:space="preserve"> </w:t>
      </w:r>
      <w:r w:rsidRPr="00617BCB">
        <w:rPr>
          <w:lang w:val="en-GB"/>
        </w:rPr>
        <w:t>conditions. Enriching the dataset in this manner would enhance the model</w:t>
      </w:r>
      <w:r w:rsidRPr="00617BCB">
        <w:rPr>
          <w:b/>
          <w:lang w:val="en-GB"/>
        </w:rPr>
        <w:t>’</w:t>
      </w:r>
      <w:r w:rsidRPr="00617BCB">
        <w:rPr>
          <w:lang w:val="en-GB"/>
        </w:rPr>
        <w:t>s ability to</w:t>
      </w:r>
      <w:r w:rsidRPr="00617BCB">
        <w:rPr>
          <w:b/>
          <w:lang w:val="en-GB"/>
        </w:rPr>
        <w:t xml:space="preserve"> </w:t>
      </w:r>
      <w:r w:rsidRPr="00617BCB">
        <w:rPr>
          <w:lang w:val="en-GB"/>
        </w:rPr>
        <w:t>accurately classify sitting postures among a heterogeneous population, thereby increasing</w:t>
      </w:r>
      <w:r w:rsidRPr="00617BCB">
        <w:rPr>
          <w:b/>
          <w:lang w:val="en-GB"/>
        </w:rPr>
        <w:t xml:space="preserve"> </w:t>
      </w:r>
      <w:r w:rsidRPr="00617BCB">
        <w:rPr>
          <w:lang w:val="en-GB"/>
        </w:rPr>
        <w:t>its robustness and applicability in diverse real-world scenarios.</w:t>
      </w:r>
    </w:p>
    <w:p w14:paraId="6C2D61BA" w14:textId="2514371C" w:rsidR="00E93210" w:rsidRPr="00617BCB" w:rsidRDefault="00E93210" w:rsidP="00897CEE">
      <w:pPr>
        <w:pStyle w:val="MDPI21heading1"/>
        <w:rPr>
          <w:lang w:val="en-GB"/>
        </w:rPr>
      </w:pPr>
      <w:r w:rsidRPr="00617BCB">
        <w:rPr>
          <w:lang w:val="en-GB"/>
        </w:rPr>
        <w:t>5. Conclusions</w:t>
      </w:r>
      <w:r w:rsidR="00825660" w:rsidRPr="00617BCB">
        <w:rPr>
          <w:lang w:val="en-GB"/>
        </w:rPr>
        <w:t xml:space="preserve"> &amp; Recommendations for Future Research</w:t>
      </w:r>
    </w:p>
    <w:p w14:paraId="2FE9CF37" w14:textId="0F1CA2F0" w:rsidR="00617BCB" w:rsidRPr="00617BCB" w:rsidRDefault="00617BCB" w:rsidP="00D45936">
      <w:pPr>
        <w:pStyle w:val="MDPI31text"/>
      </w:pPr>
      <w:r w:rsidRPr="00617BCB">
        <w:t>This paper provides systematic literature review of smart sensing chair systems within the research landscape. It has identified a diverse array of sensors utilized across studies, including Force Sensing Resistors (FSR), textile pressure sensors, load cells, and image sensors, with FSR sensors emerging as the predominant choice among researchers. The strategies for sensor placement predominantly fall into two categories: utilizing a pressure sensor array or distributing individual sensors throughout the chair. Presently, no conclusive evidence suggests a definitive advantage of one strategy over the other in terms of enhancing classification accuracy. However, from a maintenance and cost perspective, the dispersed sensor approach is deemed more favourable. In the area of sitting posture classification, various machine learning models have been</w:t>
      </w:r>
      <w:r>
        <w:t xml:space="preserve"> </w:t>
      </w:r>
      <w:r w:rsidRPr="00617BCB">
        <w:t>employed, with many achieving a high classification accuracy rate of 90%. Despite these</w:t>
      </w:r>
      <w:r>
        <w:t xml:space="preserve"> </w:t>
      </w:r>
      <w:r w:rsidRPr="00617BCB">
        <w:t>successes, a notable gap in the research is the quality of the datasets used for training these models. Predominantly, test subjects are healthy individuals from a narrow demographic,</w:t>
      </w:r>
      <w:r>
        <w:t xml:space="preserve"> </w:t>
      </w:r>
      <w:r w:rsidRPr="00617BCB">
        <w:t xml:space="preserve">simulating incorrect sitting postures, which raises concerns about the </w:t>
      </w:r>
      <w:r w:rsidR="00D45936" w:rsidRPr="00617BCB">
        <w:t>model</w:t>
      </w:r>
      <w:r w:rsidR="00D45936">
        <w:t>’s</w:t>
      </w:r>
      <w:r w:rsidRPr="00617BCB">
        <w:t xml:space="preserve"> applicability</w:t>
      </w:r>
      <w:r>
        <w:t xml:space="preserve"> </w:t>
      </w:r>
      <w:r w:rsidRPr="00617BCB">
        <w:t>to a broader populatio</w:t>
      </w:r>
      <w:r w:rsidR="009B7C0A">
        <w:t>n</w:t>
      </w:r>
      <w:r w:rsidRPr="00617BCB">
        <w:t>, particularly those with musculoskeletal disorders.</w:t>
      </w:r>
    </w:p>
    <w:p w14:paraId="2585786D" w14:textId="77777777" w:rsidR="009B7C0A" w:rsidRDefault="00617BCB" w:rsidP="00D45936">
      <w:pPr>
        <w:pStyle w:val="MDPI31text"/>
      </w:pPr>
      <w:r w:rsidRPr="00617BCB">
        <w:t>Looking ahead, it is important for future research to prioritize the development and rigorous</w:t>
      </w:r>
      <w:r>
        <w:t xml:space="preserve"> </w:t>
      </w:r>
      <w:r w:rsidRPr="00617BCB">
        <w:t>evaluation of user feedback systems aimed at posture correction. Such investigations would</w:t>
      </w:r>
      <w:r>
        <w:t xml:space="preserve"> </w:t>
      </w:r>
      <w:r w:rsidRPr="00617BCB">
        <w:t>significantly contribute to assessing the effectiveness of these systems in real-worl</w:t>
      </w:r>
      <w:r>
        <w:t xml:space="preserve">d </w:t>
      </w:r>
      <w:r w:rsidRPr="00617BCB">
        <w:t>settings.</w:t>
      </w:r>
      <w:r w:rsidR="009B7C0A">
        <w:t xml:space="preserve"> </w:t>
      </w:r>
    </w:p>
    <w:p w14:paraId="7C362299" w14:textId="712D6A85" w:rsidR="009B7C0A" w:rsidRDefault="00617BCB" w:rsidP="00D45936">
      <w:pPr>
        <w:pStyle w:val="MDPI31text"/>
      </w:pPr>
      <w:r w:rsidRPr="00617BCB">
        <w:t>Moreover, there is a compelling case for exploring the integration of various sensor types to</w:t>
      </w:r>
      <w:r>
        <w:t xml:space="preserve"> </w:t>
      </w:r>
      <w:r w:rsidRPr="00617BCB">
        <w:t xml:space="preserve">enhance the functionality of smart sensing chair systems. While current studies </w:t>
      </w:r>
      <w:r w:rsidRPr="00617BCB">
        <w:lastRenderedPageBreak/>
        <w:t>often focus</w:t>
      </w:r>
      <w:r>
        <w:t xml:space="preserve"> </w:t>
      </w:r>
      <w:r w:rsidRPr="00617BCB">
        <w:t>on a single sensor type for posture detection, the integration of multiple sensor types, as</w:t>
      </w:r>
      <w:r>
        <w:t xml:space="preserve"> </w:t>
      </w:r>
      <w:r w:rsidRPr="00617BCB">
        <w:t>demonstrated by Jeong and Park</w:t>
      </w:r>
      <w:r w:rsidR="002020B1">
        <w:t xml:space="preserve"> </w:t>
      </w:r>
      <w:r w:rsidR="002020B1">
        <w:fldChar w:fldCharType="begin"/>
      </w:r>
      <w:r w:rsidR="002020B1">
        <w:instrText xml:space="preserve"> ADDIN ZOTERO_ITEM CSL_CITATION {"citationID":"5cuWb7bp","properties":{"formattedCitation":"[47]","plainCitation":"[47]","noteIndex":0},"citationItems":[{"id":169,"uris":["http://zotero.org/users/11398818/items/8IPGYUV4"],"itemData":{"id":169,"type":"article-journal","container-title":"IEEE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2020B1">
        <w:fldChar w:fldCharType="separate"/>
      </w:r>
      <w:r w:rsidR="002020B1" w:rsidRPr="002020B1">
        <w:t>[47]</w:t>
      </w:r>
      <w:r w:rsidR="002020B1">
        <w:fldChar w:fldCharType="end"/>
      </w:r>
      <w:r w:rsidRPr="00617BCB">
        <w:t>, who combined infrared reflective distance sensors with</w:t>
      </w:r>
      <w:r>
        <w:t xml:space="preserve"> </w:t>
      </w:r>
      <w:r w:rsidRPr="00617BCB">
        <w:t>pressure sensors, could offer a more versatile approach to posture classification.</w:t>
      </w:r>
      <w:r>
        <w:t xml:space="preserve"> </w:t>
      </w:r>
      <w:r w:rsidRPr="00617BCB">
        <w:t>Incorporating Inertial Measurement Unit (IMU) sensors could further enable the monitoring</w:t>
      </w:r>
      <w:r w:rsidR="009B7C0A">
        <w:t xml:space="preserve"> </w:t>
      </w:r>
      <w:r w:rsidRPr="00617BCB">
        <w:t>of user activity, enriching the data available for posture analysis and correction</w:t>
      </w:r>
      <w:r w:rsidR="002020B1">
        <w:t xml:space="preserve"> </w:t>
      </w:r>
      <w:r w:rsidR="00842EA2">
        <w:fldChar w:fldCharType="begin"/>
      </w:r>
      <w:r w:rsidR="00842EA2">
        <w:instrText xml:space="preserve"> ADDIN ZOTERO_ITEM CSL_CITATION {"citationID":"7vk5BGrB","properties":{"formattedCitation":"[35]","plainCitation":"[35]","noteIndex":0},"citationItems":[{"id":223,"uris":["http://zotero.org/users/11398818/items/2HFDN9YP"],"itemData":{"id":223,"type":"article-journal","container-title":"IEEE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842EA2">
        <w:fldChar w:fldCharType="separate"/>
      </w:r>
      <w:r w:rsidR="00842EA2" w:rsidRPr="00842EA2">
        <w:t>[35]</w:t>
      </w:r>
      <w:r w:rsidR="00842EA2">
        <w:fldChar w:fldCharType="end"/>
      </w:r>
      <w:r w:rsidRPr="00617BCB">
        <w:t>.</w:t>
      </w:r>
      <w:r w:rsidR="009B7C0A">
        <w:t xml:space="preserve"> </w:t>
      </w:r>
    </w:p>
    <w:p w14:paraId="08E03B74" w14:textId="77777777" w:rsidR="002020B1" w:rsidRDefault="002020B1" w:rsidP="00617BCB">
      <w:pPr>
        <w:pStyle w:val="MDPI62BackMatter"/>
        <w:spacing w:before="240"/>
        <w:rPr>
          <w:color w:val="auto"/>
          <w:sz w:val="20"/>
          <w:szCs w:val="22"/>
          <w:lang w:val="en-GB" w:eastAsia="de-DE"/>
        </w:rPr>
      </w:pPr>
    </w:p>
    <w:p w14:paraId="67642AEC" w14:textId="6A5C9111" w:rsidR="00E93210" w:rsidRPr="00617BCB" w:rsidRDefault="00E93210" w:rsidP="00617BCB">
      <w:pPr>
        <w:pStyle w:val="MDPI62BackMatter"/>
        <w:spacing w:before="240"/>
        <w:rPr>
          <w:lang w:val="en-GB"/>
        </w:rPr>
      </w:pPr>
      <w:r w:rsidRPr="00617BCB">
        <w:rPr>
          <w:b/>
          <w:lang w:val="en-GB"/>
        </w:rPr>
        <w:t>Supplementary Materials:</w:t>
      </w:r>
      <w:r w:rsidR="00EF6C57" w:rsidRPr="00617BCB">
        <w:rPr>
          <w:b/>
          <w:lang w:val="en-GB"/>
        </w:rPr>
        <w:t xml:space="preserve"> </w:t>
      </w:r>
      <w:r w:rsidR="003F1D3D" w:rsidRPr="00617BCB">
        <w:rPr>
          <w:lang w:val="en-GB"/>
        </w:rPr>
        <w:t>__</w:t>
      </w:r>
    </w:p>
    <w:p w14:paraId="08CF8FFB" w14:textId="4D59D4F2" w:rsidR="00E93210" w:rsidRPr="00617BCB" w:rsidRDefault="00E93210" w:rsidP="00E93210">
      <w:pPr>
        <w:pStyle w:val="MDPI62BackMatter"/>
        <w:rPr>
          <w:lang w:val="en-GB"/>
        </w:rPr>
      </w:pPr>
      <w:r w:rsidRPr="00617BCB">
        <w:rPr>
          <w:b/>
          <w:lang w:val="en-GB"/>
        </w:rPr>
        <w:t>Author Contributions:</w:t>
      </w:r>
      <w:r w:rsidRPr="00617BCB">
        <w:rPr>
          <w:lang w:val="en-GB"/>
        </w:rPr>
        <w:t xml:space="preserve"> </w:t>
      </w:r>
      <w:r w:rsidR="003F1D3D" w:rsidRPr="00617BCB">
        <w:rPr>
          <w:lang w:val="en-GB"/>
        </w:rPr>
        <w:t>___</w:t>
      </w:r>
    </w:p>
    <w:p w14:paraId="1DD34768" w14:textId="5B0925FF" w:rsidR="00E93210" w:rsidRPr="00617BCB" w:rsidRDefault="00E93210" w:rsidP="00E93210">
      <w:pPr>
        <w:pStyle w:val="MDPI62BackMatter"/>
        <w:rPr>
          <w:lang w:val="en-GB"/>
        </w:rPr>
      </w:pPr>
      <w:r w:rsidRPr="00617BCB">
        <w:rPr>
          <w:b/>
          <w:lang w:val="en-GB"/>
        </w:rPr>
        <w:t>Funding:</w:t>
      </w:r>
      <w:r w:rsidRPr="00617BCB">
        <w:rPr>
          <w:lang w:val="en-GB"/>
        </w:rPr>
        <w:t xml:space="preserve"> </w:t>
      </w:r>
      <w:r w:rsidR="001718DC" w:rsidRPr="00617BCB">
        <w:rPr>
          <w:lang w:val="en-GB"/>
        </w:rPr>
        <w:t>___</w:t>
      </w:r>
    </w:p>
    <w:p w14:paraId="4D673599" w14:textId="0663E5BF" w:rsidR="00AE2596" w:rsidRPr="00617BCB" w:rsidRDefault="00AE2596" w:rsidP="00AE2596">
      <w:pPr>
        <w:pStyle w:val="MDPI62BackMatter"/>
        <w:rPr>
          <w:b/>
          <w:lang w:val="en-GB"/>
        </w:rPr>
      </w:pPr>
      <w:bookmarkStart w:id="23" w:name="_Hlk89945590"/>
      <w:bookmarkStart w:id="24" w:name="_Hlk60054323"/>
      <w:r w:rsidRPr="00617BCB">
        <w:rPr>
          <w:b/>
          <w:lang w:val="en-GB"/>
        </w:rPr>
        <w:t xml:space="preserve">Institutional Review Board Statement: </w:t>
      </w:r>
      <w:r w:rsidR="001718DC" w:rsidRPr="00617BCB">
        <w:rPr>
          <w:lang w:val="en-GB"/>
        </w:rPr>
        <w:t>Not applicable</w:t>
      </w:r>
    </w:p>
    <w:bookmarkEnd w:id="23"/>
    <w:p w14:paraId="4D5C400A" w14:textId="549E61AD" w:rsidR="00974880" w:rsidRPr="00617BCB" w:rsidRDefault="00974880" w:rsidP="008F070A">
      <w:pPr>
        <w:pStyle w:val="MDPI62BackMatter"/>
        <w:spacing w:after="0"/>
        <w:rPr>
          <w:lang w:val="en-GB"/>
        </w:rPr>
      </w:pPr>
      <w:r w:rsidRPr="00617BCB">
        <w:rPr>
          <w:b/>
          <w:lang w:val="en-GB"/>
        </w:rPr>
        <w:t xml:space="preserve">Informed Consent Statement: </w:t>
      </w:r>
      <w:r w:rsidR="008F070A" w:rsidRPr="00617BCB">
        <w:rPr>
          <w:lang w:val="en-GB"/>
        </w:rPr>
        <w:t>Not Applicable</w:t>
      </w:r>
    </w:p>
    <w:bookmarkEnd w:id="24"/>
    <w:p w14:paraId="67119B1E" w14:textId="153C65F1" w:rsidR="00B958EA" w:rsidRPr="00617BCB" w:rsidRDefault="00B958EA" w:rsidP="00B958EA">
      <w:pPr>
        <w:pStyle w:val="MDPI62BackMatter"/>
        <w:rPr>
          <w:lang w:val="en-GB"/>
        </w:rPr>
      </w:pPr>
      <w:r w:rsidRPr="00617BCB">
        <w:rPr>
          <w:b/>
          <w:lang w:val="en-GB"/>
        </w:rPr>
        <w:t>Data Availability Statement:</w:t>
      </w:r>
      <w:r w:rsidRPr="00617BCB">
        <w:rPr>
          <w:lang w:val="en-GB"/>
        </w:rPr>
        <w:t xml:space="preserve"> </w:t>
      </w:r>
      <w:r w:rsidR="008F070A" w:rsidRPr="00617BCB">
        <w:rPr>
          <w:lang w:val="en-GB"/>
        </w:rPr>
        <w:t>___</w:t>
      </w:r>
    </w:p>
    <w:p w14:paraId="2978C5C9" w14:textId="2D1CA4DA" w:rsidR="00E93210" w:rsidRPr="00617BCB" w:rsidRDefault="00E93210" w:rsidP="00E93210">
      <w:pPr>
        <w:pStyle w:val="MDPI62BackMatter"/>
        <w:rPr>
          <w:lang w:val="en-GB"/>
        </w:rPr>
      </w:pPr>
      <w:r w:rsidRPr="00617BCB">
        <w:rPr>
          <w:b/>
          <w:lang w:val="en-GB"/>
        </w:rPr>
        <w:t>Acknowledgments:</w:t>
      </w:r>
      <w:r w:rsidRPr="00617BCB">
        <w:rPr>
          <w:lang w:val="en-GB"/>
        </w:rPr>
        <w:t xml:space="preserve"> </w:t>
      </w:r>
      <w:r w:rsidR="008F070A" w:rsidRPr="00617BCB">
        <w:rPr>
          <w:lang w:val="en-GB"/>
        </w:rPr>
        <w:t>___</w:t>
      </w:r>
    </w:p>
    <w:p w14:paraId="19487B7A" w14:textId="585FBE66" w:rsidR="00E93210" w:rsidRPr="00617BCB" w:rsidRDefault="00E93210" w:rsidP="00E93210">
      <w:pPr>
        <w:pStyle w:val="MDPI62BackMatter"/>
        <w:rPr>
          <w:lang w:val="en-GB"/>
        </w:rPr>
      </w:pPr>
      <w:r w:rsidRPr="00617BCB">
        <w:rPr>
          <w:b/>
          <w:lang w:val="en-GB"/>
        </w:rPr>
        <w:t>Conflicts of Interest:</w:t>
      </w:r>
      <w:r w:rsidRPr="00617BCB">
        <w:rPr>
          <w:lang w:val="en-GB"/>
        </w:rPr>
        <w:t xml:space="preserve"> </w:t>
      </w:r>
      <w:r w:rsidR="005C56E0" w:rsidRPr="00617BCB">
        <w:rPr>
          <w:lang w:val="en-GB"/>
        </w:rPr>
        <w:t>There are no conflicts of interest among authors.</w:t>
      </w:r>
    </w:p>
    <w:p w14:paraId="769568BC" w14:textId="77777777" w:rsidR="008F070A" w:rsidRPr="00617BCB" w:rsidRDefault="008F070A" w:rsidP="00E93210">
      <w:pPr>
        <w:pStyle w:val="MDPI62BackMatter"/>
        <w:rPr>
          <w:lang w:val="en-GB"/>
        </w:rPr>
      </w:pPr>
    </w:p>
    <w:p w14:paraId="17407DD6" w14:textId="77777777" w:rsidR="008F070A" w:rsidRPr="00617BCB" w:rsidRDefault="008F070A" w:rsidP="00E93210">
      <w:pPr>
        <w:pStyle w:val="MDPI62BackMatter"/>
        <w:rPr>
          <w:lang w:val="en-GB"/>
        </w:rPr>
      </w:pPr>
    </w:p>
    <w:p w14:paraId="114B67C0" w14:textId="77777777" w:rsidR="004F5641" w:rsidRPr="00617BCB" w:rsidRDefault="004F5641" w:rsidP="00E93210">
      <w:pPr>
        <w:pStyle w:val="MDPI62BackMatter"/>
        <w:rPr>
          <w:lang w:val="en-GB"/>
        </w:rPr>
      </w:pPr>
    </w:p>
    <w:p w14:paraId="3C6653B2" w14:textId="77777777" w:rsidR="004F5641" w:rsidRPr="00617BCB" w:rsidRDefault="004F5641" w:rsidP="00E93210">
      <w:pPr>
        <w:pStyle w:val="MDPI62BackMatter"/>
        <w:rPr>
          <w:lang w:val="en-GB"/>
        </w:rPr>
      </w:pPr>
    </w:p>
    <w:p w14:paraId="3A48E7AF" w14:textId="77777777" w:rsidR="004F5641" w:rsidRPr="00617BCB" w:rsidRDefault="004F5641" w:rsidP="00E93210">
      <w:pPr>
        <w:pStyle w:val="MDPI62BackMatter"/>
        <w:rPr>
          <w:lang w:val="en-GB"/>
        </w:rPr>
      </w:pPr>
    </w:p>
    <w:p w14:paraId="3281AA59" w14:textId="77777777" w:rsidR="004F5641" w:rsidRPr="00617BCB" w:rsidRDefault="004F5641" w:rsidP="00E93210">
      <w:pPr>
        <w:pStyle w:val="MDPI62BackMatter"/>
        <w:rPr>
          <w:lang w:val="en-GB"/>
        </w:rPr>
      </w:pPr>
    </w:p>
    <w:p w14:paraId="0BABDA54" w14:textId="77777777" w:rsidR="004F5641" w:rsidRPr="00617BCB" w:rsidRDefault="004F5641" w:rsidP="00E93210">
      <w:pPr>
        <w:pStyle w:val="MDPI62BackMatter"/>
        <w:rPr>
          <w:lang w:val="en-GB"/>
        </w:rPr>
      </w:pPr>
    </w:p>
    <w:p w14:paraId="64B6A9D5" w14:textId="77777777" w:rsidR="004F5641" w:rsidRPr="00617BCB" w:rsidRDefault="004F5641" w:rsidP="00E93210">
      <w:pPr>
        <w:pStyle w:val="MDPI62BackMatter"/>
        <w:rPr>
          <w:lang w:val="en-GB"/>
        </w:rPr>
      </w:pPr>
    </w:p>
    <w:p w14:paraId="253C52B7" w14:textId="77777777" w:rsidR="004F5641" w:rsidRPr="00617BCB" w:rsidRDefault="004F5641" w:rsidP="00E93210">
      <w:pPr>
        <w:pStyle w:val="MDPI62BackMatter"/>
        <w:rPr>
          <w:lang w:val="en-GB"/>
        </w:rPr>
      </w:pPr>
    </w:p>
    <w:p w14:paraId="63A0A701" w14:textId="77777777" w:rsidR="004F5641" w:rsidRPr="00617BCB" w:rsidRDefault="004F5641" w:rsidP="00E93210">
      <w:pPr>
        <w:pStyle w:val="MDPI62BackMatter"/>
        <w:rPr>
          <w:lang w:val="en-GB"/>
        </w:rPr>
      </w:pPr>
    </w:p>
    <w:p w14:paraId="4F3AE203" w14:textId="77777777" w:rsidR="004F5641" w:rsidRPr="00617BCB" w:rsidRDefault="004F5641" w:rsidP="00E93210">
      <w:pPr>
        <w:pStyle w:val="MDPI62BackMatter"/>
        <w:rPr>
          <w:lang w:val="en-GB"/>
        </w:rPr>
      </w:pPr>
    </w:p>
    <w:p w14:paraId="35739DD9" w14:textId="77777777" w:rsidR="004F5641" w:rsidRPr="00617BCB" w:rsidRDefault="004F5641" w:rsidP="00E93210">
      <w:pPr>
        <w:pStyle w:val="MDPI62BackMatter"/>
        <w:rPr>
          <w:lang w:val="en-GB"/>
        </w:rPr>
      </w:pPr>
    </w:p>
    <w:p w14:paraId="4D96F7B7" w14:textId="3ADA6200" w:rsidR="00E93210" w:rsidRPr="00617BCB" w:rsidRDefault="00E93210" w:rsidP="00070792">
      <w:pPr>
        <w:pStyle w:val="MDPI21heading1"/>
        <w:ind w:left="0"/>
        <w:rPr>
          <w:lang w:val="en-GB"/>
        </w:rPr>
      </w:pPr>
      <w:r w:rsidRPr="00617BCB">
        <w:rPr>
          <w:lang w:val="en-GB"/>
        </w:rPr>
        <w:t>References</w:t>
      </w:r>
    </w:p>
    <w:p w14:paraId="714A44AD" w14:textId="77777777" w:rsidR="00477E00" w:rsidRDefault="007A08BB" w:rsidP="00477E00">
      <w:pPr>
        <w:pStyle w:val="Bibliography"/>
      </w:pPr>
      <w:r w:rsidRPr="00617BCB">
        <w:fldChar w:fldCharType="begin"/>
      </w:r>
      <w:r w:rsidR="002E1B1B">
        <w:instrText xml:space="preserve"> ADDIN ZOTERO_BIBL {"uncited":[],"omitted":[],"custom":[]} CSL_BIBLIOGRAPHY </w:instrText>
      </w:r>
      <w:r w:rsidRPr="00617BCB">
        <w:fldChar w:fldCharType="separate"/>
      </w:r>
      <w:r w:rsidR="00477E00">
        <w:t xml:space="preserve">1. </w:t>
      </w:r>
      <w:r w:rsidR="00477E00">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477E00">
        <w:rPr>
          <w:i/>
          <w:iCs/>
        </w:rPr>
        <w:t>The Lancet Rheumatology</w:t>
      </w:r>
      <w:r w:rsidR="00477E00">
        <w:t xml:space="preserve"> </w:t>
      </w:r>
      <w:r w:rsidR="00477E00">
        <w:rPr>
          <w:b/>
          <w:bCs/>
        </w:rPr>
        <w:t>2023</w:t>
      </w:r>
      <w:r w:rsidR="00477E00">
        <w:t xml:space="preserve">, </w:t>
      </w:r>
      <w:r w:rsidR="00477E00">
        <w:rPr>
          <w:i/>
          <w:iCs/>
        </w:rPr>
        <w:t>5</w:t>
      </w:r>
      <w:r w:rsidR="00477E00">
        <w:t>, e670–e682, doi:10.1016/S2665-9913(23)00232-1.</w:t>
      </w:r>
    </w:p>
    <w:p w14:paraId="49399D87" w14:textId="77777777" w:rsidR="00477E00" w:rsidRDefault="00477E00" w:rsidP="00477E00">
      <w:pPr>
        <w:pStyle w:val="Bibliography"/>
      </w:pPr>
      <w:r>
        <w:t xml:space="preserve">2.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425D2779" w14:textId="77777777" w:rsidR="00477E00" w:rsidRDefault="00477E00" w:rsidP="00477E00">
      <w:pPr>
        <w:pStyle w:val="Bibliography"/>
      </w:pPr>
      <w:r>
        <w:t xml:space="preserve">3.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doi:10.17354/ijss/2015/469.</w:t>
      </w:r>
    </w:p>
    <w:p w14:paraId="0AC02839" w14:textId="77777777" w:rsidR="00477E00" w:rsidRDefault="00477E00" w:rsidP="00477E00">
      <w:pPr>
        <w:pStyle w:val="Bibliography"/>
      </w:pPr>
      <w:r>
        <w:t xml:space="preserve">4.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08D3CF54" w14:textId="77777777" w:rsidR="00477E00" w:rsidRDefault="00477E00" w:rsidP="00477E00">
      <w:pPr>
        <w:pStyle w:val="Bibliography"/>
      </w:pPr>
      <w:r>
        <w:t xml:space="preserve">5.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40C57AF8" w14:textId="77777777" w:rsidR="00477E00" w:rsidRDefault="00477E00" w:rsidP="00477E00">
      <w:pPr>
        <w:pStyle w:val="Bibliography"/>
      </w:pPr>
      <w:r>
        <w:lastRenderedPageBreak/>
        <w:t xml:space="preserve">6. </w:t>
      </w:r>
      <w:r>
        <w:tab/>
        <w:t>Partlow, A. A Knowledge Based Engineering System for the Prescription and Manufacture of Custom Contoured Seating for Clients with Severe Musculoskeletal and Postural Conditions, University of South Wales, Faculty of Computing, Engineering and Science: Wales, UK, 2014.</w:t>
      </w:r>
    </w:p>
    <w:p w14:paraId="730B516F" w14:textId="77777777" w:rsidR="00477E00" w:rsidRDefault="00477E00" w:rsidP="00477E00">
      <w:pPr>
        <w:pStyle w:val="Bibliography"/>
      </w:pPr>
      <w:r>
        <w:t xml:space="preserve">7. </w:t>
      </w:r>
      <w:r>
        <w:tab/>
        <w:t xml:space="preserve">Kulon, J.; Partlow, A.; Gibson, C.; Wilson, I.; Wilcox, S. Rule-Based Algorithm for the Classification of Sitting Postures in the Sagittal Plane from the Cardiff Body Match Measurement System. </w:t>
      </w:r>
      <w:r>
        <w:rPr>
          <w:i/>
          <w:iCs/>
        </w:rPr>
        <w:t>Journal of Medical Engineering &amp; Technology</w:t>
      </w:r>
      <w:r>
        <w:t xml:space="preserve"> </w:t>
      </w:r>
      <w:r>
        <w:rPr>
          <w:b/>
          <w:bCs/>
        </w:rPr>
        <w:t>2014</w:t>
      </w:r>
      <w:r>
        <w:t xml:space="preserve">, </w:t>
      </w:r>
      <w:r>
        <w:rPr>
          <w:i/>
          <w:iCs/>
        </w:rPr>
        <w:t>38</w:t>
      </w:r>
      <w:r>
        <w:t>, 5–15, doi:10.3109/03091902.2013.844208.</w:t>
      </w:r>
    </w:p>
    <w:p w14:paraId="14400B42" w14:textId="77777777" w:rsidR="00477E00" w:rsidRDefault="00477E00" w:rsidP="00477E00">
      <w:pPr>
        <w:pStyle w:val="Bibliography"/>
      </w:pPr>
      <w:r>
        <w:t xml:space="preserve">8. </w:t>
      </w:r>
      <w:r>
        <w:tab/>
        <w:t xml:space="preserve">Partlow, A.; Gibson, C.; Kulon, J.; Wilson, I.; Wilcox, S. Pelvis Feature Extraction and Classification of Cardiff Body Match Rig Base Measurements for Input into a Knowledge-Based System. </w:t>
      </w:r>
      <w:r>
        <w:rPr>
          <w:i/>
          <w:iCs/>
        </w:rPr>
        <w:t>Journal of Medical Engineering &amp; Technology</w:t>
      </w:r>
      <w:r>
        <w:t xml:space="preserve"> </w:t>
      </w:r>
      <w:r>
        <w:rPr>
          <w:b/>
          <w:bCs/>
        </w:rPr>
        <w:t>2012</w:t>
      </w:r>
      <w:r>
        <w:t xml:space="preserve">, </w:t>
      </w:r>
      <w:r>
        <w:rPr>
          <w:i/>
          <w:iCs/>
        </w:rPr>
        <w:t>36</w:t>
      </w:r>
      <w:r>
        <w:t>, 399–406, doi:10.3109/03091902.2012.712202.</w:t>
      </w:r>
    </w:p>
    <w:p w14:paraId="77FCA73C" w14:textId="77777777" w:rsidR="00477E00" w:rsidRDefault="00477E00" w:rsidP="00477E00">
      <w:pPr>
        <w:pStyle w:val="Bibliography"/>
      </w:pPr>
      <w:r>
        <w:t xml:space="preserve">9. </w:t>
      </w:r>
      <w:r>
        <w:tab/>
        <w:t xml:space="preserve">Amendt, L.E.; Ause-Ellias, K.L.; Eybers, J.L.; Wadsworth, C.T.; Nielsen, D.H.; Weinstein, S.L. Validity and Reliability Testing of the Scoliometer®. </w:t>
      </w:r>
      <w:r>
        <w:rPr>
          <w:i/>
          <w:iCs/>
        </w:rPr>
        <w:t>Physical Therapy</w:t>
      </w:r>
      <w:r>
        <w:t xml:space="preserve"> </w:t>
      </w:r>
      <w:r>
        <w:rPr>
          <w:b/>
          <w:bCs/>
        </w:rPr>
        <w:t>1990</w:t>
      </w:r>
      <w:r>
        <w:t xml:space="preserve">, </w:t>
      </w:r>
      <w:r>
        <w:rPr>
          <w:i/>
          <w:iCs/>
        </w:rPr>
        <w:t>70</w:t>
      </w:r>
      <w:r>
        <w:t>, 108–117, doi:10.1093/ptj/70.2.108.</w:t>
      </w:r>
    </w:p>
    <w:p w14:paraId="32A894D8" w14:textId="77777777" w:rsidR="00477E00" w:rsidRDefault="00477E00" w:rsidP="00477E00">
      <w:pPr>
        <w:pStyle w:val="Bibliography"/>
      </w:pPr>
      <w:r>
        <w:t xml:space="preserve">10. </w:t>
      </w:r>
      <w:r>
        <w:tab/>
        <w:t xml:space="preserve">Berthonnaud, E.; Dimnet, J. Analysis of Structural Features of Deformed Spines in Frontal and Sagittal Projections. </w:t>
      </w:r>
      <w:r>
        <w:rPr>
          <w:i/>
          <w:iCs/>
        </w:rPr>
        <w:t>Computerized Medical Imaging and Graphics</w:t>
      </w:r>
      <w:r>
        <w:t xml:space="preserve"> </w:t>
      </w:r>
      <w:r>
        <w:rPr>
          <w:b/>
          <w:bCs/>
        </w:rPr>
        <w:t>2007</w:t>
      </w:r>
      <w:r>
        <w:t xml:space="preserve">, </w:t>
      </w:r>
      <w:r>
        <w:rPr>
          <w:i/>
          <w:iCs/>
        </w:rPr>
        <w:t>31</w:t>
      </w:r>
      <w:r>
        <w:t>, 9–16, doi:10.1016/j.compmedimag.2006.09.016.</w:t>
      </w:r>
    </w:p>
    <w:p w14:paraId="0862F99D" w14:textId="77777777" w:rsidR="00477E00" w:rsidRDefault="00477E00" w:rsidP="00477E00">
      <w:pPr>
        <w:pStyle w:val="Bibliography"/>
      </w:pPr>
      <w:r>
        <w:t xml:space="preserve">11. </w:t>
      </w:r>
      <w:r>
        <w:tab/>
        <w:t xml:space="preserve">Burwell, R.; James, N.; Johnson, F.; Webb, J.; Wilson, Y. Standardised Trunk Asymmetry Scores. A Study of Back Contour in Healthy School Children. </w:t>
      </w:r>
      <w:r>
        <w:rPr>
          <w:i/>
          <w:iCs/>
        </w:rPr>
        <w:t>The Journal of Bone and Joint Surgery. British volume</w:t>
      </w:r>
      <w:r>
        <w:t xml:space="preserve"> </w:t>
      </w:r>
      <w:r>
        <w:rPr>
          <w:b/>
          <w:bCs/>
        </w:rPr>
        <w:t>1983</w:t>
      </w:r>
      <w:r>
        <w:t xml:space="preserve">, </w:t>
      </w:r>
      <w:r>
        <w:rPr>
          <w:i/>
          <w:iCs/>
        </w:rPr>
        <w:t>65-B</w:t>
      </w:r>
      <w:r>
        <w:t>, 452–463, doi:10.1302/0301-620X.65B4.6874719.</w:t>
      </w:r>
    </w:p>
    <w:p w14:paraId="580EB907" w14:textId="77777777" w:rsidR="00477E00" w:rsidRDefault="00477E00" w:rsidP="00477E00">
      <w:pPr>
        <w:pStyle w:val="Bibliography"/>
      </w:pPr>
      <w:r>
        <w:t xml:space="preserve">12. </w:t>
      </w:r>
      <w:r>
        <w:tab/>
        <w:t xml:space="preserve">Jaremko, J.L.; Poncet, P.; Ronsky, J.; Harder, J.; Dansereau, J.; Labelle, H.; Zernicke, R.F. Indices of Torso Asymmetry Related to Spinal Deformity in Scoliosis. </w:t>
      </w:r>
      <w:r>
        <w:rPr>
          <w:i/>
          <w:iCs/>
        </w:rPr>
        <w:t>Clinical Biomechanics</w:t>
      </w:r>
      <w:r>
        <w:t xml:space="preserve"> </w:t>
      </w:r>
      <w:r>
        <w:rPr>
          <w:b/>
          <w:bCs/>
        </w:rPr>
        <w:t>2002</w:t>
      </w:r>
      <w:r>
        <w:t xml:space="preserve">, </w:t>
      </w:r>
      <w:r>
        <w:rPr>
          <w:i/>
          <w:iCs/>
        </w:rPr>
        <w:t>17</w:t>
      </w:r>
      <w:r>
        <w:t>, 559–568, doi:10.1016/S0268-0033(02)00099-2.</w:t>
      </w:r>
    </w:p>
    <w:p w14:paraId="47DD15D6" w14:textId="77777777" w:rsidR="00477E00" w:rsidRDefault="00477E00" w:rsidP="00477E00">
      <w:pPr>
        <w:pStyle w:val="Bibliography"/>
      </w:pPr>
      <w:r>
        <w:t xml:space="preserve">13. </w:t>
      </w:r>
      <w:r>
        <w:tab/>
        <w:t xml:space="preserve">Meyer, J.; Arnrich, B.; Schumm, J.; Troster, G. Design and Modeling of a Textile Pressure Sensor for Sitting Posture Classification. </w:t>
      </w:r>
      <w:r>
        <w:rPr>
          <w:i/>
          <w:iCs/>
        </w:rPr>
        <w:t>IEEE Sensors J.</w:t>
      </w:r>
      <w:r>
        <w:t xml:space="preserve"> </w:t>
      </w:r>
      <w:r>
        <w:rPr>
          <w:b/>
          <w:bCs/>
        </w:rPr>
        <w:t>2010</w:t>
      </w:r>
      <w:r>
        <w:t xml:space="preserve">, </w:t>
      </w:r>
      <w:r>
        <w:rPr>
          <w:i/>
          <w:iCs/>
        </w:rPr>
        <w:t>10</w:t>
      </w:r>
      <w:r>
        <w:t>, 1391–1398, doi:10.1109/JSEN.2009.2037330.</w:t>
      </w:r>
    </w:p>
    <w:p w14:paraId="079B99D9" w14:textId="77777777" w:rsidR="00477E00" w:rsidRDefault="00477E00" w:rsidP="00477E00">
      <w:pPr>
        <w:pStyle w:val="Bibliography"/>
      </w:pPr>
      <w:r>
        <w:t xml:space="preserve">14. </w:t>
      </w:r>
      <w:r>
        <w:tab/>
        <w:t xml:space="preserve">Partlow, A.; Gibson, C.; Kulon, J. 3D Posture Visualisation from Body Shape Measurements Using Physics Simulation, to Ascertain the Orientation of the Pelvis and Femurs in a Seated Position. </w:t>
      </w:r>
      <w:r>
        <w:rPr>
          <w:i/>
          <w:iCs/>
        </w:rPr>
        <w:t>Computer Methods and Programs in Biomedicine</w:t>
      </w:r>
      <w:r>
        <w:t xml:space="preserve"> </w:t>
      </w:r>
      <w:r>
        <w:rPr>
          <w:b/>
          <w:bCs/>
        </w:rPr>
        <w:t>2021</w:t>
      </w:r>
      <w:r>
        <w:t xml:space="preserve">, </w:t>
      </w:r>
      <w:r>
        <w:rPr>
          <w:i/>
          <w:iCs/>
        </w:rPr>
        <w:t>198</w:t>
      </w:r>
      <w:r>
        <w:t>, 105772, doi:10.1016/j.cmpb.2020.105772.</w:t>
      </w:r>
    </w:p>
    <w:p w14:paraId="7769CAE8" w14:textId="77777777" w:rsidR="00477E00" w:rsidRDefault="00477E00" w:rsidP="00477E00">
      <w:pPr>
        <w:pStyle w:val="Bibliography"/>
      </w:pPr>
      <w:r>
        <w:t xml:space="preserve">15. </w:t>
      </w:r>
      <w:r>
        <w:tab/>
        <w:t>Kulon, J.; Voysey, M.; Partlow, A.; Rogers, P.; Gibson, C. Development of a System for Anatomical Landmarks Localization Using Ultrasonic Signals. In Proceedings of the 2016 IEEE International Symposium on Medical Measurements and Applications (MeMeA); IEEE: Benevento, Italy, May 2016; pp. 1–6.</w:t>
      </w:r>
    </w:p>
    <w:p w14:paraId="309A2583" w14:textId="77777777" w:rsidR="00477E00" w:rsidRDefault="00477E00" w:rsidP="00477E00">
      <w:pPr>
        <w:pStyle w:val="Bibliography"/>
      </w:pPr>
      <w:r>
        <w:t xml:space="preserve">16.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249DD68D" w14:textId="77777777" w:rsidR="00477E00" w:rsidRDefault="00477E00" w:rsidP="00477E00">
      <w:pPr>
        <w:pStyle w:val="Bibliography"/>
      </w:pPr>
      <w:r>
        <w:t xml:space="preserve">17. </w:t>
      </w:r>
      <w:r>
        <w:tab/>
        <w:t xml:space="preserve">Slater, D.; Korakakis, V.; O’Sullivan, P.; Nolan, D.; O’Sullivan, K. “Sit Up Straight”: Time to Re-Evaluate. </w:t>
      </w:r>
      <w:r>
        <w:rPr>
          <w:i/>
          <w:iCs/>
        </w:rPr>
        <w:t>J Orthop Sports Phys Ther</w:t>
      </w:r>
      <w:r>
        <w:t xml:space="preserve"> </w:t>
      </w:r>
      <w:r>
        <w:rPr>
          <w:b/>
          <w:bCs/>
        </w:rPr>
        <w:t>2019</w:t>
      </w:r>
      <w:r>
        <w:t xml:space="preserve">, </w:t>
      </w:r>
      <w:r>
        <w:rPr>
          <w:i/>
          <w:iCs/>
        </w:rPr>
        <w:t>49</w:t>
      </w:r>
      <w:r>
        <w:t>, 562–564, doi:10.2519/jospt.2019.0610.</w:t>
      </w:r>
    </w:p>
    <w:p w14:paraId="563CAF65" w14:textId="77777777" w:rsidR="00477E00" w:rsidRDefault="00477E00" w:rsidP="00477E00">
      <w:pPr>
        <w:pStyle w:val="Bibliography"/>
      </w:pPr>
      <w:r>
        <w:t xml:space="preserve">18. </w:t>
      </w:r>
      <w:r>
        <w:tab/>
        <w:t xml:space="preserve">Korakakis, V.; O’Sullivan, K.; O’Sullivan, P.B.; Evagelinou, V.; Sotiralis, Y.; Sideris, A.; Sakellariou, K.; Karanasios, S.; Giakas,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71219D2A" w14:textId="77777777" w:rsidR="00477E00" w:rsidRDefault="00477E00" w:rsidP="00477E00">
      <w:pPr>
        <w:pStyle w:val="Bibliography"/>
      </w:pPr>
      <w:r>
        <w:t xml:space="preserve">19. </w:t>
      </w:r>
      <w:r>
        <w:tab/>
        <w:t xml:space="preserve">Paredes-Madrid, L.; Matute, A.; Bareño,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31974E8B" w14:textId="77777777" w:rsidR="00477E00" w:rsidRDefault="00477E00" w:rsidP="00477E00">
      <w:pPr>
        <w:pStyle w:val="Bibliography"/>
      </w:pPr>
      <w:r>
        <w:t xml:space="preserve">20. </w:t>
      </w:r>
      <w:r>
        <w:tab/>
        <w:t>Sadun, A.S.; Jalani, J.; Sukor, J.A. Force Sensing Resistor (FSR): A Brief Overview and the Low-Cost Sensor for Active Compliance Control.; Jiang, X., Chen, G., Capi, G., Ishll, C., Eds.; Tokyo, Japan, July 11 2016; p. 1001112.</w:t>
      </w:r>
    </w:p>
    <w:p w14:paraId="14ACEEC2" w14:textId="77777777" w:rsidR="00477E00" w:rsidRDefault="00477E00" w:rsidP="00477E00">
      <w:pPr>
        <w:pStyle w:val="Bibliography"/>
      </w:pPr>
      <w:r>
        <w:t xml:space="preserve">21.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49504E29" w14:textId="77777777" w:rsidR="00477E00" w:rsidRDefault="00477E00" w:rsidP="00477E00">
      <w:pPr>
        <w:pStyle w:val="Bibliography"/>
      </w:pPr>
      <w:r>
        <w:t xml:space="preserve">22. </w:t>
      </w:r>
      <w:r>
        <w:tab/>
        <w:t>Ohmite Ohmite FSR Series Integration Guide: Force Sensing Resistor 2018.</w:t>
      </w:r>
    </w:p>
    <w:p w14:paraId="28D351E3" w14:textId="77777777" w:rsidR="00477E00" w:rsidRDefault="00477E00" w:rsidP="00477E00">
      <w:pPr>
        <w:pStyle w:val="Bibliography"/>
      </w:pPr>
      <w:r>
        <w:lastRenderedPageBreak/>
        <w:t xml:space="preserve">23. </w:t>
      </w:r>
      <w:r>
        <w:tab/>
        <w:t>Interlink Electronics FSR 402 Data Sheet.</w:t>
      </w:r>
    </w:p>
    <w:p w14:paraId="4DF946E2" w14:textId="77777777" w:rsidR="00477E00" w:rsidRDefault="00477E00" w:rsidP="00477E00">
      <w:pPr>
        <w:pStyle w:val="Bibliography"/>
      </w:pPr>
      <w:r>
        <w:t xml:space="preserve">24. </w:t>
      </w:r>
      <w:r>
        <w:tab/>
        <w:t>Interlink Electronics FSR 406 Data Sheet.</w:t>
      </w:r>
    </w:p>
    <w:p w14:paraId="6F2128A3" w14:textId="77777777" w:rsidR="00477E00" w:rsidRDefault="00477E00" w:rsidP="00477E00">
      <w:pPr>
        <w:pStyle w:val="Bibliography"/>
      </w:pPr>
      <w:r>
        <w:t xml:space="preserve">25. </w:t>
      </w:r>
      <w:r>
        <w:tab/>
        <w:t xml:space="preserve">Pizarro, F.; Villavicencio, P.; Yunge, D.; Rodríguez, M.; Hermosilla, G.; Leiva, A. Easy-to-Build Textile Pressure Sensor. </w:t>
      </w:r>
      <w:r>
        <w:rPr>
          <w:i/>
          <w:iCs/>
        </w:rPr>
        <w:t>Sensors</w:t>
      </w:r>
      <w:r>
        <w:t xml:space="preserve"> </w:t>
      </w:r>
      <w:r>
        <w:rPr>
          <w:b/>
          <w:bCs/>
        </w:rPr>
        <w:t>2018</w:t>
      </w:r>
      <w:r>
        <w:t xml:space="preserve">, </w:t>
      </w:r>
      <w:r>
        <w:rPr>
          <w:i/>
          <w:iCs/>
        </w:rPr>
        <w:t>18</w:t>
      </w:r>
      <w:r>
        <w:t>, 1190, doi:10.3390/s18041190.</w:t>
      </w:r>
    </w:p>
    <w:p w14:paraId="6620DB91" w14:textId="77777777" w:rsidR="00477E00" w:rsidRDefault="00477E00" w:rsidP="00477E00">
      <w:pPr>
        <w:pStyle w:val="Bibliography"/>
      </w:pPr>
      <w:r>
        <w:t xml:space="preserve">26.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15942850" w14:textId="77777777" w:rsidR="00477E00" w:rsidRDefault="00477E00" w:rsidP="00477E00">
      <w:pPr>
        <w:pStyle w:val="Bibliography"/>
      </w:pPr>
      <w:r>
        <w:t xml:space="preserve">27.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6FDB4858" w14:textId="77777777" w:rsidR="00477E00" w:rsidRDefault="00477E00" w:rsidP="00477E00">
      <w:pPr>
        <w:pStyle w:val="Bibliography"/>
      </w:pPr>
      <w:r>
        <w:t xml:space="preserve">28.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4A735C84" w14:textId="77777777" w:rsidR="00477E00" w:rsidRDefault="00477E00" w:rsidP="00477E00">
      <w:pPr>
        <w:pStyle w:val="Bibliography"/>
      </w:pPr>
      <w:r>
        <w:t xml:space="preserve">29. </w:t>
      </w:r>
      <w:r>
        <w:tab/>
        <w:t xml:space="preserve">Kamble, V.; shinde, V.D.; Kittur, J.K. Overview of Load Cells. </w:t>
      </w:r>
      <w:r>
        <w:rPr>
          <w:i/>
          <w:iCs/>
        </w:rPr>
        <w:t>Journal of Mechanical and Mechanics Engineering 6.3</w:t>
      </w:r>
      <w:r>
        <w:t xml:space="preserve"> </w:t>
      </w:r>
      <w:r>
        <w:rPr>
          <w:b/>
          <w:bCs/>
        </w:rPr>
        <w:t>2020</w:t>
      </w:r>
      <w:r>
        <w:t>, 22–29.</w:t>
      </w:r>
    </w:p>
    <w:p w14:paraId="46B11A3B" w14:textId="77777777" w:rsidR="00477E00" w:rsidRDefault="00477E00" w:rsidP="00477E00">
      <w:pPr>
        <w:pStyle w:val="Bibliography"/>
      </w:pPr>
      <w:r>
        <w:t xml:space="preserve">30.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134820F4" w14:textId="77777777" w:rsidR="00477E00" w:rsidRDefault="00477E00" w:rsidP="00477E00">
      <w:pPr>
        <w:pStyle w:val="Bibliography"/>
      </w:pPr>
      <w:r>
        <w:t xml:space="preserve">31.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5124EA1C" w14:textId="77777777" w:rsidR="00477E00" w:rsidRDefault="00477E00" w:rsidP="00477E00">
      <w:pPr>
        <w:pStyle w:val="Bibliography"/>
      </w:pPr>
      <w:r>
        <w:t xml:space="preserve">32.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10361A3A" w14:textId="77777777" w:rsidR="00477E00" w:rsidRDefault="00477E00" w:rsidP="00477E00">
      <w:pPr>
        <w:pStyle w:val="Bibliography"/>
      </w:pPr>
      <w:r>
        <w:t xml:space="preserve">33.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0698E5AF" w14:textId="77777777" w:rsidR="00477E00" w:rsidRDefault="00477E00" w:rsidP="00477E00">
      <w:pPr>
        <w:pStyle w:val="Bibliography"/>
      </w:pPr>
      <w:r>
        <w:t xml:space="preserve">34. </w:t>
      </w:r>
      <w:r>
        <w:tab/>
        <w:t>AbuTerkia, I.; Hannoun, M.; Suwal, B.; Ahmed, M.S.; Sundaravdivel, P. FPGA-Based Smart Chair Recognition System Using Flex Sensors. In Proceedings of the 2022 IEEE 15th Dallas Circuit And System Conference (DCAS); IEEE: Dallas, TX, USA, June 17 2022; pp. 1–2.</w:t>
      </w:r>
    </w:p>
    <w:p w14:paraId="32B03069" w14:textId="77777777" w:rsidR="00477E00" w:rsidRDefault="00477E00" w:rsidP="00477E00">
      <w:pPr>
        <w:pStyle w:val="Bibliography"/>
      </w:pPr>
      <w:r>
        <w:t xml:space="preserve">35.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2C3DEAB6" w14:textId="77777777" w:rsidR="00477E00" w:rsidRDefault="00477E00" w:rsidP="00477E00">
      <w:pPr>
        <w:pStyle w:val="Bibliography"/>
      </w:pPr>
      <w:r>
        <w:t xml:space="preserve">36.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5E62154B" w14:textId="77777777" w:rsidR="00477E00" w:rsidRDefault="00477E00" w:rsidP="00477E00">
      <w:pPr>
        <w:pStyle w:val="Bibliography"/>
      </w:pPr>
      <w:r>
        <w:t xml:space="preserve">37.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73D7BB87" w14:textId="77777777" w:rsidR="00477E00" w:rsidRDefault="00477E00" w:rsidP="00477E00">
      <w:pPr>
        <w:pStyle w:val="Bibliography"/>
      </w:pPr>
      <w:r>
        <w:t xml:space="preserve">38.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36422FB7" w14:textId="77777777" w:rsidR="00477E00" w:rsidRDefault="00477E00" w:rsidP="00477E00">
      <w:pPr>
        <w:pStyle w:val="Bibliography"/>
      </w:pPr>
      <w:r>
        <w:t xml:space="preserve">39.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42D5B1F" w14:textId="77777777" w:rsidR="00477E00" w:rsidRDefault="00477E00" w:rsidP="00477E00">
      <w:pPr>
        <w:pStyle w:val="Bibliography"/>
      </w:pPr>
      <w:r>
        <w:t xml:space="preserve">40.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7B0D6D5B" w14:textId="77777777" w:rsidR="00477E00" w:rsidRDefault="00477E00" w:rsidP="00477E00">
      <w:pPr>
        <w:pStyle w:val="Bibliography"/>
      </w:pPr>
      <w:r>
        <w:t xml:space="preserve">41.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4D2925A2" w14:textId="77777777" w:rsidR="00477E00" w:rsidRDefault="00477E00" w:rsidP="00477E00">
      <w:pPr>
        <w:pStyle w:val="Bibliography"/>
      </w:pPr>
      <w:r>
        <w:lastRenderedPageBreak/>
        <w:t xml:space="preserve">42.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3E958F25" w14:textId="77777777" w:rsidR="00477E00" w:rsidRDefault="00477E00" w:rsidP="00477E00">
      <w:pPr>
        <w:pStyle w:val="Bibliography"/>
      </w:pPr>
      <w:r>
        <w:t xml:space="preserve">43.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0AA14960" w14:textId="77777777" w:rsidR="00477E00" w:rsidRDefault="00477E00" w:rsidP="00477E00">
      <w:pPr>
        <w:pStyle w:val="Bibliography"/>
      </w:pPr>
      <w:r>
        <w:t xml:space="preserve">44.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68888D90" w14:textId="77777777" w:rsidR="00477E00" w:rsidRDefault="00477E00" w:rsidP="00477E00">
      <w:pPr>
        <w:pStyle w:val="Bibliography"/>
      </w:pPr>
      <w:r>
        <w:t xml:space="preserve">45.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59ABB529" w14:textId="77777777" w:rsidR="00477E00" w:rsidRDefault="00477E00" w:rsidP="00477E00">
      <w:pPr>
        <w:pStyle w:val="Bibliography"/>
      </w:pPr>
      <w:r>
        <w:t xml:space="preserve">46.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2B51DCA8" w14:textId="77777777" w:rsidR="00477E00" w:rsidRDefault="00477E00" w:rsidP="00477E00">
      <w:pPr>
        <w:pStyle w:val="Bibliography"/>
      </w:pPr>
      <w:r>
        <w:t xml:space="preserve">47.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7E8AEF0C" w14:textId="77777777" w:rsidR="00477E00" w:rsidRDefault="00477E00" w:rsidP="00477E00">
      <w:pPr>
        <w:pStyle w:val="Bibliography"/>
      </w:pPr>
      <w:r>
        <w:t xml:space="preserve">48.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33018D48" w14:textId="77777777" w:rsidR="00477E00" w:rsidRDefault="00477E00" w:rsidP="00477E00">
      <w:pPr>
        <w:pStyle w:val="Bibliography"/>
      </w:pPr>
      <w:r>
        <w:t xml:space="preserve">49.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5D95C89D" w14:textId="77777777" w:rsidR="00477E00" w:rsidRDefault="00477E00" w:rsidP="00477E00">
      <w:pPr>
        <w:pStyle w:val="Bibliography"/>
      </w:pPr>
      <w:r>
        <w:t xml:space="preserve">50.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563E177C" w14:textId="77777777" w:rsidR="00477E00" w:rsidRDefault="00477E00" w:rsidP="00477E00">
      <w:pPr>
        <w:pStyle w:val="Bibliography"/>
      </w:pPr>
      <w:r>
        <w:t xml:space="preserve">51.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2717D1D5" w14:textId="77777777" w:rsidR="00477E00" w:rsidRDefault="00477E00" w:rsidP="00477E00">
      <w:pPr>
        <w:pStyle w:val="Bibliography"/>
      </w:pPr>
      <w:r>
        <w:t xml:space="preserve">52.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57D98D6D" w14:textId="77777777" w:rsidR="00477E00" w:rsidRDefault="00477E00" w:rsidP="00477E00">
      <w:pPr>
        <w:pStyle w:val="Bibliography"/>
      </w:pPr>
      <w:r>
        <w:t xml:space="preserve">53. </w:t>
      </w:r>
      <w:r>
        <w:tab/>
        <w:t>Fu, T.; Macleod, A. IntelliChair: An Approach for Activity Detection and Prediction via Posture Analysis. In Proceedings of the 2014 International Conference on Intelligent Environments; IEEE: China, June 2014; pp. 211–213.</w:t>
      </w:r>
    </w:p>
    <w:p w14:paraId="50137F84" w14:textId="77777777" w:rsidR="00477E00" w:rsidRDefault="00477E00" w:rsidP="00477E00">
      <w:pPr>
        <w:pStyle w:val="Bibliography"/>
      </w:pPr>
      <w:r>
        <w:t xml:space="preserve">54.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170FBA88" w14:textId="77777777" w:rsidR="00477E00" w:rsidRDefault="00477E00" w:rsidP="00477E00">
      <w:pPr>
        <w:pStyle w:val="Bibliography"/>
      </w:pPr>
      <w:r>
        <w:t xml:space="preserve">55.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5173A323" w14:textId="77777777" w:rsidR="00477E00" w:rsidRDefault="00477E00" w:rsidP="00477E00">
      <w:pPr>
        <w:pStyle w:val="Bibliography"/>
      </w:pPr>
      <w:r>
        <w:t xml:space="preserve">56.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5C46443D" w14:textId="77777777" w:rsidR="00477E00" w:rsidRDefault="00477E00" w:rsidP="00477E00">
      <w:pPr>
        <w:pStyle w:val="Bibliography"/>
      </w:pPr>
      <w:r>
        <w:lastRenderedPageBreak/>
        <w:t xml:space="preserve">57. </w:t>
      </w:r>
      <w:r>
        <w:tab/>
        <w:t xml:space="preserve">Vermander, P.; Mancisidor, A.; Cabanes, I.; Perez, N.; Torres-Unda, J. Intelligent Sitting Posture Classifier for Wheelchair Users. </w:t>
      </w:r>
      <w:r>
        <w:rPr>
          <w:i/>
          <w:iCs/>
        </w:rPr>
        <w:t>IEEE Trans. Neural Syst. Rehabil. Eng.</w:t>
      </w:r>
      <w:r>
        <w:t xml:space="preserve"> </w:t>
      </w:r>
      <w:r>
        <w:rPr>
          <w:b/>
          <w:bCs/>
        </w:rPr>
        <w:t>2023</w:t>
      </w:r>
      <w:r>
        <w:t xml:space="preserve">, </w:t>
      </w:r>
      <w:r>
        <w:rPr>
          <w:i/>
          <w:iCs/>
        </w:rPr>
        <w:t>31</w:t>
      </w:r>
      <w:r>
        <w:t>, 944–953, doi:10.1109/TNSRE.2023.3236692.</w:t>
      </w:r>
    </w:p>
    <w:p w14:paraId="0EB4BFCA" w14:textId="77777777" w:rsidR="00477E00" w:rsidRDefault="00477E00" w:rsidP="00477E00">
      <w:pPr>
        <w:pStyle w:val="Bibliography"/>
      </w:pPr>
      <w:r>
        <w:t xml:space="preserve">58. </w:t>
      </w:r>
      <w:r>
        <w:tab/>
        <w:t xml:space="preserve">Chen, K. Sitting Posture Recognition Based on OpenPose. </w:t>
      </w:r>
      <w:r>
        <w:rPr>
          <w:i/>
          <w:iCs/>
        </w:rPr>
        <w:t>IOP Conf. Ser.: Mater. Sci. Eng.</w:t>
      </w:r>
      <w:r>
        <w:t xml:space="preserve"> </w:t>
      </w:r>
      <w:r>
        <w:rPr>
          <w:b/>
          <w:bCs/>
        </w:rPr>
        <w:t>2019</w:t>
      </w:r>
      <w:r>
        <w:t xml:space="preserve">, </w:t>
      </w:r>
      <w:r>
        <w:rPr>
          <w:i/>
          <w:iCs/>
        </w:rPr>
        <w:t>677</w:t>
      </w:r>
      <w:r>
        <w:t>, 032057, doi:10.1088/1757-899X/677/3/032057.</w:t>
      </w:r>
    </w:p>
    <w:p w14:paraId="472E63E0" w14:textId="77777777" w:rsidR="00477E00" w:rsidRDefault="00477E00" w:rsidP="00477E00">
      <w:pPr>
        <w:pStyle w:val="Bibliography"/>
      </w:pPr>
      <w:r>
        <w:t xml:space="preserve">59. </w:t>
      </w:r>
      <w: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59BA6AC1" w14:textId="77777777" w:rsidR="00477E00" w:rsidRDefault="00477E00" w:rsidP="00477E00">
      <w:pPr>
        <w:pStyle w:val="Bibliography"/>
      </w:pPr>
      <w:r>
        <w:t xml:space="preserve">60. </w:t>
      </w:r>
      <w:r>
        <w:tab/>
        <w:t>Feng, L.; Li, Z.; Liu, C. Are You Sitting Right?-Sitting Posture Recognition Using RF Signals. In Proceedings of the 2019 IEEE Pacific Rim Conference on Communications, Computers and Signal Processing (PACRIM); IEEE: Victoria, BC, Canada, August 2019; pp. 1–6.</w:t>
      </w:r>
    </w:p>
    <w:p w14:paraId="5F9E5AE8" w14:textId="77777777" w:rsidR="00477E00" w:rsidRDefault="00477E00" w:rsidP="00477E00">
      <w:pPr>
        <w:pStyle w:val="Bibliography"/>
      </w:pPr>
      <w:r>
        <w:t xml:space="preserve">61. </w:t>
      </w:r>
      <w:r>
        <w:tab/>
        <w:t xml:space="preserve">Kundaliya, B.; Patel, S.; Patel, J.; Barot, P.; Hadia, S.K. </w:t>
      </w:r>
      <w:r>
        <w:rPr>
          <w:i/>
          <w:iCs/>
        </w:rPr>
        <w:t>An IoT and Cloud Enabled Smart Chair for Detection and Notification of Wrong Seating Posture</w:t>
      </w:r>
      <w:r>
        <w:t>; In Review, 2022;</w:t>
      </w:r>
    </w:p>
    <w:p w14:paraId="59126C98" w14:textId="77777777" w:rsidR="00477E00" w:rsidRDefault="00477E00" w:rsidP="00477E00">
      <w:pPr>
        <w:pStyle w:val="Bibliography"/>
      </w:pPr>
      <w:r>
        <w:t xml:space="preserve">62.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32DCD5CA" w14:textId="77777777" w:rsidR="00477E00" w:rsidRDefault="00477E00" w:rsidP="00477E00">
      <w:pPr>
        <w:pStyle w:val="Bibliography"/>
      </w:pPr>
      <w:r>
        <w:t xml:space="preserve">63.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5D0286AA" w14:textId="77777777" w:rsidR="00477E00" w:rsidRDefault="00477E00" w:rsidP="00477E00">
      <w:pPr>
        <w:pStyle w:val="Bibliography"/>
      </w:pPr>
      <w:r>
        <w:t xml:space="preserve">64.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12043628" w:rsidR="007D65C8" w:rsidRPr="00617BCB" w:rsidRDefault="007A08BB" w:rsidP="007A08BB">
      <w:pPr>
        <w:pStyle w:val="MDPI21heading1"/>
        <w:ind w:left="0"/>
        <w:rPr>
          <w:lang w:val="en-GB"/>
        </w:rPr>
      </w:pPr>
      <w:r w:rsidRPr="00617BCB">
        <w:rPr>
          <w:lang w:val="en-GB"/>
        </w:rPr>
        <w:fldChar w:fldCharType="end"/>
      </w:r>
    </w:p>
    <w:p w14:paraId="3C27067F" w14:textId="77777777" w:rsidR="00E93210" w:rsidRPr="00B958EA" w:rsidRDefault="00B958EA" w:rsidP="00B958EA">
      <w:pPr>
        <w:pStyle w:val="MDPI63Notes"/>
      </w:pPr>
      <w:r w:rsidRPr="00617BCB">
        <w:rPr>
          <w:b/>
          <w:lang w:val="en-GB"/>
        </w:rPr>
        <w:t>Disclaimer/Publisher’s Note:</w:t>
      </w:r>
      <w:r w:rsidRPr="00617BCB">
        <w:rPr>
          <w:lang w:val="en-GB"/>
        </w:rPr>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A2CF5">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Pr="00617BCB" w:rsidRDefault="00E276EB" w:rsidP="00246D7F">
      <w:pPr>
        <w:pStyle w:val="CommentText"/>
        <w:jc w:val="left"/>
      </w:pPr>
      <w:r w:rsidRPr="00617BCB">
        <w:rPr>
          <w:rStyle w:val="CommentReference"/>
        </w:rPr>
        <w:annotationRef/>
      </w:r>
      <w:r w:rsidR="00246D7F" w:rsidRPr="00617BCB">
        <w:t>Expand co authors review papers are collaborative and done by experts  in the field</w:t>
      </w:r>
    </w:p>
  </w:comment>
  <w:comment w:id="2" w:author="Janusz Kulon" w:date="2024-01-18T12:45:00Z" w:initials="JK">
    <w:p w14:paraId="6FC4CB5D" w14:textId="77777777" w:rsidR="000965BE" w:rsidRPr="00617BCB" w:rsidRDefault="000965BE" w:rsidP="000965BE">
      <w:pPr>
        <w:pStyle w:val="CommentText"/>
        <w:jc w:val="left"/>
      </w:pPr>
      <w:r w:rsidRPr="00617BCB">
        <w:rPr>
          <w:rStyle w:val="CommentReference"/>
        </w:rPr>
        <w:annotationRef/>
      </w:r>
      <w:r w:rsidRPr="00617BCB">
        <w:t>Expand co authors review papers are collaborative and done by experts  in the field</w:t>
      </w:r>
    </w:p>
  </w:comment>
  <w:comment w:id="3" w:author="Janusz Kulon" w:date="2024-01-18T12:45:00Z" w:initials="JK">
    <w:p w14:paraId="73427861" w14:textId="77777777" w:rsidR="000965BE" w:rsidRPr="00617BCB" w:rsidRDefault="000965BE" w:rsidP="000965BE">
      <w:pPr>
        <w:pStyle w:val="CommentText"/>
        <w:jc w:val="left"/>
      </w:pPr>
      <w:r w:rsidRPr="00617BCB">
        <w:rPr>
          <w:rStyle w:val="CommentReference"/>
        </w:rPr>
        <w:annotationRef/>
      </w:r>
      <w:r w:rsidRPr="00617BCB">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sidRPr="00617BCB">
        <w:rPr>
          <w:rStyle w:val="CommentReference"/>
        </w:rPr>
        <w:annotationRef/>
      </w:r>
      <w:r w:rsidRPr="00617BCB">
        <w:t>Expand co authors review papers are collaborative and done by experts  in the field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A566F" w14:textId="77777777" w:rsidR="003A2CF5" w:rsidRPr="00617BCB" w:rsidRDefault="003A2CF5">
      <w:pPr>
        <w:spacing w:line="240" w:lineRule="auto"/>
      </w:pPr>
      <w:r w:rsidRPr="00617BCB">
        <w:separator/>
      </w:r>
    </w:p>
  </w:endnote>
  <w:endnote w:type="continuationSeparator" w:id="0">
    <w:p w14:paraId="3D950E3A" w14:textId="77777777" w:rsidR="003A2CF5" w:rsidRPr="00617BCB" w:rsidRDefault="003A2CF5">
      <w:pPr>
        <w:spacing w:line="240" w:lineRule="auto"/>
      </w:pPr>
      <w:r w:rsidRPr="00617B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2386605A" w:rsidR="00494C08" w:rsidRPr="00617BCB"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1ACDB0AA" w:rsidR="003D660D" w:rsidRPr="00617BCB" w:rsidRDefault="003D660D" w:rsidP="00864137">
    <w:pPr>
      <w:pStyle w:val="MDPIfooterfirstpage"/>
      <w:pBdr>
        <w:top w:val="single" w:sz="4" w:space="0" w:color="000000"/>
      </w:pBdr>
      <w:adjustRightInd w:val="0"/>
      <w:snapToGrid w:val="0"/>
      <w:spacing w:before="480" w:line="100" w:lineRule="exact"/>
      <w:rPr>
        <w:i/>
        <w:szCs w:val="16"/>
        <w:lang w:val="en-GB"/>
      </w:rPr>
    </w:pPr>
  </w:p>
  <w:p w14:paraId="3D80804A" w14:textId="77777777" w:rsidR="00494C08" w:rsidRPr="00617BCB" w:rsidRDefault="00494C08" w:rsidP="00691AA3">
    <w:pPr>
      <w:pStyle w:val="MDPIfooterfirstpage"/>
      <w:tabs>
        <w:tab w:val="clear" w:pos="8845"/>
        <w:tab w:val="right" w:pos="10466"/>
      </w:tabs>
      <w:spacing w:line="240" w:lineRule="auto"/>
      <w:jc w:val="both"/>
      <w:rPr>
        <w:lang w:val="en-GB"/>
        <w:rPrChange w:id="25" w:author="Janusz Kulon" w:date="2024-01-18T12:44:00Z">
          <w:rPr>
            <w:lang w:val="fr-CH"/>
          </w:rPr>
        </w:rPrChange>
      </w:rPr>
    </w:pPr>
    <w:r w:rsidRPr="00617BCB">
      <w:rPr>
        <w:i/>
        <w:szCs w:val="16"/>
        <w:lang w:val="en-GB"/>
      </w:rPr>
      <w:t>Sensors</w:t>
    </w:r>
    <w:r w:rsidRPr="00617BCB">
      <w:rPr>
        <w:szCs w:val="16"/>
        <w:lang w:val="en-GB"/>
      </w:rPr>
      <w:t xml:space="preserve"> </w:t>
    </w:r>
    <w:r w:rsidR="000B0C7D" w:rsidRPr="00617BCB">
      <w:rPr>
        <w:b/>
        <w:szCs w:val="16"/>
        <w:lang w:val="en-GB"/>
      </w:rPr>
      <w:t>2024</w:t>
    </w:r>
    <w:r w:rsidR="00375A07" w:rsidRPr="00617BCB">
      <w:rPr>
        <w:szCs w:val="16"/>
        <w:lang w:val="en-GB"/>
      </w:rPr>
      <w:t>,</w:t>
    </w:r>
    <w:r w:rsidR="000B0C7D" w:rsidRPr="00617BCB">
      <w:rPr>
        <w:i/>
        <w:szCs w:val="16"/>
        <w:lang w:val="en-GB"/>
      </w:rPr>
      <w:t xml:space="preserve"> 24</w:t>
    </w:r>
    <w:r w:rsidR="00375A07" w:rsidRPr="00617BCB">
      <w:rPr>
        <w:szCs w:val="16"/>
        <w:lang w:val="en-GB"/>
      </w:rPr>
      <w:t xml:space="preserve">, </w:t>
    </w:r>
    <w:r w:rsidR="001F5853" w:rsidRPr="00617BCB">
      <w:rPr>
        <w:szCs w:val="16"/>
        <w:lang w:val="en-GB"/>
      </w:rPr>
      <w:t>x</w:t>
    </w:r>
    <w:r w:rsidR="003D660D" w:rsidRPr="00617BCB">
      <w:rPr>
        <w:szCs w:val="16"/>
        <w:lang w:val="en-GB"/>
      </w:rPr>
      <w:t>. https://doi.org/10.3390/xxxxx</w:t>
    </w:r>
    <w:r w:rsidR="00691AA3" w:rsidRPr="00617BCB">
      <w:rPr>
        <w:lang w:val="en-GB"/>
        <w:rPrChange w:id="26" w:author="Janusz Kulon" w:date="2024-01-18T12:44:00Z">
          <w:rPr>
            <w:lang w:val="fr-CH"/>
          </w:rPr>
        </w:rPrChange>
      </w:rPr>
      <w:tab/>
    </w:r>
    <w:r w:rsidRPr="00617BCB">
      <w:rPr>
        <w:lang w:val="en-GB"/>
        <w:rPrChange w:id="27" w:author="Janusz Kulon" w:date="2024-01-18T12:44:00Z">
          <w:rPr>
            <w:lang w:val="fr-CH"/>
          </w:rPr>
        </w:rPrChange>
      </w:rPr>
      <w:t>www.mdpi.com/journal/</w:t>
    </w:r>
    <w:r w:rsidRPr="00617BCB">
      <w:rPr>
        <w:lang w:val="en-GB"/>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9A91D" w14:textId="77777777" w:rsidR="003A2CF5" w:rsidRPr="00617BCB" w:rsidRDefault="003A2CF5">
      <w:pPr>
        <w:spacing w:line="240" w:lineRule="auto"/>
      </w:pPr>
      <w:r w:rsidRPr="00617BCB">
        <w:separator/>
      </w:r>
    </w:p>
  </w:footnote>
  <w:footnote w:type="continuationSeparator" w:id="0">
    <w:p w14:paraId="606D0568" w14:textId="77777777" w:rsidR="003A2CF5" w:rsidRPr="00617BCB" w:rsidRDefault="003A2CF5">
      <w:pPr>
        <w:spacing w:line="240" w:lineRule="auto"/>
      </w:pPr>
      <w:r w:rsidRPr="00617BC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6D350720" w:rsidR="00494C08" w:rsidRPr="00617BCB"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52EE6789" w:rsidR="003D660D" w:rsidRPr="00617BCB" w:rsidRDefault="00494C08" w:rsidP="00691AA3">
    <w:pPr>
      <w:tabs>
        <w:tab w:val="right" w:pos="10466"/>
      </w:tabs>
      <w:adjustRightInd w:val="0"/>
      <w:snapToGrid w:val="0"/>
      <w:spacing w:line="240" w:lineRule="auto"/>
      <w:rPr>
        <w:sz w:val="16"/>
      </w:rPr>
    </w:pPr>
    <w:r w:rsidRPr="00617BCB">
      <w:rPr>
        <w:i/>
        <w:sz w:val="16"/>
      </w:rPr>
      <w:t xml:space="preserve">Sensors </w:t>
    </w:r>
    <w:r w:rsidR="000B0C7D" w:rsidRPr="00617BCB">
      <w:rPr>
        <w:b/>
        <w:sz w:val="16"/>
      </w:rPr>
      <w:t>2024</w:t>
    </w:r>
    <w:r w:rsidR="00375A07" w:rsidRPr="00617BCB">
      <w:rPr>
        <w:sz w:val="16"/>
      </w:rPr>
      <w:t>,</w:t>
    </w:r>
    <w:r w:rsidR="000B0C7D" w:rsidRPr="00617BCB">
      <w:rPr>
        <w:i/>
        <w:sz w:val="16"/>
      </w:rPr>
      <w:t xml:space="preserve"> 24</w:t>
    </w:r>
    <w:r w:rsidR="001F5853" w:rsidRPr="00617BCB">
      <w:rPr>
        <w:sz w:val="16"/>
      </w:rPr>
      <w:t>, x FOR PEER REVIEW</w:t>
    </w:r>
    <w:r w:rsidR="00691AA3" w:rsidRPr="00617BCB">
      <w:rPr>
        <w:sz w:val="16"/>
      </w:rPr>
      <w:tab/>
    </w:r>
    <w:r w:rsidR="001F5853" w:rsidRPr="00617BCB">
      <w:rPr>
        <w:sz w:val="16"/>
      </w:rPr>
      <w:fldChar w:fldCharType="begin"/>
    </w:r>
    <w:r w:rsidR="001F5853" w:rsidRPr="00617BCB">
      <w:rPr>
        <w:sz w:val="16"/>
      </w:rPr>
      <w:instrText xml:space="preserve"> PAGE   \* MERGEFORMAT </w:instrText>
    </w:r>
    <w:r w:rsidR="001F5853" w:rsidRPr="00617BCB">
      <w:rPr>
        <w:sz w:val="16"/>
      </w:rPr>
      <w:fldChar w:fldCharType="separate"/>
    </w:r>
    <w:r w:rsidR="00054346" w:rsidRPr="00617BCB">
      <w:rPr>
        <w:sz w:val="16"/>
      </w:rPr>
      <w:t>5</w:t>
    </w:r>
    <w:r w:rsidR="001F5853" w:rsidRPr="00617BCB">
      <w:rPr>
        <w:sz w:val="16"/>
      </w:rPr>
      <w:fldChar w:fldCharType="end"/>
    </w:r>
    <w:r w:rsidR="001F5853" w:rsidRPr="00617BCB">
      <w:rPr>
        <w:sz w:val="16"/>
      </w:rPr>
      <w:t xml:space="preserve"> of </w:t>
    </w:r>
    <w:r w:rsidR="001F5853" w:rsidRPr="00617BCB">
      <w:rPr>
        <w:sz w:val="16"/>
      </w:rPr>
      <w:fldChar w:fldCharType="begin"/>
    </w:r>
    <w:r w:rsidR="001F5853" w:rsidRPr="00617BCB">
      <w:rPr>
        <w:sz w:val="16"/>
      </w:rPr>
      <w:instrText xml:space="preserve"> NUMPAGES   \* MERGEFORMAT </w:instrText>
    </w:r>
    <w:r w:rsidR="001F5853" w:rsidRPr="00617BCB">
      <w:rPr>
        <w:sz w:val="16"/>
      </w:rPr>
      <w:fldChar w:fldCharType="separate"/>
    </w:r>
    <w:r w:rsidR="00054346" w:rsidRPr="00617BCB">
      <w:rPr>
        <w:sz w:val="16"/>
      </w:rPr>
      <w:t>5</w:t>
    </w:r>
    <w:r w:rsidR="001F5853" w:rsidRPr="00617BCB">
      <w:rPr>
        <w:sz w:val="16"/>
      </w:rPr>
      <w:fldChar w:fldCharType="end"/>
    </w:r>
  </w:p>
  <w:p w14:paraId="199355D9" w14:textId="77777777" w:rsidR="00494C08" w:rsidRPr="00617BCB"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17BCB" w14:paraId="183F583A" w14:textId="77777777" w:rsidTr="00E02AA2">
      <w:trPr>
        <w:trHeight w:val="686"/>
      </w:trPr>
      <w:tc>
        <w:tcPr>
          <w:tcW w:w="3679" w:type="dxa"/>
          <w:shd w:val="clear" w:color="auto" w:fill="auto"/>
          <w:vAlign w:val="center"/>
        </w:tcPr>
        <w:p w14:paraId="5F941EB2" w14:textId="71CDA9B8" w:rsidR="003D660D" w:rsidRPr="00617BCB" w:rsidRDefault="00FE2A09" w:rsidP="00691AA3">
          <w:pPr>
            <w:pStyle w:val="Header"/>
            <w:pBdr>
              <w:bottom w:val="none" w:sz="0" w:space="0" w:color="auto"/>
            </w:pBdr>
            <w:jc w:val="left"/>
            <w:rPr>
              <w:rFonts w:eastAsia="DengXian"/>
              <w:b/>
              <w:bCs/>
            </w:rPr>
          </w:pPr>
          <w:r w:rsidRPr="00617BCB">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617BCB"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617BCB" w:rsidRDefault="00E02AA2" w:rsidP="00E02AA2">
          <w:pPr>
            <w:pStyle w:val="Header"/>
            <w:pBdr>
              <w:bottom w:val="none" w:sz="0" w:space="0" w:color="auto"/>
            </w:pBdr>
            <w:jc w:val="right"/>
            <w:rPr>
              <w:rFonts w:eastAsia="DengXian"/>
              <w:b/>
              <w:bCs/>
            </w:rPr>
          </w:pPr>
          <w:r w:rsidRPr="00617BCB">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617BCB"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E19606D"/>
    <w:multiLevelType w:val="multilevel"/>
    <w:tmpl w:val="0E506E28"/>
    <w:lvl w:ilvl="0">
      <w:start w:val="4"/>
      <w:numFmt w:val="decimal"/>
      <w:lvlText w:val="%1"/>
      <w:lvlJc w:val="left"/>
      <w:pPr>
        <w:ind w:left="405" w:hanging="405"/>
      </w:pPr>
      <w:rPr>
        <w:rFonts w:hint="default"/>
      </w:rPr>
    </w:lvl>
    <w:lvl w:ilvl="1">
      <w:start w:val="1"/>
      <w:numFmt w:val="decimal"/>
      <w:lvlText w:val="%1.%2"/>
      <w:lvlJc w:val="left"/>
      <w:pPr>
        <w:ind w:left="1709" w:hanging="405"/>
      </w:pPr>
      <w:rPr>
        <w:rFonts w:hint="default"/>
      </w:rPr>
    </w:lvl>
    <w:lvl w:ilvl="2">
      <w:start w:val="1"/>
      <w:numFmt w:val="decimal"/>
      <w:lvlText w:val="%1.%2.%3"/>
      <w:lvlJc w:val="left"/>
      <w:pPr>
        <w:ind w:left="3328" w:hanging="720"/>
      </w:pPr>
      <w:rPr>
        <w:rFonts w:hint="default"/>
      </w:rPr>
    </w:lvl>
    <w:lvl w:ilvl="3">
      <w:start w:val="1"/>
      <w:numFmt w:val="decimal"/>
      <w:lvlText w:val="%1.%2.%3.%4"/>
      <w:lvlJc w:val="left"/>
      <w:pPr>
        <w:ind w:left="4632" w:hanging="720"/>
      </w:pPr>
      <w:rPr>
        <w:rFonts w:hint="default"/>
      </w:rPr>
    </w:lvl>
    <w:lvl w:ilvl="4">
      <w:start w:val="1"/>
      <w:numFmt w:val="decimal"/>
      <w:lvlText w:val="%1.%2.%3.%4.%5"/>
      <w:lvlJc w:val="left"/>
      <w:pPr>
        <w:ind w:left="5936" w:hanging="720"/>
      </w:pPr>
      <w:rPr>
        <w:rFonts w:hint="default"/>
      </w:rPr>
    </w:lvl>
    <w:lvl w:ilvl="5">
      <w:start w:val="1"/>
      <w:numFmt w:val="decimal"/>
      <w:lvlText w:val="%1.%2.%3.%4.%5.%6"/>
      <w:lvlJc w:val="left"/>
      <w:pPr>
        <w:ind w:left="7600" w:hanging="1080"/>
      </w:pPr>
      <w:rPr>
        <w:rFonts w:hint="default"/>
      </w:rPr>
    </w:lvl>
    <w:lvl w:ilvl="6">
      <w:start w:val="1"/>
      <w:numFmt w:val="decimal"/>
      <w:lvlText w:val="%1.%2.%3.%4.%5.%6.%7"/>
      <w:lvlJc w:val="left"/>
      <w:pPr>
        <w:ind w:left="8904" w:hanging="1080"/>
      </w:pPr>
      <w:rPr>
        <w:rFonts w:hint="default"/>
      </w:rPr>
    </w:lvl>
    <w:lvl w:ilvl="7">
      <w:start w:val="1"/>
      <w:numFmt w:val="decimal"/>
      <w:lvlText w:val="%1.%2.%3.%4.%5.%6.%7.%8"/>
      <w:lvlJc w:val="left"/>
      <w:pPr>
        <w:ind w:left="10568" w:hanging="1440"/>
      </w:pPr>
      <w:rPr>
        <w:rFonts w:hint="default"/>
      </w:rPr>
    </w:lvl>
    <w:lvl w:ilvl="8">
      <w:start w:val="1"/>
      <w:numFmt w:val="decimal"/>
      <w:lvlText w:val="%1.%2.%3.%4.%5.%6.%7.%8.%9"/>
      <w:lvlJc w:val="left"/>
      <w:pPr>
        <w:ind w:left="11872" w:hanging="1440"/>
      </w:pPr>
      <w:rPr>
        <w:rFonts w:hint="default"/>
      </w:rPr>
    </w:lvl>
  </w:abstractNum>
  <w:abstractNum w:abstractNumId="6" w15:restartNumberingAfterBreak="0">
    <w:nsid w:val="21BD12B3"/>
    <w:multiLevelType w:val="hybridMultilevel"/>
    <w:tmpl w:val="37CAD20A"/>
    <w:lvl w:ilvl="0" w:tplc="5ACA4BB0">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7"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9"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A39CC"/>
    <w:multiLevelType w:val="hybridMultilevel"/>
    <w:tmpl w:val="851AC914"/>
    <w:lvl w:ilvl="0" w:tplc="5ACA4BB0">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1"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2" w15:restartNumberingAfterBreak="0">
    <w:nsid w:val="2F1D3926"/>
    <w:multiLevelType w:val="hybridMultilevel"/>
    <w:tmpl w:val="7C02B54A"/>
    <w:lvl w:ilvl="0" w:tplc="5ACA4BB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4"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6"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8" w15:restartNumberingAfterBreak="0">
    <w:nsid w:val="46555ED4"/>
    <w:multiLevelType w:val="hybridMultilevel"/>
    <w:tmpl w:val="036C9D28"/>
    <w:lvl w:ilvl="0" w:tplc="D3A01FB0">
      <w:start w:val="4"/>
      <w:numFmt w:val="decimal"/>
      <w:lvlText w:val="%1."/>
      <w:lvlJc w:val="left"/>
      <w:pPr>
        <w:ind w:left="2968" w:hanging="360"/>
      </w:pPr>
      <w:rPr>
        <w:rFonts w:hint="default"/>
      </w:rPr>
    </w:lvl>
    <w:lvl w:ilvl="1" w:tplc="08090019">
      <w:start w:val="1"/>
      <w:numFmt w:val="lowerLetter"/>
      <w:lvlText w:val="%2."/>
      <w:lvlJc w:val="left"/>
      <w:pPr>
        <w:ind w:left="3688" w:hanging="360"/>
      </w:pPr>
    </w:lvl>
    <w:lvl w:ilvl="2" w:tplc="0809001B">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9" w15:restartNumberingAfterBreak="0">
    <w:nsid w:val="4D0A4091"/>
    <w:multiLevelType w:val="multilevel"/>
    <w:tmpl w:val="6A8AD04A"/>
    <w:lvl w:ilvl="0">
      <w:start w:val="4"/>
      <w:numFmt w:val="decimal"/>
      <w:lvlText w:val="%1"/>
      <w:lvlJc w:val="left"/>
      <w:pPr>
        <w:ind w:left="360" w:hanging="360"/>
      </w:pPr>
      <w:rPr>
        <w:rFonts w:hint="default"/>
      </w:rPr>
    </w:lvl>
    <w:lvl w:ilvl="1">
      <w:start w:val="1"/>
      <w:numFmt w:val="decimal"/>
      <w:lvlText w:val="%1.%2"/>
      <w:lvlJc w:val="left"/>
      <w:pPr>
        <w:ind w:left="3328" w:hanging="360"/>
      </w:pPr>
      <w:rPr>
        <w:rFonts w:hint="default"/>
      </w:rPr>
    </w:lvl>
    <w:lvl w:ilvl="2">
      <w:start w:val="1"/>
      <w:numFmt w:val="decimal"/>
      <w:lvlText w:val="%1.%2.%3"/>
      <w:lvlJc w:val="left"/>
      <w:pPr>
        <w:ind w:left="6656" w:hanging="720"/>
      </w:pPr>
      <w:rPr>
        <w:rFonts w:hint="default"/>
      </w:rPr>
    </w:lvl>
    <w:lvl w:ilvl="3">
      <w:start w:val="1"/>
      <w:numFmt w:val="decimal"/>
      <w:lvlText w:val="%1.%2.%3.%4"/>
      <w:lvlJc w:val="left"/>
      <w:pPr>
        <w:ind w:left="9624" w:hanging="720"/>
      </w:pPr>
      <w:rPr>
        <w:rFonts w:hint="default"/>
      </w:rPr>
    </w:lvl>
    <w:lvl w:ilvl="4">
      <w:start w:val="1"/>
      <w:numFmt w:val="decimal"/>
      <w:lvlText w:val="%1.%2.%3.%4.%5"/>
      <w:lvlJc w:val="left"/>
      <w:pPr>
        <w:ind w:left="12592" w:hanging="720"/>
      </w:pPr>
      <w:rPr>
        <w:rFonts w:hint="default"/>
      </w:rPr>
    </w:lvl>
    <w:lvl w:ilvl="5">
      <w:start w:val="1"/>
      <w:numFmt w:val="decimal"/>
      <w:lvlText w:val="%1.%2.%3.%4.%5.%6"/>
      <w:lvlJc w:val="left"/>
      <w:pPr>
        <w:ind w:left="15920" w:hanging="1080"/>
      </w:pPr>
      <w:rPr>
        <w:rFonts w:hint="default"/>
      </w:rPr>
    </w:lvl>
    <w:lvl w:ilvl="6">
      <w:start w:val="1"/>
      <w:numFmt w:val="decimal"/>
      <w:lvlText w:val="%1.%2.%3.%4.%5.%6.%7"/>
      <w:lvlJc w:val="left"/>
      <w:pPr>
        <w:ind w:left="18888" w:hanging="1080"/>
      </w:pPr>
      <w:rPr>
        <w:rFonts w:hint="default"/>
      </w:rPr>
    </w:lvl>
    <w:lvl w:ilvl="7">
      <w:start w:val="1"/>
      <w:numFmt w:val="decimal"/>
      <w:lvlText w:val="%1.%2.%3.%4.%5.%6.%7.%8"/>
      <w:lvlJc w:val="left"/>
      <w:pPr>
        <w:ind w:left="22216" w:hanging="1440"/>
      </w:pPr>
      <w:rPr>
        <w:rFonts w:hint="default"/>
      </w:rPr>
    </w:lvl>
    <w:lvl w:ilvl="8">
      <w:start w:val="1"/>
      <w:numFmt w:val="decimal"/>
      <w:lvlText w:val="%1.%2.%3.%4.%5.%6.%7.%8.%9"/>
      <w:lvlJc w:val="left"/>
      <w:pPr>
        <w:ind w:left="25184" w:hanging="1440"/>
      </w:pPr>
      <w:rPr>
        <w:rFonts w:hint="default"/>
      </w:rPr>
    </w:lvl>
  </w:abstractNum>
  <w:abstractNum w:abstractNumId="20" w15:restartNumberingAfterBreak="0">
    <w:nsid w:val="4E8467FA"/>
    <w:multiLevelType w:val="multilevel"/>
    <w:tmpl w:val="4716A5A4"/>
    <w:lvl w:ilvl="0">
      <w:start w:val="3"/>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152" w:hanging="72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21"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2"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4"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5"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DB2B13"/>
    <w:multiLevelType w:val="hybridMultilevel"/>
    <w:tmpl w:val="59207822"/>
    <w:lvl w:ilvl="0" w:tplc="9928F92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1"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8"/>
  </w:num>
  <w:num w:numId="2" w16cid:durableId="2082214220">
    <w:abstractNumId w:val="15"/>
  </w:num>
  <w:num w:numId="3" w16cid:durableId="36320722">
    <w:abstractNumId w:val="7"/>
  </w:num>
  <w:num w:numId="4" w16cid:durableId="138498959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9"/>
  </w:num>
  <w:num w:numId="6" w16cid:durableId="185486536">
    <w:abstractNumId w:val="23"/>
  </w:num>
  <w:num w:numId="7" w16cid:durableId="506138153">
    <w:abstractNumId w:val="4"/>
  </w:num>
  <w:num w:numId="8" w16cid:durableId="435441756">
    <w:abstractNumId w:val="23"/>
  </w:num>
  <w:num w:numId="9" w16cid:durableId="2099599000">
    <w:abstractNumId w:val="4"/>
  </w:num>
  <w:num w:numId="10" w16cid:durableId="2097052928">
    <w:abstractNumId w:val="23"/>
  </w:num>
  <w:num w:numId="11" w16cid:durableId="561722406">
    <w:abstractNumId w:val="4"/>
  </w:num>
  <w:num w:numId="12" w16cid:durableId="389156302">
    <w:abstractNumId w:val="29"/>
  </w:num>
  <w:num w:numId="13" w16cid:durableId="1071126010">
    <w:abstractNumId w:val="23"/>
  </w:num>
  <w:num w:numId="14" w16cid:durableId="421951362">
    <w:abstractNumId w:val="4"/>
  </w:num>
  <w:num w:numId="15" w16cid:durableId="1415662396">
    <w:abstractNumId w:val="3"/>
  </w:num>
  <w:num w:numId="16" w16cid:durableId="1437555045">
    <w:abstractNumId w:val="22"/>
  </w:num>
  <w:num w:numId="17" w16cid:durableId="1787506705">
    <w:abstractNumId w:val="1"/>
  </w:num>
  <w:num w:numId="18" w16cid:durableId="1257591184">
    <w:abstractNumId w:val="23"/>
  </w:num>
  <w:num w:numId="19" w16cid:durableId="816339839">
    <w:abstractNumId w:val="4"/>
  </w:num>
  <w:num w:numId="20" w16cid:durableId="82184573">
    <w:abstractNumId w:val="3"/>
  </w:num>
  <w:num w:numId="21" w16cid:durableId="2131849546">
    <w:abstractNumId w:val="1"/>
  </w:num>
  <w:num w:numId="22" w16cid:durableId="412893780">
    <w:abstractNumId w:val="21"/>
  </w:num>
  <w:num w:numId="23" w16cid:durableId="1463156902">
    <w:abstractNumId w:val="31"/>
  </w:num>
  <w:num w:numId="24" w16cid:durableId="1619292069">
    <w:abstractNumId w:val="28"/>
  </w:num>
  <w:num w:numId="25" w16cid:durableId="1480927341">
    <w:abstractNumId w:val="11"/>
  </w:num>
  <w:num w:numId="26" w16cid:durableId="473643400">
    <w:abstractNumId w:val="32"/>
  </w:num>
  <w:num w:numId="27" w16cid:durableId="1171142315">
    <w:abstractNumId w:val="17"/>
  </w:num>
  <w:num w:numId="28" w16cid:durableId="8022413">
    <w:abstractNumId w:val="24"/>
  </w:num>
  <w:num w:numId="29" w16cid:durableId="1576162926">
    <w:abstractNumId w:val="16"/>
  </w:num>
  <w:num w:numId="30" w16cid:durableId="1836801864">
    <w:abstractNumId w:val="26"/>
  </w:num>
  <w:num w:numId="31" w16cid:durableId="128784778">
    <w:abstractNumId w:val="2"/>
  </w:num>
  <w:num w:numId="32" w16cid:durableId="1981491775">
    <w:abstractNumId w:val="0"/>
  </w:num>
  <w:num w:numId="33" w16cid:durableId="452750809">
    <w:abstractNumId w:val="25"/>
  </w:num>
  <w:num w:numId="34" w16cid:durableId="207382395">
    <w:abstractNumId w:val="13"/>
  </w:num>
  <w:num w:numId="35" w16cid:durableId="1332492014">
    <w:abstractNumId w:val="14"/>
  </w:num>
  <w:num w:numId="36" w16cid:durableId="1015569676">
    <w:abstractNumId w:val="27"/>
  </w:num>
  <w:num w:numId="37" w16cid:durableId="1636369520">
    <w:abstractNumId w:val="18"/>
  </w:num>
  <w:num w:numId="38" w16cid:durableId="2059737169">
    <w:abstractNumId w:val="20"/>
  </w:num>
  <w:num w:numId="39" w16cid:durableId="230697695">
    <w:abstractNumId w:val="19"/>
  </w:num>
  <w:num w:numId="40" w16cid:durableId="674266316">
    <w:abstractNumId w:val="5"/>
  </w:num>
  <w:num w:numId="41" w16cid:durableId="1406027368">
    <w:abstractNumId w:val="30"/>
  </w:num>
  <w:num w:numId="42" w16cid:durableId="1069496494">
    <w:abstractNumId w:val="6"/>
  </w:num>
  <w:num w:numId="43" w16cid:durableId="655493795">
    <w:abstractNumId w:val="12"/>
  </w:num>
  <w:num w:numId="44" w16cid:durableId="188863670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C83"/>
    <w:rsid w:val="00001DB4"/>
    <w:rsid w:val="00003D05"/>
    <w:rsid w:val="00004247"/>
    <w:rsid w:val="00007D3D"/>
    <w:rsid w:val="000110FB"/>
    <w:rsid w:val="00012035"/>
    <w:rsid w:val="000122AB"/>
    <w:rsid w:val="00012F4D"/>
    <w:rsid w:val="00013DA3"/>
    <w:rsid w:val="0001448F"/>
    <w:rsid w:val="00014839"/>
    <w:rsid w:val="00015563"/>
    <w:rsid w:val="000162A3"/>
    <w:rsid w:val="0001720C"/>
    <w:rsid w:val="00017E67"/>
    <w:rsid w:val="000205B9"/>
    <w:rsid w:val="000219F6"/>
    <w:rsid w:val="00021DCD"/>
    <w:rsid w:val="0002414D"/>
    <w:rsid w:val="000245F1"/>
    <w:rsid w:val="00024C20"/>
    <w:rsid w:val="00024EDE"/>
    <w:rsid w:val="00026865"/>
    <w:rsid w:val="00027714"/>
    <w:rsid w:val="00027A5A"/>
    <w:rsid w:val="00027A7E"/>
    <w:rsid w:val="00031614"/>
    <w:rsid w:val="00035BA7"/>
    <w:rsid w:val="00035DBF"/>
    <w:rsid w:val="000426F6"/>
    <w:rsid w:val="00042EBB"/>
    <w:rsid w:val="00043CB0"/>
    <w:rsid w:val="00043D16"/>
    <w:rsid w:val="000502EB"/>
    <w:rsid w:val="0005127A"/>
    <w:rsid w:val="00051552"/>
    <w:rsid w:val="00053F66"/>
    <w:rsid w:val="00054346"/>
    <w:rsid w:val="000561FF"/>
    <w:rsid w:val="000567A1"/>
    <w:rsid w:val="0005693E"/>
    <w:rsid w:val="00056FD5"/>
    <w:rsid w:val="0005775E"/>
    <w:rsid w:val="00057ED3"/>
    <w:rsid w:val="0006033F"/>
    <w:rsid w:val="0006080B"/>
    <w:rsid w:val="00060983"/>
    <w:rsid w:val="00060E85"/>
    <w:rsid w:val="0006450F"/>
    <w:rsid w:val="00064A99"/>
    <w:rsid w:val="00065B5F"/>
    <w:rsid w:val="000660BB"/>
    <w:rsid w:val="00066C34"/>
    <w:rsid w:val="00066E36"/>
    <w:rsid w:val="0006703E"/>
    <w:rsid w:val="00067346"/>
    <w:rsid w:val="00067425"/>
    <w:rsid w:val="00070090"/>
    <w:rsid w:val="00070792"/>
    <w:rsid w:val="00071728"/>
    <w:rsid w:val="00071E79"/>
    <w:rsid w:val="00072A45"/>
    <w:rsid w:val="00072F75"/>
    <w:rsid w:val="00073282"/>
    <w:rsid w:val="0007442E"/>
    <w:rsid w:val="000774FA"/>
    <w:rsid w:val="000777E0"/>
    <w:rsid w:val="00077EDB"/>
    <w:rsid w:val="00080004"/>
    <w:rsid w:val="00081A25"/>
    <w:rsid w:val="00081E6F"/>
    <w:rsid w:val="00082577"/>
    <w:rsid w:val="00083677"/>
    <w:rsid w:val="0008677F"/>
    <w:rsid w:val="000920EF"/>
    <w:rsid w:val="000921C6"/>
    <w:rsid w:val="00093B72"/>
    <w:rsid w:val="000965BE"/>
    <w:rsid w:val="00096C5B"/>
    <w:rsid w:val="000A05FC"/>
    <w:rsid w:val="000A1078"/>
    <w:rsid w:val="000A159A"/>
    <w:rsid w:val="000A1E6F"/>
    <w:rsid w:val="000A22EF"/>
    <w:rsid w:val="000A4C27"/>
    <w:rsid w:val="000A4CFC"/>
    <w:rsid w:val="000A5805"/>
    <w:rsid w:val="000A5F1C"/>
    <w:rsid w:val="000A659D"/>
    <w:rsid w:val="000A7172"/>
    <w:rsid w:val="000A72BF"/>
    <w:rsid w:val="000B0937"/>
    <w:rsid w:val="000B0C7D"/>
    <w:rsid w:val="000B4FD6"/>
    <w:rsid w:val="000B569B"/>
    <w:rsid w:val="000B5EC8"/>
    <w:rsid w:val="000B61C3"/>
    <w:rsid w:val="000B6F7E"/>
    <w:rsid w:val="000C482B"/>
    <w:rsid w:val="000C6EF6"/>
    <w:rsid w:val="000D093B"/>
    <w:rsid w:val="000D386D"/>
    <w:rsid w:val="000D4377"/>
    <w:rsid w:val="000D58D2"/>
    <w:rsid w:val="000D5B2B"/>
    <w:rsid w:val="000D5F9A"/>
    <w:rsid w:val="000D6A8B"/>
    <w:rsid w:val="000D745D"/>
    <w:rsid w:val="000E0831"/>
    <w:rsid w:val="000E0F20"/>
    <w:rsid w:val="000E10A1"/>
    <w:rsid w:val="000E2958"/>
    <w:rsid w:val="000E354A"/>
    <w:rsid w:val="000E3F66"/>
    <w:rsid w:val="000E41D4"/>
    <w:rsid w:val="000E48EA"/>
    <w:rsid w:val="000E49B8"/>
    <w:rsid w:val="000E5D21"/>
    <w:rsid w:val="000E6755"/>
    <w:rsid w:val="000E756B"/>
    <w:rsid w:val="000F10D5"/>
    <w:rsid w:val="000F1EF4"/>
    <w:rsid w:val="000F27B1"/>
    <w:rsid w:val="000F3F9B"/>
    <w:rsid w:val="000F4E67"/>
    <w:rsid w:val="000F61ED"/>
    <w:rsid w:val="000F7A19"/>
    <w:rsid w:val="000F7EEF"/>
    <w:rsid w:val="00100B24"/>
    <w:rsid w:val="00101A8B"/>
    <w:rsid w:val="00102E15"/>
    <w:rsid w:val="0010482A"/>
    <w:rsid w:val="001049E8"/>
    <w:rsid w:val="00104A38"/>
    <w:rsid w:val="0010537E"/>
    <w:rsid w:val="00106602"/>
    <w:rsid w:val="00106BC1"/>
    <w:rsid w:val="00107716"/>
    <w:rsid w:val="0011342F"/>
    <w:rsid w:val="00113AFF"/>
    <w:rsid w:val="00114546"/>
    <w:rsid w:val="0011586B"/>
    <w:rsid w:val="00115E34"/>
    <w:rsid w:val="00116A62"/>
    <w:rsid w:val="00116D08"/>
    <w:rsid w:val="00117995"/>
    <w:rsid w:val="001217FD"/>
    <w:rsid w:val="00122648"/>
    <w:rsid w:val="0012339E"/>
    <w:rsid w:val="00123BD9"/>
    <w:rsid w:val="00125418"/>
    <w:rsid w:val="00131EA8"/>
    <w:rsid w:val="001322FE"/>
    <w:rsid w:val="001335E2"/>
    <w:rsid w:val="00135066"/>
    <w:rsid w:val="00135BF5"/>
    <w:rsid w:val="001368F3"/>
    <w:rsid w:val="00136CDC"/>
    <w:rsid w:val="001379C6"/>
    <w:rsid w:val="00140F16"/>
    <w:rsid w:val="00141589"/>
    <w:rsid w:val="00141CD5"/>
    <w:rsid w:val="00141D26"/>
    <w:rsid w:val="00141E7D"/>
    <w:rsid w:val="00142BCA"/>
    <w:rsid w:val="001441F6"/>
    <w:rsid w:val="001442BA"/>
    <w:rsid w:val="0014456D"/>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88F"/>
    <w:rsid w:val="00161A32"/>
    <w:rsid w:val="00161C97"/>
    <w:rsid w:val="0016232F"/>
    <w:rsid w:val="00163483"/>
    <w:rsid w:val="00163944"/>
    <w:rsid w:val="00163FF9"/>
    <w:rsid w:val="00164AE5"/>
    <w:rsid w:val="001658C7"/>
    <w:rsid w:val="00170562"/>
    <w:rsid w:val="001718DC"/>
    <w:rsid w:val="0017298F"/>
    <w:rsid w:val="00172BE5"/>
    <w:rsid w:val="00174178"/>
    <w:rsid w:val="0017470A"/>
    <w:rsid w:val="00175420"/>
    <w:rsid w:val="0017624F"/>
    <w:rsid w:val="00176972"/>
    <w:rsid w:val="001853F6"/>
    <w:rsid w:val="00190062"/>
    <w:rsid w:val="001907DC"/>
    <w:rsid w:val="00190BA2"/>
    <w:rsid w:val="001914F3"/>
    <w:rsid w:val="00194D3B"/>
    <w:rsid w:val="00196B58"/>
    <w:rsid w:val="00197BEE"/>
    <w:rsid w:val="001A3085"/>
    <w:rsid w:val="001A5EE5"/>
    <w:rsid w:val="001A6BED"/>
    <w:rsid w:val="001B078C"/>
    <w:rsid w:val="001B118D"/>
    <w:rsid w:val="001B1190"/>
    <w:rsid w:val="001B2108"/>
    <w:rsid w:val="001B25A6"/>
    <w:rsid w:val="001B2882"/>
    <w:rsid w:val="001B3996"/>
    <w:rsid w:val="001B3E87"/>
    <w:rsid w:val="001B4E6A"/>
    <w:rsid w:val="001B619B"/>
    <w:rsid w:val="001B65E3"/>
    <w:rsid w:val="001B684B"/>
    <w:rsid w:val="001B7460"/>
    <w:rsid w:val="001C4008"/>
    <w:rsid w:val="001C60E4"/>
    <w:rsid w:val="001C6BA7"/>
    <w:rsid w:val="001C6DA5"/>
    <w:rsid w:val="001C7C58"/>
    <w:rsid w:val="001D05F0"/>
    <w:rsid w:val="001D0990"/>
    <w:rsid w:val="001D1B6C"/>
    <w:rsid w:val="001D1D0D"/>
    <w:rsid w:val="001D1D7E"/>
    <w:rsid w:val="001D247C"/>
    <w:rsid w:val="001D2764"/>
    <w:rsid w:val="001D3467"/>
    <w:rsid w:val="001D4DBE"/>
    <w:rsid w:val="001D5528"/>
    <w:rsid w:val="001D5DAA"/>
    <w:rsid w:val="001D6A40"/>
    <w:rsid w:val="001D7276"/>
    <w:rsid w:val="001E064F"/>
    <w:rsid w:val="001E18E1"/>
    <w:rsid w:val="001E29A3"/>
    <w:rsid w:val="001E2AEB"/>
    <w:rsid w:val="001E30F1"/>
    <w:rsid w:val="001E4D3B"/>
    <w:rsid w:val="001E6D1E"/>
    <w:rsid w:val="001E743B"/>
    <w:rsid w:val="001E78D5"/>
    <w:rsid w:val="001E7DBA"/>
    <w:rsid w:val="001F0BE8"/>
    <w:rsid w:val="001F3965"/>
    <w:rsid w:val="001F3A84"/>
    <w:rsid w:val="001F4F28"/>
    <w:rsid w:val="001F5853"/>
    <w:rsid w:val="001F6C8E"/>
    <w:rsid w:val="001F72E4"/>
    <w:rsid w:val="00200C8F"/>
    <w:rsid w:val="002020B1"/>
    <w:rsid w:val="00204513"/>
    <w:rsid w:val="0021166F"/>
    <w:rsid w:val="002122F2"/>
    <w:rsid w:val="00214271"/>
    <w:rsid w:val="002162FC"/>
    <w:rsid w:val="0021739A"/>
    <w:rsid w:val="0021778B"/>
    <w:rsid w:val="00217BC0"/>
    <w:rsid w:val="00222CA6"/>
    <w:rsid w:val="00226367"/>
    <w:rsid w:val="002272C9"/>
    <w:rsid w:val="00230BB2"/>
    <w:rsid w:val="00230F90"/>
    <w:rsid w:val="0023111C"/>
    <w:rsid w:val="0023364C"/>
    <w:rsid w:val="00233CA3"/>
    <w:rsid w:val="0023443F"/>
    <w:rsid w:val="00236040"/>
    <w:rsid w:val="00237EBD"/>
    <w:rsid w:val="0024038F"/>
    <w:rsid w:val="00240512"/>
    <w:rsid w:val="0024078B"/>
    <w:rsid w:val="002407D5"/>
    <w:rsid w:val="002420AB"/>
    <w:rsid w:val="002423A8"/>
    <w:rsid w:val="002443F2"/>
    <w:rsid w:val="00246D7F"/>
    <w:rsid w:val="002470B2"/>
    <w:rsid w:val="002512E1"/>
    <w:rsid w:val="00251533"/>
    <w:rsid w:val="0025212C"/>
    <w:rsid w:val="002532CA"/>
    <w:rsid w:val="00255A6D"/>
    <w:rsid w:val="00255EC1"/>
    <w:rsid w:val="00256D45"/>
    <w:rsid w:val="002570FC"/>
    <w:rsid w:val="0026026D"/>
    <w:rsid w:val="00261188"/>
    <w:rsid w:val="00261428"/>
    <w:rsid w:val="00261469"/>
    <w:rsid w:val="00261810"/>
    <w:rsid w:val="00262FA3"/>
    <w:rsid w:val="00263A0A"/>
    <w:rsid w:val="00264259"/>
    <w:rsid w:val="00264E06"/>
    <w:rsid w:val="00265AC0"/>
    <w:rsid w:val="002667F5"/>
    <w:rsid w:val="00266A6B"/>
    <w:rsid w:val="0027042E"/>
    <w:rsid w:val="0027220E"/>
    <w:rsid w:val="0027283B"/>
    <w:rsid w:val="002739C4"/>
    <w:rsid w:val="002743C3"/>
    <w:rsid w:val="00277DA8"/>
    <w:rsid w:val="0028001A"/>
    <w:rsid w:val="0028090A"/>
    <w:rsid w:val="0028224B"/>
    <w:rsid w:val="00282668"/>
    <w:rsid w:val="0028456A"/>
    <w:rsid w:val="00284F22"/>
    <w:rsid w:val="002868F8"/>
    <w:rsid w:val="0028768A"/>
    <w:rsid w:val="002901A8"/>
    <w:rsid w:val="002917A1"/>
    <w:rsid w:val="00291A62"/>
    <w:rsid w:val="00291E19"/>
    <w:rsid w:val="002926F8"/>
    <w:rsid w:val="00292A2B"/>
    <w:rsid w:val="00294955"/>
    <w:rsid w:val="002A0C1D"/>
    <w:rsid w:val="002A0D98"/>
    <w:rsid w:val="002A0DBE"/>
    <w:rsid w:val="002A1F1B"/>
    <w:rsid w:val="002A6A47"/>
    <w:rsid w:val="002A7520"/>
    <w:rsid w:val="002A77E9"/>
    <w:rsid w:val="002A78E0"/>
    <w:rsid w:val="002B0A1B"/>
    <w:rsid w:val="002B0A81"/>
    <w:rsid w:val="002B1144"/>
    <w:rsid w:val="002B1557"/>
    <w:rsid w:val="002B3A7A"/>
    <w:rsid w:val="002B43A0"/>
    <w:rsid w:val="002B4990"/>
    <w:rsid w:val="002B5A55"/>
    <w:rsid w:val="002B5C8F"/>
    <w:rsid w:val="002B65E9"/>
    <w:rsid w:val="002B786A"/>
    <w:rsid w:val="002C0F71"/>
    <w:rsid w:val="002C1473"/>
    <w:rsid w:val="002C2519"/>
    <w:rsid w:val="002C44D5"/>
    <w:rsid w:val="002C5099"/>
    <w:rsid w:val="002C58FA"/>
    <w:rsid w:val="002C622D"/>
    <w:rsid w:val="002D0695"/>
    <w:rsid w:val="002D0BA0"/>
    <w:rsid w:val="002D12FE"/>
    <w:rsid w:val="002D2DE0"/>
    <w:rsid w:val="002D3352"/>
    <w:rsid w:val="002D3B39"/>
    <w:rsid w:val="002D4EA7"/>
    <w:rsid w:val="002D527E"/>
    <w:rsid w:val="002D6C2A"/>
    <w:rsid w:val="002D70FE"/>
    <w:rsid w:val="002D7310"/>
    <w:rsid w:val="002D7871"/>
    <w:rsid w:val="002D7AC1"/>
    <w:rsid w:val="002D7D5E"/>
    <w:rsid w:val="002E03E4"/>
    <w:rsid w:val="002E102D"/>
    <w:rsid w:val="002E1B1B"/>
    <w:rsid w:val="002E32B4"/>
    <w:rsid w:val="002E34CD"/>
    <w:rsid w:val="002E5954"/>
    <w:rsid w:val="002E69A2"/>
    <w:rsid w:val="002E72A0"/>
    <w:rsid w:val="002E7541"/>
    <w:rsid w:val="002E7EC4"/>
    <w:rsid w:val="002F0078"/>
    <w:rsid w:val="002F26EF"/>
    <w:rsid w:val="002F2A28"/>
    <w:rsid w:val="002F3AF5"/>
    <w:rsid w:val="002F519B"/>
    <w:rsid w:val="002F65CA"/>
    <w:rsid w:val="002F78E4"/>
    <w:rsid w:val="002F7D6A"/>
    <w:rsid w:val="0030186F"/>
    <w:rsid w:val="0030229D"/>
    <w:rsid w:val="00302482"/>
    <w:rsid w:val="00303767"/>
    <w:rsid w:val="0030583D"/>
    <w:rsid w:val="0030687D"/>
    <w:rsid w:val="0030701D"/>
    <w:rsid w:val="00310216"/>
    <w:rsid w:val="00310F53"/>
    <w:rsid w:val="00311AE0"/>
    <w:rsid w:val="00312478"/>
    <w:rsid w:val="00313E7D"/>
    <w:rsid w:val="00314382"/>
    <w:rsid w:val="003153CD"/>
    <w:rsid w:val="00315D74"/>
    <w:rsid w:val="00317A4F"/>
    <w:rsid w:val="00317AC0"/>
    <w:rsid w:val="00320D3C"/>
    <w:rsid w:val="00326141"/>
    <w:rsid w:val="0033058F"/>
    <w:rsid w:val="003317E6"/>
    <w:rsid w:val="00331A15"/>
    <w:rsid w:val="0033254D"/>
    <w:rsid w:val="003327F4"/>
    <w:rsid w:val="00333BCC"/>
    <w:rsid w:val="00335AD8"/>
    <w:rsid w:val="00335DC6"/>
    <w:rsid w:val="00335E05"/>
    <w:rsid w:val="00336831"/>
    <w:rsid w:val="0033740F"/>
    <w:rsid w:val="0034017D"/>
    <w:rsid w:val="00342047"/>
    <w:rsid w:val="00343425"/>
    <w:rsid w:val="0034379F"/>
    <w:rsid w:val="003454D4"/>
    <w:rsid w:val="0035032D"/>
    <w:rsid w:val="003521AE"/>
    <w:rsid w:val="003523B2"/>
    <w:rsid w:val="00353834"/>
    <w:rsid w:val="00354033"/>
    <w:rsid w:val="00354C2D"/>
    <w:rsid w:val="00355AB5"/>
    <w:rsid w:val="00357223"/>
    <w:rsid w:val="00357F7A"/>
    <w:rsid w:val="0036011B"/>
    <w:rsid w:val="003608F7"/>
    <w:rsid w:val="00360976"/>
    <w:rsid w:val="003609A1"/>
    <w:rsid w:val="00362772"/>
    <w:rsid w:val="00362BC1"/>
    <w:rsid w:val="00363286"/>
    <w:rsid w:val="0036367B"/>
    <w:rsid w:val="00363A61"/>
    <w:rsid w:val="00363F03"/>
    <w:rsid w:val="003652CD"/>
    <w:rsid w:val="00365487"/>
    <w:rsid w:val="00366207"/>
    <w:rsid w:val="003674C1"/>
    <w:rsid w:val="00372FD4"/>
    <w:rsid w:val="0037368A"/>
    <w:rsid w:val="00374257"/>
    <w:rsid w:val="00375A07"/>
    <w:rsid w:val="00375F4D"/>
    <w:rsid w:val="00377155"/>
    <w:rsid w:val="00380350"/>
    <w:rsid w:val="00380625"/>
    <w:rsid w:val="00380AAD"/>
    <w:rsid w:val="00380AED"/>
    <w:rsid w:val="00380E11"/>
    <w:rsid w:val="00381B0E"/>
    <w:rsid w:val="0038367F"/>
    <w:rsid w:val="0038377F"/>
    <w:rsid w:val="00383DE8"/>
    <w:rsid w:val="00384451"/>
    <w:rsid w:val="00385582"/>
    <w:rsid w:val="003856B6"/>
    <w:rsid w:val="00385C42"/>
    <w:rsid w:val="003879C2"/>
    <w:rsid w:val="003879CC"/>
    <w:rsid w:val="00387B6E"/>
    <w:rsid w:val="00390333"/>
    <w:rsid w:val="00391D55"/>
    <w:rsid w:val="003929AB"/>
    <w:rsid w:val="00392C34"/>
    <w:rsid w:val="00394F2B"/>
    <w:rsid w:val="00395BD1"/>
    <w:rsid w:val="003966B9"/>
    <w:rsid w:val="003A0313"/>
    <w:rsid w:val="003A1A3F"/>
    <w:rsid w:val="003A23D2"/>
    <w:rsid w:val="003A2760"/>
    <w:rsid w:val="003A2904"/>
    <w:rsid w:val="003A2CF5"/>
    <w:rsid w:val="003A446E"/>
    <w:rsid w:val="003A5952"/>
    <w:rsid w:val="003A5A23"/>
    <w:rsid w:val="003A6175"/>
    <w:rsid w:val="003A6680"/>
    <w:rsid w:val="003A78BB"/>
    <w:rsid w:val="003A79BE"/>
    <w:rsid w:val="003A7E8F"/>
    <w:rsid w:val="003B2913"/>
    <w:rsid w:val="003B3247"/>
    <w:rsid w:val="003B353A"/>
    <w:rsid w:val="003B4977"/>
    <w:rsid w:val="003B4AFD"/>
    <w:rsid w:val="003B57C7"/>
    <w:rsid w:val="003B6024"/>
    <w:rsid w:val="003B684D"/>
    <w:rsid w:val="003B77D5"/>
    <w:rsid w:val="003B7EE8"/>
    <w:rsid w:val="003C0D91"/>
    <w:rsid w:val="003C0EEF"/>
    <w:rsid w:val="003C226C"/>
    <w:rsid w:val="003C28C8"/>
    <w:rsid w:val="003C3CA3"/>
    <w:rsid w:val="003C4184"/>
    <w:rsid w:val="003C56C2"/>
    <w:rsid w:val="003C6C87"/>
    <w:rsid w:val="003C7292"/>
    <w:rsid w:val="003D13ED"/>
    <w:rsid w:val="003D19DF"/>
    <w:rsid w:val="003D3009"/>
    <w:rsid w:val="003D357B"/>
    <w:rsid w:val="003D379F"/>
    <w:rsid w:val="003D409E"/>
    <w:rsid w:val="003D428C"/>
    <w:rsid w:val="003D4BE4"/>
    <w:rsid w:val="003D6424"/>
    <w:rsid w:val="003D6488"/>
    <w:rsid w:val="003D660D"/>
    <w:rsid w:val="003D76A7"/>
    <w:rsid w:val="003E065A"/>
    <w:rsid w:val="003E0776"/>
    <w:rsid w:val="003E1412"/>
    <w:rsid w:val="003E1429"/>
    <w:rsid w:val="003E1F3A"/>
    <w:rsid w:val="003E1F6E"/>
    <w:rsid w:val="003E2099"/>
    <w:rsid w:val="003E27A8"/>
    <w:rsid w:val="003E2929"/>
    <w:rsid w:val="003E2D73"/>
    <w:rsid w:val="003E31C8"/>
    <w:rsid w:val="003E461C"/>
    <w:rsid w:val="003E48BB"/>
    <w:rsid w:val="003E4CB9"/>
    <w:rsid w:val="003E5CDA"/>
    <w:rsid w:val="003E726E"/>
    <w:rsid w:val="003E7FFA"/>
    <w:rsid w:val="003F1D3D"/>
    <w:rsid w:val="003F3055"/>
    <w:rsid w:val="003F3E95"/>
    <w:rsid w:val="003F5301"/>
    <w:rsid w:val="003F5356"/>
    <w:rsid w:val="003F57FE"/>
    <w:rsid w:val="003F6CBF"/>
    <w:rsid w:val="003F6D51"/>
    <w:rsid w:val="003F7CB2"/>
    <w:rsid w:val="00401655"/>
    <w:rsid w:val="00401B29"/>
    <w:rsid w:val="00401D30"/>
    <w:rsid w:val="00402944"/>
    <w:rsid w:val="004037E4"/>
    <w:rsid w:val="004047BF"/>
    <w:rsid w:val="0040533B"/>
    <w:rsid w:val="00405542"/>
    <w:rsid w:val="00406786"/>
    <w:rsid w:val="004072F0"/>
    <w:rsid w:val="00413195"/>
    <w:rsid w:val="004133BA"/>
    <w:rsid w:val="004144C5"/>
    <w:rsid w:val="00415DB7"/>
    <w:rsid w:val="00416C94"/>
    <w:rsid w:val="00420A3D"/>
    <w:rsid w:val="00421DAE"/>
    <w:rsid w:val="0042226A"/>
    <w:rsid w:val="004223D5"/>
    <w:rsid w:val="00422435"/>
    <w:rsid w:val="00422649"/>
    <w:rsid w:val="0042299B"/>
    <w:rsid w:val="004239FD"/>
    <w:rsid w:val="00424553"/>
    <w:rsid w:val="00424A49"/>
    <w:rsid w:val="00424DDD"/>
    <w:rsid w:val="00430029"/>
    <w:rsid w:val="00430066"/>
    <w:rsid w:val="00430BB9"/>
    <w:rsid w:val="0043100C"/>
    <w:rsid w:val="00431A1E"/>
    <w:rsid w:val="004321D0"/>
    <w:rsid w:val="004326E3"/>
    <w:rsid w:val="004328D7"/>
    <w:rsid w:val="004332C2"/>
    <w:rsid w:val="00434137"/>
    <w:rsid w:val="00435E48"/>
    <w:rsid w:val="00441187"/>
    <w:rsid w:val="00442398"/>
    <w:rsid w:val="0045351E"/>
    <w:rsid w:val="0045409B"/>
    <w:rsid w:val="004546AA"/>
    <w:rsid w:val="00454769"/>
    <w:rsid w:val="0045658A"/>
    <w:rsid w:val="004567F8"/>
    <w:rsid w:val="004577BA"/>
    <w:rsid w:val="00461C17"/>
    <w:rsid w:val="0046237A"/>
    <w:rsid w:val="004623AB"/>
    <w:rsid w:val="004626A4"/>
    <w:rsid w:val="004631AD"/>
    <w:rsid w:val="00463AC8"/>
    <w:rsid w:val="00464186"/>
    <w:rsid w:val="00466707"/>
    <w:rsid w:val="00466881"/>
    <w:rsid w:val="00470774"/>
    <w:rsid w:val="00470F8C"/>
    <w:rsid w:val="00471EDC"/>
    <w:rsid w:val="0047217C"/>
    <w:rsid w:val="00473E89"/>
    <w:rsid w:val="00474ED6"/>
    <w:rsid w:val="00475DD2"/>
    <w:rsid w:val="00475FA0"/>
    <w:rsid w:val="00477E00"/>
    <w:rsid w:val="00477E1E"/>
    <w:rsid w:val="0048001B"/>
    <w:rsid w:val="00480774"/>
    <w:rsid w:val="00481804"/>
    <w:rsid w:val="00481CAC"/>
    <w:rsid w:val="0048269C"/>
    <w:rsid w:val="004835B0"/>
    <w:rsid w:val="004843DD"/>
    <w:rsid w:val="004846E4"/>
    <w:rsid w:val="004853C6"/>
    <w:rsid w:val="004860FC"/>
    <w:rsid w:val="00487C07"/>
    <w:rsid w:val="00487F85"/>
    <w:rsid w:val="00491C60"/>
    <w:rsid w:val="00494B46"/>
    <w:rsid w:val="00494C08"/>
    <w:rsid w:val="004955E5"/>
    <w:rsid w:val="0049588C"/>
    <w:rsid w:val="00495A32"/>
    <w:rsid w:val="00496163"/>
    <w:rsid w:val="00496397"/>
    <w:rsid w:val="004969D7"/>
    <w:rsid w:val="00496D70"/>
    <w:rsid w:val="00496F57"/>
    <w:rsid w:val="00497112"/>
    <w:rsid w:val="0049717A"/>
    <w:rsid w:val="00497B82"/>
    <w:rsid w:val="004A0FCB"/>
    <w:rsid w:val="004A176C"/>
    <w:rsid w:val="004A1A00"/>
    <w:rsid w:val="004A20ED"/>
    <w:rsid w:val="004A3D5D"/>
    <w:rsid w:val="004A44D3"/>
    <w:rsid w:val="004A49D9"/>
    <w:rsid w:val="004A4ECA"/>
    <w:rsid w:val="004A515F"/>
    <w:rsid w:val="004A5305"/>
    <w:rsid w:val="004A55FD"/>
    <w:rsid w:val="004A59FE"/>
    <w:rsid w:val="004A7176"/>
    <w:rsid w:val="004A7B5B"/>
    <w:rsid w:val="004B06BB"/>
    <w:rsid w:val="004B0A6B"/>
    <w:rsid w:val="004B0BB4"/>
    <w:rsid w:val="004B2B0E"/>
    <w:rsid w:val="004B3FB1"/>
    <w:rsid w:val="004B61F5"/>
    <w:rsid w:val="004B65B7"/>
    <w:rsid w:val="004B763F"/>
    <w:rsid w:val="004C02D5"/>
    <w:rsid w:val="004C0E93"/>
    <w:rsid w:val="004C32C6"/>
    <w:rsid w:val="004C3326"/>
    <w:rsid w:val="004C3EA5"/>
    <w:rsid w:val="004C7DB0"/>
    <w:rsid w:val="004D1154"/>
    <w:rsid w:val="004D153C"/>
    <w:rsid w:val="004D4AFE"/>
    <w:rsid w:val="004D7216"/>
    <w:rsid w:val="004D7BC9"/>
    <w:rsid w:val="004D7F67"/>
    <w:rsid w:val="004E0CDD"/>
    <w:rsid w:val="004E2C8B"/>
    <w:rsid w:val="004E36FA"/>
    <w:rsid w:val="004E37AA"/>
    <w:rsid w:val="004E3CF5"/>
    <w:rsid w:val="004E7312"/>
    <w:rsid w:val="004E7441"/>
    <w:rsid w:val="004F0C07"/>
    <w:rsid w:val="004F2181"/>
    <w:rsid w:val="004F2200"/>
    <w:rsid w:val="004F30C0"/>
    <w:rsid w:val="004F5641"/>
    <w:rsid w:val="004F5BE0"/>
    <w:rsid w:val="004F5EEF"/>
    <w:rsid w:val="00500FFB"/>
    <w:rsid w:val="005015A9"/>
    <w:rsid w:val="00505DAC"/>
    <w:rsid w:val="00507306"/>
    <w:rsid w:val="00510258"/>
    <w:rsid w:val="00514940"/>
    <w:rsid w:val="00515335"/>
    <w:rsid w:val="00517D4A"/>
    <w:rsid w:val="005202BB"/>
    <w:rsid w:val="005211DA"/>
    <w:rsid w:val="00521754"/>
    <w:rsid w:val="00521F2D"/>
    <w:rsid w:val="00523A91"/>
    <w:rsid w:val="00523C28"/>
    <w:rsid w:val="00524EAF"/>
    <w:rsid w:val="00530748"/>
    <w:rsid w:val="005327CD"/>
    <w:rsid w:val="0053287E"/>
    <w:rsid w:val="00532D3F"/>
    <w:rsid w:val="005335D1"/>
    <w:rsid w:val="005337A6"/>
    <w:rsid w:val="0053405F"/>
    <w:rsid w:val="0053554F"/>
    <w:rsid w:val="00535E6D"/>
    <w:rsid w:val="00542567"/>
    <w:rsid w:val="00542B66"/>
    <w:rsid w:val="00542E4B"/>
    <w:rsid w:val="00544F17"/>
    <w:rsid w:val="0054520E"/>
    <w:rsid w:val="00545897"/>
    <w:rsid w:val="00545E57"/>
    <w:rsid w:val="00545FBF"/>
    <w:rsid w:val="00546699"/>
    <w:rsid w:val="00546C89"/>
    <w:rsid w:val="00546FFF"/>
    <w:rsid w:val="005474F0"/>
    <w:rsid w:val="00547CB0"/>
    <w:rsid w:val="00551ECD"/>
    <w:rsid w:val="00554016"/>
    <w:rsid w:val="00554497"/>
    <w:rsid w:val="00554956"/>
    <w:rsid w:val="00555B2E"/>
    <w:rsid w:val="00556427"/>
    <w:rsid w:val="00556E99"/>
    <w:rsid w:val="0055789E"/>
    <w:rsid w:val="005608DF"/>
    <w:rsid w:val="00562270"/>
    <w:rsid w:val="00562FC7"/>
    <w:rsid w:val="00563A2A"/>
    <w:rsid w:val="005643C5"/>
    <w:rsid w:val="00567257"/>
    <w:rsid w:val="00567D00"/>
    <w:rsid w:val="0057057F"/>
    <w:rsid w:val="005713A2"/>
    <w:rsid w:val="00571EA7"/>
    <w:rsid w:val="00573025"/>
    <w:rsid w:val="005734CA"/>
    <w:rsid w:val="005763B8"/>
    <w:rsid w:val="00577137"/>
    <w:rsid w:val="00577762"/>
    <w:rsid w:val="0058183E"/>
    <w:rsid w:val="00581BC2"/>
    <w:rsid w:val="00582397"/>
    <w:rsid w:val="00582D56"/>
    <w:rsid w:val="00584A9F"/>
    <w:rsid w:val="005851B2"/>
    <w:rsid w:val="00585CE4"/>
    <w:rsid w:val="0058611F"/>
    <w:rsid w:val="0058626E"/>
    <w:rsid w:val="005865EE"/>
    <w:rsid w:val="0058745F"/>
    <w:rsid w:val="005901D9"/>
    <w:rsid w:val="00590487"/>
    <w:rsid w:val="00591202"/>
    <w:rsid w:val="005939A2"/>
    <w:rsid w:val="005942A1"/>
    <w:rsid w:val="00594CA1"/>
    <w:rsid w:val="005979D6"/>
    <w:rsid w:val="00597E6D"/>
    <w:rsid w:val="005A063B"/>
    <w:rsid w:val="005B1E55"/>
    <w:rsid w:val="005B2103"/>
    <w:rsid w:val="005B31BB"/>
    <w:rsid w:val="005B39E2"/>
    <w:rsid w:val="005B483A"/>
    <w:rsid w:val="005B4F47"/>
    <w:rsid w:val="005B52EB"/>
    <w:rsid w:val="005B697A"/>
    <w:rsid w:val="005B6D28"/>
    <w:rsid w:val="005B6DB9"/>
    <w:rsid w:val="005C0DB4"/>
    <w:rsid w:val="005C10E8"/>
    <w:rsid w:val="005C3F29"/>
    <w:rsid w:val="005C4BA3"/>
    <w:rsid w:val="005C50C4"/>
    <w:rsid w:val="005C56E0"/>
    <w:rsid w:val="005C58CD"/>
    <w:rsid w:val="005C6110"/>
    <w:rsid w:val="005C64F1"/>
    <w:rsid w:val="005C6DF2"/>
    <w:rsid w:val="005D00DE"/>
    <w:rsid w:val="005D0CFE"/>
    <w:rsid w:val="005D1121"/>
    <w:rsid w:val="005D1882"/>
    <w:rsid w:val="005D1C52"/>
    <w:rsid w:val="005D2199"/>
    <w:rsid w:val="005D28B4"/>
    <w:rsid w:val="005D3F6D"/>
    <w:rsid w:val="005D48B7"/>
    <w:rsid w:val="005D510C"/>
    <w:rsid w:val="005D7B57"/>
    <w:rsid w:val="005E1663"/>
    <w:rsid w:val="005E24D9"/>
    <w:rsid w:val="005E25DB"/>
    <w:rsid w:val="005E2BCD"/>
    <w:rsid w:val="005E40BF"/>
    <w:rsid w:val="005E53E2"/>
    <w:rsid w:val="005E6B68"/>
    <w:rsid w:val="005F0541"/>
    <w:rsid w:val="005F159A"/>
    <w:rsid w:val="005F2634"/>
    <w:rsid w:val="005F33E5"/>
    <w:rsid w:val="005F469E"/>
    <w:rsid w:val="005F55D7"/>
    <w:rsid w:val="005F6ED5"/>
    <w:rsid w:val="005F772D"/>
    <w:rsid w:val="00601B2D"/>
    <w:rsid w:val="006027AC"/>
    <w:rsid w:val="00602D1F"/>
    <w:rsid w:val="0060325B"/>
    <w:rsid w:val="00603D28"/>
    <w:rsid w:val="00604F0C"/>
    <w:rsid w:val="00605DEE"/>
    <w:rsid w:val="0060773B"/>
    <w:rsid w:val="00607C93"/>
    <w:rsid w:val="0061122C"/>
    <w:rsid w:val="00611AF3"/>
    <w:rsid w:val="006137E4"/>
    <w:rsid w:val="006138F7"/>
    <w:rsid w:val="00615581"/>
    <w:rsid w:val="00616049"/>
    <w:rsid w:val="00616CEF"/>
    <w:rsid w:val="00616F99"/>
    <w:rsid w:val="00617BCB"/>
    <w:rsid w:val="00617F9E"/>
    <w:rsid w:val="006204BF"/>
    <w:rsid w:val="00620EF4"/>
    <w:rsid w:val="00621A2A"/>
    <w:rsid w:val="00621FA4"/>
    <w:rsid w:val="006238B9"/>
    <w:rsid w:val="00624605"/>
    <w:rsid w:val="00624800"/>
    <w:rsid w:val="00625C2F"/>
    <w:rsid w:val="00625FF5"/>
    <w:rsid w:val="006267EB"/>
    <w:rsid w:val="00627B33"/>
    <w:rsid w:val="00627C50"/>
    <w:rsid w:val="00627F07"/>
    <w:rsid w:val="00627F28"/>
    <w:rsid w:val="00631EA3"/>
    <w:rsid w:val="00632932"/>
    <w:rsid w:val="00632C59"/>
    <w:rsid w:val="00633CE7"/>
    <w:rsid w:val="00634D4A"/>
    <w:rsid w:val="00636B13"/>
    <w:rsid w:val="006375EA"/>
    <w:rsid w:val="0064020E"/>
    <w:rsid w:val="00640E38"/>
    <w:rsid w:val="00641662"/>
    <w:rsid w:val="006432CB"/>
    <w:rsid w:val="006434BC"/>
    <w:rsid w:val="00643773"/>
    <w:rsid w:val="00645610"/>
    <w:rsid w:val="00645882"/>
    <w:rsid w:val="00645BE6"/>
    <w:rsid w:val="0064678E"/>
    <w:rsid w:val="0064712E"/>
    <w:rsid w:val="0064796E"/>
    <w:rsid w:val="00647ACF"/>
    <w:rsid w:val="00651E9E"/>
    <w:rsid w:val="0065293E"/>
    <w:rsid w:val="00653748"/>
    <w:rsid w:val="00655DDE"/>
    <w:rsid w:val="006570B6"/>
    <w:rsid w:val="00660451"/>
    <w:rsid w:val="00661460"/>
    <w:rsid w:val="006623FF"/>
    <w:rsid w:val="00662D9D"/>
    <w:rsid w:val="0066301F"/>
    <w:rsid w:val="006651A9"/>
    <w:rsid w:val="00665387"/>
    <w:rsid w:val="00665966"/>
    <w:rsid w:val="00665EBC"/>
    <w:rsid w:val="006679C4"/>
    <w:rsid w:val="006706ED"/>
    <w:rsid w:val="0067077B"/>
    <w:rsid w:val="0067077E"/>
    <w:rsid w:val="00670967"/>
    <w:rsid w:val="00670CE4"/>
    <w:rsid w:val="0067102C"/>
    <w:rsid w:val="00675CD8"/>
    <w:rsid w:val="00677BB7"/>
    <w:rsid w:val="00681808"/>
    <w:rsid w:val="0068192E"/>
    <w:rsid w:val="00681F10"/>
    <w:rsid w:val="00681FF0"/>
    <w:rsid w:val="00683581"/>
    <w:rsid w:val="00683603"/>
    <w:rsid w:val="006843E2"/>
    <w:rsid w:val="00684B0D"/>
    <w:rsid w:val="00684F8C"/>
    <w:rsid w:val="00685A14"/>
    <w:rsid w:val="00686C37"/>
    <w:rsid w:val="00687E5D"/>
    <w:rsid w:val="0069016C"/>
    <w:rsid w:val="006906F4"/>
    <w:rsid w:val="006916FD"/>
    <w:rsid w:val="00691AA3"/>
    <w:rsid w:val="0069205B"/>
    <w:rsid w:val="00692393"/>
    <w:rsid w:val="00692B59"/>
    <w:rsid w:val="00692B79"/>
    <w:rsid w:val="00695578"/>
    <w:rsid w:val="00695E29"/>
    <w:rsid w:val="00696661"/>
    <w:rsid w:val="00696DAF"/>
    <w:rsid w:val="006A00DF"/>
    <w:rsid w:val="006A0990"/>
    <w:rsid w:val="006A0F39"/>
    <w:rsid w:val="006A2084"/>
    <w:rsid w:val="006A279D"/>
    <w:rsid w:val="006A2C5F"/>
    <w:rsid w:val="006A325D"/>
    <w:rsid w:val="006A48F2"/>
    <w:rsid w:val="006A64EF"/>
    <w:rsid w:val="006B0336"/>
    <w:rsid w:val="006B0865"/>
    <w:rsid w:val="006B20D5"/>
    <w:rsid w:val="006B3588"/>
    <w:rsid w:val="006B377C"/>
    <w:rsid w:val="006B3D52"/>
    <w:rsid w:val="006B51E1"/>
    <w:rsid w:val="006B6FE8"/>
    <w:rsid w:val="006B75C0"/>
    <w:rsid w:val="006C1CBE"/>
    <w:rsid w:val="006C29CF"/>
    <w:rsid w:val="006C2DB5"/>
    <w:rsid w:val="006C2EEE"/>
    <w:rsid w:val="006C344A"/>
    <w:rsid w:val="006C3A1E"/>
    <w:rsid w:val="006C41A0"/>
    <w:rsid w:val="006C6052"/>
    <w:rsid w:val="006C64AD"/>
    <w:rsid w:val="006C66E6"/>
    <w:rsid w:val="006C6ED9"/>
    <w:rsid w:val="006D140B"/>
    <w:rsid w:val="006D264F"/>
    <w:rsid w:val="006D3DAD"/>
    <w:rsid w:val="006D40A8"/>
    <w:rsid w:val="006D50AE"/>
    <w:rsid w:val="006E07F2"/>
    <w:rsid w:val="006E0FEB"/>
    <w:rsid w:val="006E1AAC"/>
    <w:rsid w:val="006E3167"/>
    <w:rsid w:val="006E464C"/>
    <w:rsid w:val="006E5B56"/>
    <w:rsid w:val="006E6100"/>
    <w:rsid w:val="006E64E8"/>
    <w:rsid w:val="006E664B"/>
    <w:rsid w:val="006E6BCC"/>
    <w:rsid w:val="006E6C6E"/>
    <w:rsid w:val="006E7296"/>
    <w:rsid w:val="006E74DA"/>
    <w:rsid w:val="006E756F"/>
    <w:rsid w:val="006E7811"/>
    <w:rsid w:val="006F0D34"/>
    <w:rsid w:val="006F0F75"/>
    <w:rsid w:val="006F2259"/>
    <w:rsid w:val="006F2E13"/>
    <w:rsid w:val="006F3B47"/>
    <w:rsid w:val="006F4CE9"/>
    <w:rsid w:val="006F53F4"/>
    <w:rsid w:val="006F7CB9"/>
    <w:rsid w:val="006F7EDC"/>
    <w:rsid w:val="0070272A"/>
    <w:rsid w:val="00704B0E"/>
    <w:rsid w:val="00704B35"/>
    <w:rsid w:val="00704C3B"/>
    <w:rsid w:val="0070534D"/>
    <w:rsid w:val="0070594E"/>
    <w:rsid w:val="00705ADE"/>
    <w:rsid w:val="00710521"/>
    <w:rsid w:val="00710BF1"/>
    <w:rsid w:val="00711601"/>
    <w:rsid w:val="007128A4"/>
    <w:rsid w:val="00712AFD"/>
    <w:rsid w:val="00712C26"/>
    <w:rsid w:val="00714480"/>
    <w:rsid w:val="0071484F"/>
    <w:rsid w:val="00714F27"/>
    <w:rsid w:val="0071765E"/>
    <w:rsid w:val="00717F4D"/>
    <w:rsid w:val="00720447"/>
    <w:rsid w:val="00720F6C"/>
    <w:rsid w:val="007214E4"/>
    <w:rsid w:val="0072236F"/>
    <w:rsid w:val="007225AC"/>
    <w:rsid w:val="00723A4D"/>
    <w:rsid w:val="00723B17"/>
    <w:rsid w:val="00724EEF"/>
    <w:rsid w:val="00725A06"/>
    <w:rsid w:val="00725E63"/>
    <w:rsid w:val="007262F6"/>
    <w:rsid w:val="007272C8"/>
    <w:rsid w:val="007273C6"/>
    <w:rsid w:val="00730AE0"/>
    <w:rsid w:val="0073143D"/>
    <w:rsid w:val="00732927"/>
    <w:rsid w:val="007333A0"/>
    <w:rsid w:val="00733AA7"/>
    <w:rsid w:val="0073477D"/>
    <w:rsid w:val="00735236"/>
    <w:rsid w:val="00735819"/>
    <w:rsid w:val="0073582C"/>
    <w:rsid w:val="00736C05"/>
    <w:rsid w:val="0074024D"/>
    <w:rsid w:val="00740594"/>
    <w:rsid w:val="00740AB3"/>
    <w:rsid w:val="00740F6D"/>
    <w:rsid w:val="0074143B"/>
    <w:rsid w:val="00741E43"/>
    <w:rsid w:val="007429CF"/>
    <w:rsid w:val="00742F10"/>
    <w:rsid w:val="00743DD4"/>
    <w:rsid w:val="00744120"/>
    <w:rsid w:val="0075170B"/>
    <w:rsid w:val="00753355"/>
    <w:rsid w:val="0075353B"/>
    <w:rsid w:val="00753912"/>
    <w:rsid w:val="00753D13"/>
    <w:rsid w:val="00755FD4"/>
    <w:rsid w:val="00761BFC"/>
    <w:rsid w:val="007627CE"/>
    <w:rsid w:val="007636CB"/>
    <w:rsid w:val="00764085"/>
    <w:rsid w:val="00764D84"/>
    <w:rsid w:val="00765FE2"/>
    <w:rsid w:val="00766AB2"/>
    <w:rsid w:val="00767F47"/>
    <w:rsid w:val="00770D6E"/>
    <w:rsid w:val="00770E7B"/>
    <w:rsid w:val="007712FB"/>
    <w:rsid w:val="00772BF2"/>
    <w:rsid w:val="0077354D"/>
    <w:rsid w:val="00773962"/>
    <w:rsid w:val="00774833"/>
    <w:rsid w:val="0077488E"/>
    <w:rsid w:val="007771E8"/>
    <w:rsid w:val="00777CAB"/>
    <w:rsid w:val="00780533"/>
    <w:rsid w:val="00780D6F"/>
    <w:rsid w:val="00781D1A"/>
    <w:rsid w:val="00782D4F"/>
    <w:rsid w:val="00783AD1"/>
    <w:rsid w:val="007845F3"/>
    <w:rsid w:val="00785180"/>
    <w:rsid w:val="00785327"/>
    <w:rsid w:val="00785F57"/>
    <w:rsid w:val="00790D45"/>
    <w:rsid w:val="0079121E"/>
    <w:rsid w:val="00794AAE"/>
    <w:rsid w:val="0079645B"/>
    <w:rsid w:val="00796647"/>
    <w:rsid w:val="0079673B"/>
    <w:rsid w:val="00796FFB"/>
    <w:rsid w:val="007970B3"/>
    <w:rsid w:val="007A08BB"/>
    <w:rsid w:val="007A0AC5"/>
    <w:rsid w:val="007A169D"/>
    <w:rsid w:val="007A2899"/>
    <w:rsid w:val="007A2F69"/>
    <w:rsid w:val="007A3CC0"/>
    <w:rsid w:val="007A5D3C"/>
    <w:rsid w:val="007A6DAD"/>
    <w:rsid w:val="007A7F74"/>
    <w:rsid w:val="007B1497"/>
    <w:rsid w:val="007B1A92"/>
    <w:rsid w:val="007B36C8"/>
    <w:rsid w:val="007B4CEF"/>
    <w:rsid w:val="007B5159"/>
    <w:rsid w:val="007B5711"/>
    <w:rsid w:val="007B65CE"/>
    <w:rsid w:val="007C1BE1"/>
    <w:rsid w:val="007C2AC7"/>
    <w:rsid w:val="007C5CE4"/>
    <w:rsid w:val="007C769F"/>
    <w:rsid w:val="007D064C"/>
    <w:rsid w:val="007D07AC"/>
    <w:rsid w:val="007D0D00"/>
    <w:rsid w:val="007D1776"/>
    <w:rsid w:val="007D2676"/>
    <w:rsid w:val="007D2C0A"/>
    <w:rsid w:val="007D4625"/>
    <w:rsid w:val="007D5B14"/>
    <w:rsid w:val="007D65C8"/>
    <w:rsid w:val="007D777E"/>
    <w:rsid w:val="007E061A"/>
    <w:rsid w:val="007E17D5"/>
    <w:rsid w:val="007E3569"/>
    <w:rsid w:val="007E4020"/>
    <w:rsid w:val="007E6EB9"/>
    <w:rsid w:val="007F053F"/>
    <w:rsid w:val="007F2629"/>
    <w:rsid w:val="007F3B63"/>
    <w:rsid w:val="007F5342"/>
    <w:rsid w:val="007F75EE"/>
    <w:rsid w:val="00801860"/>
    <w:rsid w:val="00804D4F"/>
    <w:rsid w:val="00805E7D"/>
    <w:rsid w:val="00807744"/>
    <w:rsid w:val="008120F1"/>
    <w:rsid w:val="00812443"/>
    <w:rsid w:val="00813EF2"/>
    <w:rsid w:val="00816774"/>
    <w:rsid w:val="0081704D"/>
    <w:rsid w:val="008202F8"/>
    <w:rsid w:val="0082087C"/>
    <w:rsid w:val="0082389D"/>
    <w:rsid w:val="00823A9F"/>
    <w:rsid w:val="00824984"/>
    <w:rsid w:val="00824F40"/>
    <w:rsid w:val="00825080"/>
    <w:rsid w:val="00825660"/>
    <w:rsid w:val="00825C1F"/>
    <w:rsid w:val="0082617F"/>
    <w:rsid w:val="00830B48"/>
    <w:rsid w:val="00831728"/>
    <w:rsid w:val="00832955"/>
    <w:rsid w:val="0083346F"/>
    <w:rsid w:val="00833EC2"/>
    <w:rsid w:val="00834AC5"/>
    <w:rsid w:val="008368F5"/>
    <w:rsid w:val="00837AF2"/>
    <w:rsid w:val="00840231"/>
    <w:rsid w:val="008409CE"/>
    <w:rsid w:val="0084148C"/>
    <w:rsid w:val="00841F78"/>
    <w:rsid w:val="00842B76"/>
    <w:rsid w:val="00842EA2"/>
    <w:rsid w:val="00843224"/>
    <w:rsid w:val="008432E2"/>
    <w:rsid w:val="00843DC4"/>
    <w:rsid w:val="0084766B"/>
    <w:rsid w:val="00847C91"/>
    <w:rsid w:val="00850BE3"/>
    <w:rsid w:val="0085407B"/>
    <w:rsid w:val="00855BE9"/>
    <w:rsid w:val="00855DDF"/>
    <w:rsid w:val="00861B5C"/>
    <w:rsid w:val="008633AC"/>
    <w:rsid w:val="008634A5"/>
    <w:rsid w:val="00864137"/>
    <w:rsid w:val="00865473"/>
    <w:rsid w:val="00866FC1"/>
    <w:rsid w:val="00867958"/>
    <w:rsid w:val="00870C6F"/>
    <w:rsid w:val="00872787"/>
    <w:rsid w:val="00875132"/>
    <w:rsid w:val="00875D3E"/>
    <w:rsid w:val="00875E61"/>
    <w:rsid w:val="00876C75"/>
    <w:rsid w:val="00876F4D"/>
    <w:rsid w:val="008810CD"/>
    <w:rsid w:val="0088199C"/>
    <w:rsid w:val="0088200B"/>
    <w:rsid w:val="008837AF"/>
    <w:rsid w:val="00883FA8"/>
    <w:rsid w:val="008841DC"/>
    <w:rsid w:val="00885B0D"/>
    <w:rsid w:val="00886EDD"/>
    <w:rsid w:val="0089112B"/>
    <w:rsid w:val="0089129A"/>
    <w:rsid w:val="00892953"/>
    <w:rsid w:val="00893BDA"/>
    <w:rsid w:val="0089502E"/>
    <w:rsid w:val="00896B9F"/>
    <w:rsid w:val="00897848"/>
    <w:rsid w:val="008978A0"/>
    <w:rsid w:val="00897CEE"/>
    <w:rsid w:val="008A105C"/>
    <w:rsid w:val="008A11FF"/>
    <w:rsid w:val="008A1B99"/>
    <w:rsid w:val="008A3263"/>
    <w:rsid w:val="008A3A6A"/>
    <w:rsid w:val="008A4222"/>
    <w:rsid w:val="008A550A"/>
    <w:rsid w:val="008A5548"/>
    <w:rsid w:val="008A5A7D"/>
    <w:rsid w:val="008A5FA4"/>
    <w:rsid w:val="008A612B"/>
    <w:rsid w:val="008A6C81"/>
    <w:rsid w:val="008B02A4"/>
    <w:rsid w:val="008B02B2"/>
    <w:rsid w:val="008B04EA"/>
    <w:rsid w:val="008B13CE"/>
    <w:rsid w:val="008B1BDE"/>
    <w:rsid w:val="008B38BF"/>
    <w:rsid w:val="008B4619"/>
    <w:rsid w:val="008B4D43"/>
    <w:rsid w:val="008B5CF5"/>
    <w:rsid w:val="008B612F"/>
    <w:rsid w:val="008B63A3"/>
    <w:rsid w:val="008B6CAE"/>
    <w:rsid w:val="008C0354"/>
    <w:rsid w:val="008C2062"/>
    <w:rsid w:val="008C2222"/>
    <w:rsid w:val="008C4975"/>
    <w:rsid w:val="008C4C38"/>
    <w:rsid w:val="008C55E5"/>
    <w:rsid w:val="008C59BD"/>
    <w:rsid w:val="008D2D50"/>
    <w:rsid w:val="008D2E88"/>
    <w:rsid w:val="008D3321"/>
    <w:rsid w:val="008D4950"/>
    <w:rsid w:val="008D65BE"/>
    <w:rsid w:val="008D6996"/>
    <w:rsid w:val="008E07FA"/>
    <w:rsid w:val="008E0A1F"/>
    <w:rsid w:val="008E11BB"/>
    <w:rsid w:val="008E223D"/>
    <w:rsid w:val="008E26B8"/>
    <w:rsid w:val="008E399F"/>
    <w:rsid w:val="008E442F"/>
    <w:rsid w:val="008E45C5"/>
    <w:rsid w:val="008E49AB"/>
    <w:rsid w:val="008E4B50"/>
    <w:rsid w:val="008E5863"/>
    <w:rsid w:val="008E5A67"/>
    <w:rsid w:val="008F05AB"/>
    <w:rsid w:val="008F070A"/>
    <w:rsid w:val="008F121C"/>
    <w:rsid w:val="008F1623"/>
    <w:rsid w:val="008F244C"/>
    <w:rsid w:val="008F318A"/>
    <w:rsid w:val="008F541B"/>
    <w:rsid w:val="008F6696"/>
    <w:rsid w:val="00901295"/>
    <w:rsid w:val="00901CAE"/>
    <w:rsid w:val="00902F90"/>
    <w:rsid w:val="009038C3"/>
    <w:rsid w:val="00903D01"/>
    <w:rsid w:val="00904E60"/>
    <w:rsid w:val="009056E2"/>
    <w:rsid w:val="00905B54"/>
    <w:rsid w:val="0090645F"/>
    <w:rsid w:val="009065CE"/>
    <w:rsid w:val="00906615"/>
    <w:rsid w:val="00907A82"/>
    <w:rsid w:val="00907CF8"/>
    <w:rsid w:val="00910275"/>
    <w:rsid w:val="00911467"/>
    <w:rsid w:val="00911B1A"/>
    <w:rsid w:val="00913916"/>
    <w:rsid w:val="00913BBC"/>
    <w:rsid w:val="0091546D"/>
    <w:rsid w:val="00916640"/>
    <w:rsid w:val="009169CA"/>
    <w:rsid w:val="009169F1"/>
    <w:rsid w:val="0091748C"/>
    <w:rsid w:val="00917B70"/>
    <w:rsid w:val="00920D40"/>
    <w:rsid w:val="009214D5"/>
    <w:rsid w:val="009214EB"/>
    <w:rsid w:val="00923CA2"/>
    <w:rsid w:val="0092499A"/>
    <w:rsid w:val="009251E6"/>
    <w:rsid w:val="00925886"/>
    <w:rsid w:val="00925A50"/>
    <w:rsid w:val="00925AEC"/>
    <w:rsid w:val="00927119"/>
    <w:rsid w:val="00927E3C"/>
    <w:rsid w:val="009306EC"/>
    <w:rsid w:val="00930EE8"/>
    <w:rsid w:val="00934767"/>
    <w:rsid w:val="009352B4"/>
    <w:rsid w:val="009359BE"/>
    <w:rsid w:val="0093631F"/>
    <w:rsid w:val="00937748"/>
    <w:rsid w:val="009402FF"/>
    <w:rsid w:val="00940F1C"/>
    <w:rsid w:val="00940F6E"/>
    <w:rsid w:val="00941318"/>
    <w:rsid w:val="00941BF9"/>
    <w:rsid w:val="009427D3"/>
    <w:rsid w:val="00943780"/>
    <w:rsid w:val="00943C10"/>
    <w:rsid w:val="009450FE"/>
    <w:rsid w:val="00945382"/>
    <w:rsid w:val="00945A3F"/>
    <w:rsid w:val="00946993"/>
    <w:rsid w:val="00947030"/>
    <w:rsid w:val="00947546"/>
    <w:rsid w:val="0095177A"/>
    <w:rsid w:val="00952152"/>
    <w:rsid w:val="009522C3"/>
    <w:rsid w:val="009539D7"/>
    <w:rsid w:val="00955A27"/>
    <w:rsid w:val="0095626D"/>
    <w:rsid w:val="0095737F"/>
    <w:rsid w:val="00957BAB"/>
    <w:rsid w:val="0096331C"/>
    <w:rsid w:val="009634E5"/>
    <w:rsid w:val="009639EC"/>
    <w:rsid w:val="00963E07"/>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6B05"/>
    <w:rsid w:val="00987536"/>
    <w:rsid w:val="00987E5E"/>
    <w:rsid w:val="00987F69"/>
    <w:rsid w:val="009914D6"/>
    <w:rsid w:val="00994F14"/>
    <w:rsid w:val="009955B1"/>
    <w:rsid w:val="00996C22"/>
    <w:rsid w:val="00997334"/>
    <w:rsid w:val="00997560"/>
    <w:rsid w:val="009A44F2"/>
    <w:rsid w:val="009A47C9"/>
    <w:rsid w:val="009A4C12"/>
    <w:rsid w:val="009A4CE3"/>
    <w:rsid w:val="009A520A"/>
    <w:rsid w:val="009A5A6C"/>
    <w:rsid w:val="009A5D81"/>
    <w:rsid w:val="009A62E2"/>
    <w:rsid w:val="009A7014"/>
    <w:rsid w:val="009B0D8E"/>
    <w:rsid w:val="009B20DA"/>
    <w:rsid w:val="009B285B"/>
    <w:rsid w:val="009B50BF"/>
    <w:rsid w:val="009B5CD5"/>
    <w:rsid w:val="009B5CD7"/>
    <w:rsid w:val="009B65CD"/>
    <w:rsid w:val="009B6D1C"/>
    <w:rsid w:val="009B7C0A"/>
    <w:rsid w:val="009C0E82"/>
    <w:rsid w:val="009C1197"/>
    <w:rsid w:val="009C227B"/>
    <w:rsid w:val="009C6002"/>
    <w:rsid w:val="009C6F9A"/>
    <w:rsid w:val="009C7198"/>
    <w:rsid w:val="009C7B1A"/>
    <w:rsid w:val="009C7E74"/>
    <w:rsid w:val="009D0D08"/>
    <w:rsid w:val="009D1C0F"/>
    <w:rsid w:val="009D1DE7"/>
    <w:rsid w:val="009D27C1"/>
    <w:rsid w:val="009D4455"/>
    <w:rsid w:val="009D47FE"/>
    <w:rsid w:val="009D4830"/>
    <w:rsid w:val="009D5FE3"/>
    <w:rsid w:val="009D5FEF"/>
    <w:rsid w:val="009E06B7"/>
    <w:rsid w:val="009E0B63"/>
    <w:rsid w:val="009E29FC"/>
    <w:rsid w:val="009E2FBF"/>
    <w:rsid w:val="009E38C7"/>
    <w:rsid w:val="009E4B0B"/>
    <w:rsid w:val="009E584D"/>
    <w:rsid w:val="009E657C"/>
    <w:rsid w:val="009F082E"/>
    <w:rsid w:val="009F0AEF"/>
    <w:rsid w:val="009F2F0E"/>
    <w:rsid w:val="009F4344"/>
    <w:rsid w:val="009F4432"/>
    <w:rsid w:val="009F4E5D"/>
    <w:rsid w:val="009F57AA"/>
    <w:rsid w:val="009F5DFF"/>
    <w:rsid w:val="009F70E6"/>
    <w:rsid w:val="00A0205C"/>
    <w:rsid w:val="00A02C23"/>
    <w:rsid w:val="00A02F01"/>
    <w:rsid w:val="00A0359E"/>
    <w:rsid w:val="00A04B2D"/>
    <w:rsid w:val="00A0504F"/>
    <w:rsid w:val="00A05178"/>
    <w:rsid w:val="00A070B0"/>
    <w:rsid w:val="00A0729C"/>
    <w:rsid w:val="00A10201"/>
    <w:rsid w:val="00A1079D"/>
    <w:rsid w:val="00A10AAE"/>
    <w:rsid w:val="00A13433"/>
    <w:rsid w:val="00A1397A"/>
    <w:rsid w:val="00A1722D"/>
    <w:rsid w:val="00A17DA6"/>
    <w:rsid w:val="00A200E5"/>
    <w:rsid w:val="00A20399"/>
    <w:rsid w:val="00A20E4D"/>
    <w:rsid w:val="00A21DFC"/>
    <w:rsid w:val="00A2309D"/>
    <w:rsid w:val="00A238F9"/>
    <w:rsid w:val="00A23DDC"/>
    <w:rsid w:val="00A24432"/>
    <w:rsid w:val="00A251C9"/>
    <w:rsid w:val="00A26E0F"/>
    <w:rsid w:val="00A27947"/>
    <w:rsid w:val="00A30A1C"/>
    <w:rsid w:val="00A31DE5"/>
    <w:rsid w:val="00A32518"/>
    <w:rsid w:val="00A32B90"/>
    <w:rsid w:val="00A336F0"/>
    <w:rsid w:val="00A34842"/>
    <w:rsid w:val="00A35127"/>
    <w:rsid w:val="00A3525E"/>
    <w:rsid w:val="00A36B33"/>
    <w:rsid w:val="00A4033B"/>
    <w:rsid w:val="00A40B75"/>
    <w:rsid w:val="00A41F22"/>
    <w:rsid w:val="00A42380"/>
    <w:rsid w:val="00A44847"/>
    <w:rsid w:val="00A4627E"/>
    <w:rsid w:val="00A468D7"/>
    <w:rsid w:val="00A46DF3"/>
    <w:rsid w:val="00A46F1A"/>
    <w:rsid w:val="00A4739E"/>
    <w:rsid w:val="00A5004C"/>
    <w:rsid w:val="00A50DE9"/>
    <w:rsid w:val="00A52879"/>
    <w:rsid w:val="00A538D1"/>
    <w:rsid w:val="00A546EF"/>
    <w:rsid w:val="00A55167"/>
    <w:rsid w:val="00A553E5"/>
    <w:rsid w:val="00A5706E"/>
    <w:rsid w:val="00A575AC"/>
    <w:rsid w:val="00A600C8"/>
    <w:rsid w:val="00A60337"/>
    <w:rsid w:val="00A63738"/>
    <w:rsid w:val="00A66443"/>
    <w:rsid w:val="00A66C60"/>
    <w:rsid w:val="00A66D15"/>
    <w:rsid w:val="00A70FC4"/>
    <w:rsid w:val="00A72C2F"/>
    <w:rsid w:val="00A74C31"/>
    <w:rsid w:val="00A74C4F"/>
    <w:rsid w:val="00A759D5"/>
    <w:rsid w:val="00A763B6"/>
    <w:rsid w:val="00A777B4"/>
    <w:rsid w:val="00A77E62"/>
    <w:rsid w:val="00A8031D"/>
    <w:rsid w:val="00A826E6"/>
    <w:rsid w:val="00A82B6C"/>
    <w:rsid w:val="00A843F6"/>
    <w:rsid w:val="00A848C9"/>
    <w:rsid w:val="00A8692B"/>
    <w:rsid w:val="00A86F13"/>
    <w:rsid w:val="00A87033"/>
    <w:rsid w:val="00A87A08"/>
    <w:rsid w:val="00A91C21"/>
    <w:rsid w:val="00A92BFA"/>
    <w:rsid w:val="00A92D7F"/>
    <w:rsid w:val="00A93B07"/>
    <w:rsid w:val="00A940F7"/>
    <w:rsid w:val="00A941EC"/>
    <w:rsid w:val="00A944CF"/>
    <w:rsid w:val="00A95AB6"/>
    <w:rsid w:val="00A964F8"/>
    <w:rsid w:val="00A96F1E"/>
    <w:rsid w:val="00A9791C"/>
    <w:rsid w:val="00AA0B2C"/>
    <w:rsid w:val="00AA0E8E"/>
    <w:rsid w:val="00AA2CBC"/>
    <w:rsid w:val="00AA3144"/>
    <w:rsid w:val="00AA34D1"/>
    <w:rsid w:val="00AA5616"/>
    <w:rsid w:val="00AA6644"/>
    <w:rsid w:val="00AB03AE"/>
    <w:rsid w:val="00AB0B3E"/>
    <w:rsid w:val="00AB2345"/>
    <w:rsid w:val="00AB5F41"/>
    <w:rsid w:val="00AB7538"/>
    <w:rsid w:val="00AC0D2B"/>
    <w:rsid w:val="00AC1248"/>
    <w:rsid w:val="00AC1474"/>
    <w:rsid w:val="00AC1BBA"/>
    <w:rsid w:val="00AC41CB"/>
    <w:rsid w:val="00AC478D"/>
    <w:rsid w:val="00AC5D9C"/>
    <w:rsid w:val="00AC7BA8"/>
    <w:rsid w:val="00AD1288"/>
    <w:rsid w:val="00AD2927"/>
    <w:rsid w:val="00AD37AB"/>
    <w:rsid w:val="00AD5AAF"/>
    <w:rsid w:val="00AE055E"/>
    <w:rsid w:val="00AE1DC4"/>
    <w:rsid w:val="00AE1F31"/>
    <w:rsid w:val="00AE247F"/>
    <w:rsid w:val="00AE2596"/>
    <w:rsid w:val="00AE3AC3"/>
    <w:rsid w:val="00AE3AE6"/>
    <w:rsid w:val="00AE42D0"/>
    <w:rsid w:val="00AE4DC0"/>
    <w:rsid w:val="00AE7196"/>
    <w:rsid w:val="00AE7C84"/>
    <w:rsid w:val="00AE7D5B"/>
    <w:rsid w:val="00AF0594"/>
    <w:rsid w:val="00AF2F5F"/>
    <w:rsid w:val="00AF3B01"/>
    <w:rsid w:val="00AF40AD"/>
    <w:rsid w:val="00AF43F9"/>
    <w:rsid w:val="00AF504B"/>
    <w:rsid w:val="00AF52C8"/>
    <w:rsid w:val="00AF61A5"/>
    <w:rsid w:val="00AF7441"/>
    <w:rsid w:val="00AF747D"/>
    <w:rsid w:val="00AF7571"/>
    <w:rsid w:val="00B00075"/>
    <w:rsid w:val="00B00B65"/>
    <w:rsid w:val="00B0200B"/>
    <w:rsid w:val="00B026D2"/>
    <w:rsid w:val="00B03040"/>
    <w:rsid w:val="00B0381A"/>
    <w:rsid w:val="00B043C7"/>
    <w:rsid w:val="00B0460E"/>
    <w:rsid w:val="00B0624B"/>
    <w:rsid w:val="00B07F5B"/>
    <w:rsid w:val="00B07F8C"/>
    <w:rsid w:val="00B10C9C"/>
    <w:rsid w:val="00B11A1B"/>
    <w:rsid w:val="00B12E4D"/>
    <w:rsid w:val="00B12F80"/>
    <w:rsid w:val="00B14076"/>
    <w:rsid w:val="00B1653C"/>
    <w:rsid w:val="00B1705F"/>
    <w:rsid w:val="00B17219"/>
    <w:rsid w:val="00B17B20"/>
    <w:rsid w:val="00B222A5"/>
    <w:rsid w:val="00B248A0"/>
    <w:rsid w:val="00B2507F"/>
    <w:rsid w:val="00B25361"/>
    <w:rsid w:val="00B26BA1"/>
    <w:rsid w:val="00B27139"/>
    <w:rsid w:val="00B31025"/>
    <w:rsid w:val="00B31295"/>
    <w:rsid w:val="00B32AF4"/>
    <w:rsid w:val="00B33477"/>
    <w:rsid w:val="00B3382C"/>
    <w:rsid w:val="00B34122"/>
    <w:rsid w:val="00B36850"/>
    <w:rsid w:val="00B379B7"/>
    <w:rsid w:val="00B40C01"/>
    <w:rsid w:val="00B40CF3"/>
    <w:rsid w:val="00B40F0F"/>
    <w:rsid w:val="00B438FA"/>
    <w:rsid w:val="00B51BDB"/>
    <w:rsid w:val="00B52F9D"/>
    <w:rsid w:val="00B53457"/>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1907"/>
    <w:rsid w:val="00B724BB"/>
    <w:rsid w:val="00B737F2"/>
    <w:rsid w:val="00B75AA1"/>
    <w:rsid w:val="00B75AC7"/>
    <w:rsid w:val="00B76150"/>
    <w:rsid w:val="00B768DE"/>
    <w:rsid w:val="00B77055"/>
    <w:rsid w:val="00B77390"/>
    <w:rsid w:val="00B800D1"/>
    <w:rsid w:val="00B80CC8"/>
    <w:rsid w:val="00B82C6D"/>
    <w:rsid w:val="00B82E84"/>
    <w:rsid w:val="00B83D03"/>
    <w:rsid w:val="00B87082"/>
    <w:rsid w:val="00B90F41"/>
    <w:rsid w:val="00B911AF"/>
    <w:rsid w:val="00B95451"/>
    <w:rsid w:val="00B957C9"/>
    <w:rsid w:val="00B958A8"/>
    <w:rsid w:val="00B958EA"/>
    <w:rsid w:val="00B95FC8"/>
    <w:rsid w:val="00B96074"/>
    <w:rsid w:val="00B9665A"/>
    <w:rsid w:val="00B96976"/>
    <w:rsid w:val="00B97BA0"/>
    <w:rsid w:val="00BA0330"/>
    <w:rsid w:val="00BA0BAB"/>
    <w:rsid w:val="00BA1E4C"/>
    <w:rsid w:val="00BA497A"/>
    <w:rsid w:val="00BA68FB"/>
    <w:rsid w:val="00BB0DF8"/>
    <w:rsid w:val="00BB117C"/>
    <w:rsid w:val="00BB143C"/>
    <w:rsid w:val="00BB18FF"/>
    <w:rsid w:val="00BB5199"/>
    <w:rsid w:val="00BB5203"/>
    <w:rsid w:val="00BB54A8"/>
    <w:rsid w:val="00BB595E"/>
    <w:rsid w:val="00BB5E5E"/>
    <w:rsid w:val="00BB6348"/>
    <w:rsid w:val="00BB7246"/>
    <w:rsid w:val="00BC06EF"/>
    <w:rsid w:val="00BC29D1"/>
    <w:rsid w:val="00BC41A7"/>
    <w:rsid w:val="00BC55A0"/>
    <w:rsid w:val="00BC60EC"/>
    <w:rsid w:val="00BC7983"/>
    <w:rsid w:val="00BC7B4D"/>
    <w:rsid w:val="00BD0F11"/>
    <w:rsid w:val="00BD10C0"/>
    <w:rsid w:val="00BD15CF"/>
    <w:rsid w:val="00BD2995"/>
    <w:rsid w:val="00BD574B"/>
    <w:rsid w:val="00BD7316"/>
    <w:rsid w:val="00BE2AE0"/>
    <w:rsid w:val="00BE3980"/>
    <w:rsid w:val="00BE3F91"/>
    <w:rsid w:val="00BE421A"/>
    <w:rsid w:val="00BE4703"/>
    <w:rsid w:val="00BE6576"/>
    <w:rsid w:val="00BE658A"/>
    <w:rsid w:val="00BE68FD"/>
    <w:rsid w:val="00BE72D2"/>
    <w:rsid w:val="00BE78C8"/>
    <w:rsid w:val="00BF1110"/>
    <w:rsid w:val="00BF1219"/>
    <w:rsid w:val="00BF2071"/>
    <w:rsid w:val="00BF2689"/>
    <w:rsid w:val="00BF3C8B"/>
    <w:rsid w:val="00BF42F0"/>
    <w:rsid w:val="00BF6337"/>
    <w:rsid w:val="00BF6B93"/>
    <w:rsid w:val="00BF749B"/>
    <w:rsid w:val="00BF76FB"/>
    <w:rsid w:val="00C02D89"/>
    <w:rsid w:val="00C04D30"/>
    <w:rsid w:val="00C05244"/>
    <w:rsid w:val="00C070E8"/>
    <w:rsid w:val="00C1007D"/>
    <w:rsid w:val="00C113DF"/>
    <w:rsid w:val="00C117F2"/>
    <w:rsid w:val="00C14283"/>
    <w:rsid w:val="00C14A58"/>
    <w:rsid w:val="00C15C7E"/>
    <w:rsid w:val="00C15FFC"/>
    <w:rsid w:val="00C16597"/>
    <w:rsid w:val="00C2059F"/>
    <w:rsid w:val="00C213F2"/>
    <w:rsid w:val="00C21676"/>
    <w:rsid w:val="00C21BBA"/>
    <w:rsid w:val="00C21D03"/>
    <w:rsid w:val="00C23F03"/>
    <w:rsid w:val="00C266BD"/>
    <w:rsid w:val="00C31700"/>
    <w:rsid w:val="00C3171F"/>
    <w:rsid w:val="00C3191B"/>
    <w:rsid w:val="00C33602"/>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56455"/>
    <w:rsid w:val="00C6225B"/>
    <w:rsid w:val="00C63515"/>
    <w:rsid w:val="00C63CFB"/>
    <w:rsid w:val="00C63D60"/>
    <w:rsid w:val="00C642FB"/>
    <w:rsid w:val="00C64437"/>
    <w:rsid w:val="00C64914"/>
    <w:rsid w:val="00C6499E"/>
    <w:rsid w:val="00C67282"/>
    <w:rsid w:val="00C67E4C"/>
    <w:rsid w:val="00C71991"/>
    <w:rsid w:val="00C72509"/>
    <w:rsid w:val="00C747FD"/>
    <w:rsid w:val="00C7499F"/>
    <w:rsid w:val="00C74FA2"/>
    <w:rsid w:val="00C75600"/>
    <w:rsid w:val="00C76330"/>
    <w:rsid w:val="00C76AA1"/>
    <w:rsid w:val="00C77027"/>
    <w:rsid w:val="00C802D3"/>
    <w:rsid w:val="00C80A7B"/>
    <w:rsid w:val="00C81486"/>
    <w:rsid w:val="00C81CC2"/>
    <w:rsid w:val="00C82CF6"/>
    <w:rsid w:val="00C82D7C"/>
    <w:rsid w:val="00C83DC1"/>
    <w:rsid w:val="00C85F92"/>
    <w:rsid w:val="00C8709B"/>
    <w:rsid w:val="00C962A4"/>
    <w:rsid w:val="00C96CB9"/>
    <w:rsid w:val="00C97B26"/>
    <w:rsid w:val="00CA0383"/>
    <w:rsid w:val="00CA07BB"/>
    <w:rsid w:val="00CA10B0"/>
    <w:rsid w:val="00CA1D7B"/>
    <w:rsid w:val="00CA3C9E"/>
    <w:rsid w:val="00CA4948"/>
    <w:rsid w:val="00CA5757"/>
    <w:rsid w:val="00CA58DF"/>
    <w:rsid w:val="00CA652D"/>
    <w:rsid w:val="00CB101D"/>
    <w:rsid w:val="00CB219E"/>
    <w:rsid w:val="00CB22A4"/>
    <w:rsid w:val="00CB4382"/>
    <w:rsid w:val="00CB4660"/>
    <w:rsid w:val="00CB58AE"/>
    <w:rsid w:val="00CB694E"/>
    <w:rsid w:val="00CB770F"/>
    <w:rsid w:val="00CB7FEB"/>
    <w:rsid w:val="00CC0DE9"/>
    <w:rsid w:val="00CC196E"/>
    <w:rsid w:val="00CC30F1"/>
    <w:rsid w:val="00CC33F9"/>
    <w:rsid w:val="00CC34F9"/>
    <w:rsid w:val="00CC4E9D"/>
    <w:rsid w:val="00CC5128"/>
    <w:rsid w:val="00CC5252"/>
    <w:rsid w:val="00CC6139"/>
    <w:rsid w:val="00CC6A4D"/>
    <w:rsid w:val="00CC7AF8"/>
    <w:rsid w:val="00CD0D38"/>
    <w:rsid w:val="00CD1929"/>
    <w:rsid w:val="00CD208D"/>
    <w:rsid w:val="00CD2478"/>
    <w:rsid w:val="00CD35FD"/>
    <w:rsid w:val="00CD4B8A"/>
    <w:rsid w:val="00CD5673"/>
    <w:rsid w:val="00CD5D9D"/>
    <w:rsid w:val="00CD5E42"/>
    <w:rsid w:val="00CD6C60"/>
    <w:rsid w:val="00CD7179"/>
    <w:rsid w:val="00CE27E6"/>
    <w:rsid w:val="00CE32EB"/>
    <w:rsid w:val="00CE340B"/>
    <w:rsid w:val="00CE65FD"/>
    <w:rsid w:val="00CF0299"/>
    <w:rsid w:val="00CF1162"/>
    <w:rsid w:val="00CF18C6"/>
    <w:rsid w:val="00CF1A55"/>
    <w:rsid w:val="00CF376C"/>
    <w:rsid w:val="00CF3F9E"/>
    <w:rsid w:val="00CF46EC"/>
    <w:rsid w:val="00CF61BE"/>
    <w:rsid w:val="00CF63E7"/>
    <w:rsid w:val="00CF7F8D"/>
    <w:rsid w:val="00D00F21"/>
    <w:rsid w:val="00D01CF7"/>
    <w:rsid w:val="00D02335"/>
    <w:rsid w:val="00D03CBA"/>
    <w:rsid w:val="00D040FB"/>
    <w:rsid w:val="00D048DE"/>
    <w:rsid w:val="00D07966"/>
    <w:rsid w:val="00D113C4"/>
    <w:rsid w:val="00D121C3"/>
    <w:rsid w:val="00D12612"/>
    <w:rsid w:val="00D12DF8"/>
    <w:rsid w:val="00D14798"/>
    <w:rsid w:val="00D15522"/>
    <w:rsid w:val="00D157BF"/>
    <w:rsid w:val="00D16116"/>
    <w:rsid w:val="00D162E9"/>
    <w:rsid w:val="00D171CD"/>
    <w:rsid w:val="00D20880"/>
    <w:rsid w:val="00D20981"/>
    <w:rsid w:val="00D21FAE"/>
    <w:rsid w:val="00D23609"/>
    <w:rsid w:val="00D26CCA"/>
    <w:rsid w:val="00D30503"/>
    <w:rsid w:val="00D30FD8"/>
    <w:rsid w:val="00D310D8"/>
    <w:rsid w:val="00D31D8A"/>
    <w:rsid w:val="00D32E2F"/>
    <w:rsid w:val="00D352D1"/>
    <w:rsid w:val="00D359E5"/>
    <w:rsid w:val="00D368D6"/>
    <w:rsid w:val="00D36AA0"/>
    <w:rsid w:val="00D36F83"/>
    <w:rsid w:val="00D37800"/>
    <w:rsid w:val="00D40574"/>
    <w:rsid w:val="00D408CD"/>
    <w:rsid w:val="00D42D71"/>
    <w:rsid w:val="00D43E1F"/>
    <w:rsid w:val="00D449A0"/>
    <w:rsid w:val="00D45615"/>
    <w:rsid w:val="00D45936"/>
    <w:rsid w:val="00D45E47"/>
    <w:rsid w:val="00D46295"/>
    <w:rsid w:val="00D4719D"/>
    <w:rsid w:val="00D47AE1"/>
    <w:rsid w:val="00D50DB5"/>
    <w:rsid w:val="00D51486"/>
    <w:rsid w:val="00D51C33"/>
    <w:rsid w:val="00D52036"/>
    <w:rsid w:val="00D53384"/>
    <w:rsid w:val="00D53CEE"/>
    <w:rsid w:val="00D5488A"/>
    <w:rsid w:val="00D608F8"/>
    <w:rsid w:val="00D619DB"/>
    <w:rsid w:val="00D6371E"/>
    <w:rsid w:val="00D66B73"/>
    <w:rsid w:val="00D70AE4"/>
    <w:rsid w:val="00D70DB9"/>
    <w:rsid w:val="00D71F6C"/>
    <w:rsid w:val="00D720FF"/>
    <w:rsid w:val="00D73B4F"/>
    <w:rsid w:val="00D757C2"/>
    <w:rsid w:val="00D757DD"/>
    <w:rsid w:val="00D765AD"/>
    <w:rsid w:val="00D81344"/>
    <w:rsid w:val="00D81624"/>
    <w:rsid w:val="00D8194C"/>
    <w:rsid w:val="00D81A03"/>
    <w:rsid w:val="00D836BD"/>
    <w:rsid w:val="00D8417A"/>
    <w:rsid w:val="00D84BAF"/>
    <w:rsid w:val="00D84C3B"/>
    <w:rsid w:val="00D86365"/>
    <w:rsid w:val="00D86B7B"/>
    <w:rsid w:val="00D87373"/>
    <w:rsid w:val="00D923D0"/>
    <w:rsid w:val="00D9244B"/>
    <w:rsid w:val="00D92803"/>
    <w:rsid w:val="00D93939"/>
    <w:rsid w:val="00D93BAE"/>
    <w:rsid w:val="00D9457B"/>
    <w:rsid w:val="00D948CF"/>
    <w:rsid w:val="00D94F65"/>
    <w:rsid w:val="00D95EB4"/>
    <w:rsid w:val="00D967A9"/>
    <w:rsid w:val="00D96B3C"/>
    <w:rsid w:val="00DA1FD6"/>
    <w:rsid w:val="00DA3662"/>
    <w:rsid w:val="00DA3C3F"/>
    <w:rsid w:val="00DA5441"/>
    <w:rsid w:val="00DA5D82"/>
    <w:rsid w:val="00DA6033"/>
    <w:rsid w:val="00DA7C8B"/>
    <w:rsid w:val="00DB0A7C"/>
    <w:rsid w:val="00DB0AF2"/>
    <w:rsid w:val="00DB3BD8"/>
    <w:rsid w:val="00DB6ED1"/>
    <w:rsid w:val="00DB74CD"/>
    <w:rsid w:val="00DC04F0"/>
    <w:rsid w:val="00DC50A9"/>
    <w:rsid w:val="00DC5178"/>
    <w:rsid w:val="00DD267E"/>
    <w:rsid w:val="00DD2C50"/>
    <w:rsid w:val="00DD2DDD"/>
    <w:rsid w:val="00DD34F9"/>
    <w:rsid w:val="00DD4949"/>
    <w:rsid w:val="00DD6F9E"/>
    <w:rsid w:val="00DD7E19"/>
    <w:rsid w:val="00DE11E6"/>
    <w:rsid w:val="00DE630E"/>
    <w:rsid w:val="00DE70C8"/>
    <w:rsid w:val="00DF09F0"/>
    <w:rsid w:val="00DF166A"/>
    <w:rsid w:val="00DF25C3"/>
    <w:rsid w:val="00DF281D"/>
    <w:rsid w:val="00DF2A6B"/>
    <w:rsid w:val="00DF3ACF"/>
    <w:rsid w:val="00DF4052"/>
    <w:rsid w:val="00DF4180"/>
    <w:rsid w:val="00DF6BFF"/>
    <w:rsid w:val="00DF7608"/>
    <w:rsid w:val="00E02AA2"/>
    <w:rsid w:val="00E02FF8"/>
    <w:rsid w:val="00E03954"/>
    <w:rsid w:val="00E04260"/>
    <w:rsid w:val="00E05766"/>
    <w:rsid w:val="00E06406"/>
    <w:rsid w:val="00E06DD1"/>
    <w:rsid w:val="00E06F52"/>
    <w:rsid w:val="00E10A1D"/>
    <w:rsid w:val="00E11121"/>
    <w:rsid w:val="00E116C4"/>
    <w:rsid w:val="00E133FB"/>
    <w:rsid w:val="00E13B4F"/>
    <w:rsid w:val="00E14352"/>
    <w:rsid w:val="00E1484A"/>
    <w:rsid w:val="00E158DF"/>
    <w:rsid w:val="00E162B0"/>
    <w:rsid w:val="00E16624"/>
    <w:rsid w:val="00E170FD"/>
    <w:rsid w:val="00E2110B"/>
    <w:rsid w:val="00E2235F"/>
    <w:rsid w:val="00E22A5D"/>
    <w:rsid w:val="00E23A75"/>
    <w:rsid w:val="00E23ADF"/>
    <w:rsid w:val="00E240C1"/>
    <w:rsid w:val="00E2476B"/>
    <w:rsid w:val="00E25B0B"/>
    <w:rsid w:val="00E2603B"/>
    <w:rsid w:val="00E26F70"/>
    <w:rsid w:val="00E2736B"/>
    <w:rsid w:val="00E276EB"/>
    <w:rsid w:val="00E310F2"/>
    <w:rsid w:val="00E3177A"/>
    <w:rsid w:val="00E32DAE"/>
    <w:rsid w:val="00E333EA"/>
    <w:rsid w:val="00E33EB7"/>
    <w:rsid w:val="00E34B8A"/>
    <w:rsid w:val="00E34D3E"/>
    <w:rsid w:val="00E353B8"/>
    <w:rsid w:val="00E35592"/>
    <w:rsid w:val="00E35AB9"/>
    <w:rsid w:val="00E40704"/>
    <w:rsid w:val="00E41775"/>
    <w:rsid w:val="00E423CB"/>
    <w:rsid w:val="00E42A0A"/>
    <w:rsid w:val="00E443CF"/>
    <w:rsid w:val="00E460EA"/>
    <w:rsid w:val="00E467C7"/>
    <w:rsid w:val="00E513D5"/>
    <w:rsid w:val="00E51795"/>
    <w:rsid w:val="00E52229"/>
    <w:rsid w:val="00E531A2"/>
    <w:rsid w:val="00E542EA"/>
    <w:rsid w:val="00E5485F"/>
    <w:rsid w:val="00E5518A"/>
    <w:rsid w:val="00E551C2"/>
    <w:rsid w:val="00E559B2"/>
    <w:rsid w:val="00E55A61"/>
    <w:rsid w:val="00E55BC7"/>
    <w:rsid w:val="00E60214"/>
    <w:rsid w:val="00E60687"/>
    <w:rsid w:val="00E61391"/>
    <w:rsid w:val="00E61470"/>
    <w:rsid w:val="00E616A9"/>
    <w:rsid w:val="00E61E05"/>
    <w:rsid w:val="00E63247"/>
    <w:rsid w:val="00E63837"/>
    <w:rsid w:val="00E63E7D"/>
    <w:rsid w:val="00E63F99"/>
    <w:rsid w:val="00E64C4A"/>
    <w:rsid w:val="00E65AEF"/>
    <w:rsid w:val="00E6669F"/>
    <w:rsid w:val="00E7042B"/>
    <w:rsid w:val="00E71ACB"/>
    <w:rsid w:val="00E71E40"/>
    <w:rsid w:val="00E73D76"/>
    <w:rsid w:val="00E73F7A"/>
    <w:rsid w:val="00E74609"/>
    <w:rsid w:val="00E74A46"/>
    <w:rsid w:val="00E770F9"/>
    <w:rsid w:val="00E777DD"/>
    <w:rsid w:val="00E81C3F"/>
    <w:rsid w:val="00E81C57"/>
    <w:rsid w:val="00E84B46"/>
    <w:rsid w:val="00E8522B"/>
    <w:rsid w:val="00E85948"/>
    <w:rsid w:val="00E86931"/>
    <w:rsid w:val="00E8747F"/>
    <w:rsid w:val="00E87D46"/>
    <w:rsid w:val="00E9090D"/>
    <w:rsid w:val="00E90F6A"/>
    <w:rsid w:val="00E91723"/>
    <w:rsid w:val="00E92BEF"/>
    <w:rsid w:val="00E92F0D"/>
    <w:rsid w:val="00E93210"/>
    <w:rsid w:val="00E93561"/>
    <w:rsid w:val="00E94B46"/>
    <w:rsid w:val="00E94CC2"/>
    <w:rsid w:val="00E95767"/>
    <w:rsid w:val="00E9715D"/>
    <w:rsid w:val="00E97998"/>
    <w:rsid w:val="00EA1D64"/>
    <w:rsid w:val="00EA250F"/>
    <w:rsid w:val="00EA2634"/>
    <w:rsid w:val="00EA3453"/>
    <w:rsid w:val="00EA3ADA"/>
    <w:rsid w:val="00EA510A"/>
    <w:rsid w:val="00EA556C"/>
    <w:rsid w:val="00EA55B0"/>
    <w:rsid w:val="00EA589B"/>
    <w:rsid w:val="00EA6055"/>
    <w:rsid w:val="00EA6FF7"/>
    <w:rsid w:val="00EA70D5"/>
    <w:rsid w:val="00EA7534"/>
    <w:rsid w:val="00EB0052"/>
    <w:rsid w:val="00EB0804"/>
    <w:rsid w:val="00EB11BA"/>
    <w:rsid w:val="00EB1CAC"/>
    <w:rsid w:val="00EB224F"/>
    <w:rsid w:val="00EB35F6"/>
    <w:rsid w:val="00EB44AE"/>
    <w:rsid w:val="00EB46C5"/>
    <w:rsid w:val="00EB475A"/>
    <w:rsid w:val="00EC1007"/>
    <w:rsid w:val="00EC5DD4"/>
    <w:rsid w:val="00ED0684"/>
    <w:rsid w:val="00ED21A3"/>
    <w:rsid w:val="00ED4102"/>
    <w:rsid w:val="00ED4D91"/>
    <w:rsid w:val="00ED6DC8"/>
    <w:rsid w:val="00ED78EF"/>
    <w:rsid w:val="00EE0746"/>
    <w:rsid w:val="00EE3E7E"/>
    <w:rsid w:val="00EE443E"/>
    <w:rsid w:val="00EE474F"/>
    <w:rsid w:val="00EE4928"/>
    <w:rsid w:val="00EE61AC"/>
    <w:rsid w:val="00EE6A1F"/>
    <w:rsid w:val="00EF08AF"/>
    <w:rsid w:val="00EF255F"/>
    <w:rsid w:val="00EF2A78"/>
    <w:rsid w:val="00EF31B8"/>
    <w:rsid w:val="00EF44B4"/>
    <w:rsid w:val="00EF45C2"/>
    <w:rsid w:val="00EF5FE4"/>
    <w:rsid w:val="00EF6011"/>
    <w:rsid w:val="00EF6C57"/>
    <w:rsid w:val="00EF75FC"/>
    <w:rsid w:val="00F00EF0"/>
    <w:rsid w:val="00F0207C"/>
    <w:rsid w:val="00F020A7"/>
    <w:rsid w:val="00F02FE8"/>
    <w:rsid w:val="00F03D14"/>
    <w:rsid w:val="00F0535B"/>
    <w:rsid w:val="00F077E1"/>
    <w:rsid w:val="00F100D5"/>
    <w:rsid w:val="00F12450"/>
    <w:rsid w:val="00F14534"/>
    <w:rsid w:val="00F204B3"/>
    <w:rsid w:val="00F20D7B"/>
    <w:rsid w:val="00F20D87"/>
    <w:rsid w:val="00F210BA"/>
    <w:rsid w:val="00F213F0"/>
    <w:rsid w:val="00F21B71"/>
    <w:rsid w:val="00F21C00"/>
    <w:rsid w:val="00F246DC"/>
    <w:rsid w:val="00F2503E"/>
    <w:rsid w:val="00F2604E"/>
    <w:rsid w:val="00F27AC6"/>
    <w:rsid w:val="00F30EE5"/>
    <w:rsid w:val="00F30F19"/>
    <w:rsid w:val="00F3135D"/>
    <w:rsid w:val="00F33E20"/>
    <w:rsid w:val="00F3439C"/>
    <w:rsid w:val="00F34D3C"/>
    <w:rsid w:val="00F34DC3"/>
    <w:rsid w:val="00F3705B"/>
    <w:rsid w:val="00F418BC"/>
    <w:rsid w:val="00F42BBF"/>
    <w:rsid w:val="00F431CA"/>
    <w:rsid w:val="00F4404D"/>
    <w:rsid w:val="00F443B2"/>
    <w:rsid w:val="00F458E2"/>
    <w:rsid w:val="00F46871"/>
    <w:rsid w:val="00F47055"/>
    <w:rsid w:val="00F4777B"/>
    <w:rsid w:val="00F550C1"/>
    <w:rsid w:val="00F5616A"/>
    <w:rsid w:val="00F60101"/>
    <w:rsid w:val="00F60165"/>
    <w:rsid w:val="00F617B5"/>
    <w:rsid w:val="00F632C8"/>
    <w:rsid w:val="00F63FEF"/>
    <w:rsid w:val="00F651F4"/>
    <w:rsid w:val="00F652B5"/>
    <w:rsid w:val="00F66393"/>
    <w:rsid w:val="00F67B43"/>
    <w:rsid w:val="00F7034C"/>
    <w:rsid w:val="00F70D97"/>
    <w:rsid w:val="00F71585"/>
    <w:rsid w:val="00F72ADB"/>
    <w:rsid w:val="00F72E26"/>
    <w:rsid w:val="00F74A92"/>
    <w:rsid w:val="00F74CA4"/>
    <w:rsid w:val="00F75871"/>
    <w:rsid w:val="00F763F5"/>
    <w:rsid w:val="00F76BD6"/>
    <w:rsid w:val="00F770BB"/>
    <w:rsid w:val="00F77958"/>
    <w:rsid w:val="00F80949"/>
    <w:rsid w:val="00F80EB8"/>
    <w:rsid w:val="00F810D9"/>
    <w:rsid w:val="00F81243"/>
    <w:rsid w:val="00F82AEC"/>
    <w:rsid w:val="00F85356"/>
    <w:rsid w:val="00F858C0"/>
    <w:rsid w:val="00F86630"/>
    <w:rsid w:val="00F8699A"/>
    <w:rsid w:val="00F877EB"/>
    <w:rsid w:val="00F900F5"/>
    <w:rsid w:val="00F94228"/>
    <w:rsid w:val="00FA1D08"/>
    <w:rsid w:val="00FA1E29"/>
    <w:rsid w:val="00FA2A7B"/>
    <w:rsid w:val="00FA2A7C"/>
    <w:rsid w:val="00FA3CE1"/>
    <w:rsid w:val="00FA42EC"/>
    <w:rsid w:val="00FA5436"/>
    <w:rsid w:val="00FA68EC"/>
    <w:rsid w:val="00FA7232"/>
    <w:rsid w:val="00FA7328"/>
    <w:rsid w:val="00FB0FBE"/>
    <w:rsid w:val="00FB1119"/>
    <w:rsid w:val="00FB1248"/>
    <w:rsid w:val="00FB17BE"/>
    <w:rsid w:val="00FB1AB1"/>
    <w:rsid w:val="00FB2688"/>
    <w:rsid w:val="00FB2E6B"/>
    <w:rsid w:val="00FB33A5"/>
    <w:rsid w:val="00FB6B3A"/>
    <w:rsid w:val="00FB6ECD"/>
    <w:rsid w:val="00FB73EA"/>
    <w:rsid w:val="00FB755F"/>
    <w:rsid w:val="00FC0349"/>
    <w:rsid w:val="00FC0971"/>
    <w:rsid w:val="00FC1D18"/>
    <w:rsid w:val="00FC1F23"/>
    <w:rsid w:val="00FC3929"/>
    <w:rsid w:val="00FC3BCF"/>
    <w:rsid w:val="00FC471A"/>
    <w:rsid w:val="00FD1A7B"/>
    <w:rsid w:val="00FD2195"/>
    <w:rsid w:val="00FD2242"/>
    <w:rsid w:val="00FD228B"/>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 w:val="00FF7C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5EC57484-2FE7-498B-A4C6-13779A5424F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70F19689-BE53-441A-B42B-6941872EE07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6FC3E33B-D2C9-4FD3-82C1-6BF1DEF60E0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06C02D0F-CC67-4EAA-A05B-842C3867D25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4C51B746-4835-49C0-A041-5937448D6C1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148CF1D2-0566-433A-B871-717E4C65ED4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44DBAC77-1B71-4BE8-90B8-843F8F07E95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D03D7319-B30B-4C99-B617-31DF1998171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D616ABBA-235D-45C0-AD54-16ADC3D330D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669E818E-2170-479B-9653-1239339BD20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C206E363-FC8D-4F4E-ACBD-C485B3251BB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15238</TotalTime>
  <Pages>20</Pages>
  <Words>35603</Words>
  <Characters>202938</Characters>
  <Application>Microsoft Office Word</Application>
  <DocSecurity>0</DocSecurity>
  <Lines>1691</Lines>
  <Paragraphs>476</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238065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319</cp:revision>
  <dcterms:created xsi:type="dcterms:W3CDTF">2024-01-18T09:54:00Z</dcterms:created>
  <dcterms:modified xsi:type="dcterms:W3CDTF">2024-03-03T02:57:00Z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id="sPVpfpd6"/&gt;&lt;style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